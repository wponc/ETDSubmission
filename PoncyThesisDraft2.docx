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37788E22"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DF1F88">
        <w:instrText xml:space="preserve"> ADDIN ZOTERO_ITEM CSL_CITATION {"citationID":"JUu2U5lH","properties":{"formattedCitation":"(Psistaki et al., 2024)","plainCitation":"(Psistaki et al., 2024)","noteIndex":0},"citationItems":[{"id":"RF3bxnaG/4hDGGXjd","uris":["http://zotero.org/users/16907877/items/CG924FGN"],"itemData":{"id":338,"type":"article-journal","abstract":"Nowadays,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0F26462"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DF1F88">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RF3bxnaG/6kBdSw70","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34D5E1C2"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0382F3F8"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2E8A4A82"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110679BD"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BA024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43EEABF3"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63D6157D"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BA024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643B636D" w14:textId="5963F717" w:rsidR="009343D6" w:rsidRPr="00BA0245" w:rsidRDefault="00BA0245" w:rsidP="009343D6">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4D27035B" w:rsidR="009E0A24" w:rsidRDefault="00C54E76" w:rsidP="00FF639F">
      <w:pPr>
        <w:spacing w:line="360" w:lineRule="auto"/>
        <w:ind w:firstLine="360"/>
        <w:rPr>
          <w:b/>
          <w:bCs/>
        </w:rPr>
      </w:pPr>
      <w:r>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69BB195E"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Given that this research aims to identify changes in forest height between two points in time with sampled measurements, a two-sample t-test is appropriate.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r w:rsidR="00702F59">
        <w:t xml:space="preserve"> The Wilcoxon statistic, W, </w:t>
      </w:r>
      <w:r w:rsidR="00DF1F88">
        <w:t xml:space="preserve">is the smaller of the rank totals between the two samples </w:t>
      </w:r>
      <w:r w:rsidR="00DF1F88">
        <w:fldChar w:fldCharType="begin"/>
      </w:r>
      <w:r w:rsidR="00DF1F88">
        <w:instrText xml:space="preserve"> ADDIN ZOTERO_ITEM CSL_CITATION {"citationID":"jTMBO3kl","properties":{"formattedCitation":"(Hole, 2015)","plainCitation":"(Hole, 2015)","noteIndex":0},"citationItems":[{"id":397,"uris":["http://zotero.org/users/16907877/items/NDG2EPNH"],"itemData":{"id":397,"type":"chapter","container-title":"Research Skills One","edition":"1.0","event-place":"University of Sussex","publisher-place":"University of Sussex","title":"The Wilcoxon test","author":[{"family":"Hole","given":"Graham"}],"issued":{"date-parts":[["2015",10,5]]},"citation-key":"holeWilcoxonTest2015"}}],"schema":"https://github.com/citation-style-language/schema/raw/master/csl-citation.json"} </w:instrText>
      </w:r>
      <w:r w:rsidR="00DF1F88">
        <w:fldChar w:fldCharType="separate"/>
      </w:r>
      <w:r w:rsidR="00DF1F88" w:rsidRPr="00DF1F88">
        <w:t>(Hole, 2015)</w:t>
      </w:r>
      <w:r w:rsidR="00DF1F88">
        <w:fldChar w:fldCharType="end"/>
      </w:r>
      <w:r w:rsidR="00DF1F88">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186B51B7" w:rsidR="00BB77A8" w:rsidRDefault="004113E2" w:rsidP="001B3659">
      <w:pPr>
        <w:spacing w:line="360" w:lineRule="auto"/>
        <w:rPr>
          <w:color w:val="000000" w:themeColor="text1"/>
        </w:rPr>
      </w:pPr>
      <w:r>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t xml:space="preserve"> </w:t>
      </w:r>
      <w:r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Pr="0040179C">
        <w:t>, returing</w:t>
      </w:r>
      <w:r>
        <w:t xml:space="preserve">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(EarthSoft,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1B2C1A">
        <w:rPr>
          <w:color w:val="000000" w:themeColor="text1"/>
        </w:rPr>
        <w:t xml:space="preserve"> </w:t>
      </w:r>
      <w:r>
        <w:rPr>
          <w:color w:val="000000" w:themeColor="text1"/>
        </w:rPr>
        <w:t>value provides a more practical look at the strength of the trend</w:t>
      </w:r>
      <w:r w:rsidR="001B2C1A">
        <w:rPr>
          <w:color w:val="000000" w:themeColor="text1"/>
        </w:rPr>
        <w:t>,</w:t>
      </w:r>
      <w:r>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lastRenderedPageBreak/>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22CE59A3"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 xml:space="preserve">ICESat-2 intentionally employs an off-nadir pointing at mid-latitudes to fill gaps </w:t>
      </w:r>
      <w:r>
        <w:lastRenderedPageBreak/>
        <w:t>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DF1F88">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RF3bxnaG/aQbCbRKy","uris":["http://zotero.org/users/local/cacSD1vw/i</w:instrText>
      </w:r>
      <w:r w:rsidR="00DF1F88" w:rsidRPr="00DF1F88">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52D44A18"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BA024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3F8213F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BA024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-as 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4A29CDAD" w14:textId="6C24D0DD" w:rsidR="00336B77" w:rsidRDefault="009623B9" w:rsidP="003C2C51">
      <w:pPr>
        <w:spacing w:line="360" w:lineRule="auto"/>
        <w:ind w:firstLine="360"/>
      </w:pPr>
      <w:r>
        <w:t xml:space="preserve">From </w:t>
      </w:r>
      <w:r w:rsidR="00D8531F">
        <w:t xml:space="preserve">the </w:t>
      </w:r>
      <w:r>
        <w:t>FIA remeasurement plots</w:t>
      </w:r>
      <w:r w:rsidR="00D8531F">
        <w:t>, increment and net</w:t>
      </w:r>
      <w:r>
        <w:t xml:space="preserve"> change </w:t>
      </w:r>
      <w:r w:rsidR="00D8531F">
        <w:t xml:space="preserve">are </w:t>
      </w:r>
      <w:r w:rsidR="006B2787">
        <w:t>our</w:t>
      </w:r>
      <w:r>
        <w:t xml:space="preserve"> primary </w:t>
      </w:r>
      <w:r w:rsidR="006B2787">
        <w:t>metrics</w:t>
      </w:r>
      <w:r>
        <w:t>.</w:t>
      </w:r>
      <w:r w:rsidR="00D8531F">
        <w:t xml:space="preserve"> Increment </w:t>
      </w:r>
      <w:r w:rsidR="006B2787">
        <w:t>represents the annual,</w:t>
      </w:r>
      <w:r w:rsidR="00D8531F">
        <w:t xml:space="preserve"> year-over-year growth </w:t>
      </w:r>
      <w:r w:rsidR="006B2787">
        <w:t xml:space="preserve">for individual </w:t>
      </w:r>
      <w:r w:rsidR="00D8531F">
        <w:t>trees</w:t>
      </w:r>
      <w:r w:rsidR="006B2787">
        <w:t xml:space="preserve"> </w:t>
      </w:r>
      <w:r w:rsidR="00D8531F">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previous</m:t>
                  </m:r>
                </m:sub>
              </m:sSub>
            </m:num>
            <m:den>
              <m:r>
                <w:rPr>
                  <w:rFonts w:ascii="Cambria Math" w:hAnsi="Cambria Math"/>
                </w:rPr>
                <m:t>remeasur</m:t>
              </m:r>
              <m:r>
                <w:rPr>
                  <w:rFonts w:ascii="Cambria Math" w:hAnsi="Cambria Math"/>
                </w:rPr>
                <m:t>e</m:t>
              </m:r>
              <m:r>
                <w:rPr>
                  <w:rFonts w:ascii="Cambria Math" w:hAnsi="Cambria Math"/>
                </w:rPr>
                <m:t>ment period</m:t>
              </m:r>
            </m:den>
          </m:f>
        </m:oMath>
      </m:oMathPara>
    </w:p>
    <w:p w14:paraId="19FD2828" w14:textId="6790A863" w:rsidR="00D8531F" w:rsidRPr="00D8531F" w:rsidRDefault="00D8531F" w:rsidP="003C2C51">
      <w:pPr>
        <w:spacing w:line="360" w:lineRule="auto"/>
        <w:ind w:firstLine="360"/>
      </w:pPr>
      <w:r>
        <w:t>Net change</w:t>
      </w:r>
      <w:r w:rsidR="006B2787">
        <w:t xml:space="preserve"> scales this annual increment to match the timeframe of our ATL08 segments, 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3C2C51">
        <w:t>. Net change is</w:t>
      </w:r>
      <w:r w:rsidR="006B2787">
        <w:t xml:space="preserve"> 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m:t>
          </m:r>
          <m:r>
            <w:rPr>
              <w:rFonts w:ascii="Cambria Math" w:hAnsi="Cambria Math"/>
            </w:rPr>
            <m:t>*</m:t>
          </m:r>
          <m:r>
            <w:rPr>
              <w:rFonts w:ascii="Cambria Math" w:hAnsi="Cambria Math"/>
            </w:rPr>
            <m:t>Segment Timeframe</m:t>
          </m:r>
        </m:oMath>
      </m:oMathPara>
    </w:p>
    <w:p w14:paraId="2D09489A" w14:textId="47685A26" w:rsidR="009623B9" w:rsidRDefault="004216C4" w:rsidP="009623B9">
      <w:pPr>
        <w:spacing w:line="360" w:lineRule="auto"/>
        <w:ind w:firstLine="360"/>
      </w:pPr>
      <w:r>
        <w:t xml:space="preserve">Records with negative </w:t>
      </w:r>
      <w:r w:rsidR="003C2C51">
        <w:t xml:space="preserve">net </w:t>
      </w:r>
      <w:r>
        <w:t xml:space="preserve">change were removed, as these were </w:t>
      </w:r>
      <w:r w:rsidR="003C2C51">
        <w:t>possible errors</w:t>
      </w:r>
      <w:r>
        <w:t xml:space="preserve"> of the FIA sampling protocol.</w:t>
      </w:r>
      <w:r w:rsidR="006B2787">
        <w:t xml:space="preserve"> We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lastRenderedPageBreak/>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 xml:space="preserve">in canopy height over time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034CFFC4"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 S, and 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lastRenderedPageBreak/>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690169F1">
            <wp:extent cx="5486400" cy="34290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A3C765F" w14:textId="622AB933"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Pr="00BA024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 and ATL08. Canopy heights are reported in meters above ground.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15397774" w:rsidR="00BA0245" w:rsidRDefault="00BA0245" w:rsidP="00BA0245">
      <w:pPr>
        <w:spacing w:line="360" w:lineRule="auto"/>
      </w:pPr>
      <w:r>
        <w:tab/>
        <w:t xml:space="preserve">When comparing ALS canopy heights in the locations of each sample against ALS canopy heights throughout entire study area, the samples appear representative of the broader population (Figure 10). Each sample’s canopy height distribution falls within the bounds of the overall population distribution, indicated by the overarching white histogram. Moreover, the distributions of the individual samples demonstrate reasonable alignment with each other. </w:t>
      </w:r>
    </w:p>
    <w:p w14:paraId="0A6FD7CA" w14:textId="780456DB" w:rsidR="00A75068" w:rsidRPr="00BA0245" w:rsidRDefault="00A75068" w:rsidP="00BA0245">
      <w:pPr>
        <w:spacing w:line="360" w:lineRule="auto"/>
      </w:pPr>
      <w:commentRangeStart w:id="64"/>
      <w:r w:rsidRPr="00A75068">
        <w:lastRenderedPageBreak/>
        <w:drawing>
          <wp:inline distT="0" distB="0" distL="0" distR="0" wp14:anchorId="5985171A" wp14:editId="0B984B0C">
            <wp:extent cx="5486400" cy="3429000"/>
            <wp:effectExtent l="0" t="0" r="0" b="0"/>
            <wp:docPr id="1975622258" name="Picture 9" descr="A graph of a height&#10;&#10;AI-generated content may be incorrect.">
              <a:extLst xmlns:a="http://schemas.openxmlformats.org/drawingml/2006/main">
                <a:ext uri="{FF2B5EF4-FFF2-40B4-BE49-F238E27FC236}">
                  <a16:creationId xmlns:a16="http://schemas.microsoft.com/office/drawing/2014/main" id="{F79094FF-E146-68E0-15D2-7C5FCA09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height&#10;&#10;AI-generated content may be incorrect.">
                      <a:extLst>
                        <a:ext uri="{FF2B5EF4-FFF2-40B4-BE49-F238E27FC236}">
                          <a16:creationId xmlns:a16="http://schemas.microsoft.com/office/drawing/2014/main" id="{F79094FF-E146-68E0-15D2-7C5FCA093CC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4"/>
      <w:r>
        <w:rPr>
          <w:rStyle w:val="CommentReference"/>
        </w:rPr>
        <w:commentReference w:id="64"/>
      </w:r>
    </w:p>
    <w:p w14:paraId="790EFD47" w14:textId="501574B8" w:rsidR="004B0211" w:rsidRDefault="007D51DE" w:rsidP="001F7AF2">
      <w:pPr>
        <w:numPr>
          <w:ilvl w:val="2"/>
          <w:numId w:val="9"/>
        </w:numPr>
        <w:spacing w:line="360" w:lineRule="auto"/>
        <w:rPr>
          <w:b/>
          <w:bCs/>
        </w:rPr>
      </w:pPr>
      <w:bookmarkStart w:id="65" w:name="_Toc195460514"/>
      <w:r>
        <w:rPr>
          <w:b/>
          <w:bCs/>
        </w:rPr>
        <w:t>Sample Location Equivalence</w:t>
      </w:r>
    </w:p>
    <w:p w14:paraId="26EC0C6F" w14:textId="597E39C5" w:rsidR="002B7F9A" w:rsidRDefault="002B7F9A" w:rsidP="002B7F9A">
      <w:pPr>
        <w:spacing w:line="360" w:lineRule="auto"/>
        <w:ind w:firstLine="360"/>
      </w:pPr>
      <w:r w:rsidRPr="00595F83">
        <w:t xml:space="preserve">Bootstrapped TOST </w:t>
      </w:r>
      <w:r>
        <w:t>show that</w:t>
      </w:r>
      <w:r w:rsidRPr="00595F83">
        <w:t xml:space="preserve"> </w:t>
      </w:r>
      <w:r w:rsidR="00A75068">
        <w:t xml:space="preserve">the footprints of samples </w:t>
      </w:r>
      <w:r w:rsidRPr="00595F83">
        <w:t>are practically equivalen</w:t>
      </w:r>
      <w:r>
        <w:t>t</w:t>
      </w:r>
      <w:r w:rsidRPr="00595F83">
        <w:t xml:space="preserve"> </w:t>
      </w:r>
      <w:r>
        <w:t xml:space="preserve">within </w:t>
      </w:r>
      <w:r w:rsidR="00A75068">
        <w:t>two</w:t>
      </w:r>
      <w:r>
        <w:t xml:space="preserve"> meter</w:t>
      </w:r>
      <w:r w:rsidR="00A75068">
        <w:t>s</w:t>
      </w:r>
      <w:r>
        <w:t xml:space="preserve">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184E5C8C" w:rsidR="002B7F9A" w:rsidRDefault="00A75068" w:rsidP="002B7F9A">
      <w:pPr>
        <w:keepNext/>
        <w:spacing w:line="360" w:lineRule="auto"/>
        <w:jc w:val="center"/>
      </w:pPr>
      <w:commentRangeStart w:id="66"/>
      <w:r w:rsidRPr="00A75068">
        <w:lastRenderedPageBreak/>
        <w:drawing>
          <wp:inline distT="0" distB="0" distL="0" distR="0" wp14:anchorId="114122CE" wp14:editId="737FDEEE">
            <wp:extent cx="5486400" cy="3429000"/>
            <wp:effectExtent l="0" t="0" r="0" b="0"/>
            <wp:docPr id="7" name="Picture 6" descr="A screenshot of a graph&#10;&#10;AI-generated content may be incorrect.">
              <a:extLst xmlns:a="http://schemas.openxmlformats.org/drawingml/2006/main">
                <a:ext uri="{FF2B5EF4-FFF2-40B4-BE49-F238E27FC236}">
                  <a16:creationId xmlns:a16="http://schemas.microsoft.com/office/drawing/2014/main" id="{5396DC66-37B0-CB91-1473-DE306BFF1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AI-generated content may be incorrect.">
                      <a:extLst>
                        <a:ext uri="{FF2B5EF4-FFF2-40B4-BE49-F238E27FC236}">
                          <a16:creationId xmlns:a16="http://schemas.microsoft.com/office/drawing/2014/main" id="{5396DC66-37B0-CB91-1473-DE306BFF1BA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6"/>
      <w:r>
        <w:rPr>
          <w:rStyle w:val="CommentReference"/>
        </w:rPr>
        <w:commentReference w:id="66"/>
      </w:r>
    </w:p>
    <w:p w14:paraId="02CA132C" w14:textId="21CFC1D3"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BA024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of equivalence tests between </w:t>
      </w:r>
      <w:r w:rsidR="00A75068">
        <w:rPr>
          <w:b w:val="0"/>
          <w:bCs w:val="0"/>
          <w:i/>
          <w:iCs/>
          <w:color w:val="000000" w:themeColor="text1"/>
        </w:rPr>
        <w:t>locations samples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w:t>
      </w:r>
      <w:r w:rsidR="00A75068">
        <w:rPr>
          <w:b w:val="0"/>
          <w:bCs w:val="0"/>
          <w:i/>
          <w:iCs/>
          <w:color w:val="000000" w:themeColor="text1"/>
        </w:rPr>
        <w:t xml:space="preserve">locations in Sample 1 </w:t>
      </w:r>
      <w:r w:rsidRPr="006D7784">
        <w:rPr>
          <w:b w:val="0"/>
          <w:bCs w:val="0"/>
          <w:i/>
          <w:iCs/>
          <w:color w:val="000000" w:themeColor="text1"/>
        </w:rPr>
        <w:t xml:space="preserve">(X) and </w:t>
      </w:r>
      <w:r w:rsidR="00A75068">
        <w:rPr>
          <w:b w:val="0"/>
          <w:bCs w:val="0"/>
          <w:i/>
          <w:iCs/>
          <w:color w:val="000000" w:themeColor="text1"/>
        </w:rPr>
        <w:t xml:space="preserve">Sample </w:t>
      </w:r>
      <w:r w:rsidRPr="006D7784">
        <w:rPr>
          <w:b w:val="0"/>
          <w:bCs w:val="0"/>
          <w:i/>
          <w:iCs/>
          <w:color w:val="000000" w:themeColor="text1"/>
        </w:rPr>
        <w:t>2</w:t>
      </w:r>
      <w:r>
        <w:rPr>
          <w:b w:val="0"/>
          <w:bCs w:val="0"/>
          <w:i/>
          <w:iCs/>
          <w:color w:val="000000" w:themeColor="text1"/>
        </w:rPr>
        <w:t xml:space="preserve"> </w:t>
      </w:r>
      <w:r w:rsidRPr="006D7784">
        <w:rPr>
          <w:b w:val="0"/>
          <w:bCs w:val="0"/>
          <w:i/>
          <w:iCs/>
          <w:color w:val="000000" w:themeColor="text1"/>
        </w:rPr>
        <w:t xml:space="preserve">(Y) are equivalent within the bound specified in the subplot title. Red cells indicate </w:t>
      </w:r>
      <w:r w:rsidR="00A75068">
        <w:rPr>
          <w:b w:val="0"/>
          <w:bCs w:val="0"/>
          <w:i/>
          <w:iCs/>
          <w:color w:val="000000" w:themeColor="text1"/>
        </w:rPr>
        <w:t>Sample</w:t>
      </w:r>
      <w:r w:rsidR="00A75068">
        <w:rPr>
          <w:b w:val="0"/>
          <w:bCs w:val="0"/>
          <w:i/>
          <w:iCs/>
          <w:color w:val="000000" w:themeColor="text1"/>
        </w:rPr>
        <w:t>s</w:t>
      </w:r>
      <w:r w:rsidR="00A75068">
        <w:rPr>
          <w:b w:val="0"/>
          <w:bCs w:val="0"/>
          <w:i/>
          <w:iCs/>
          <w:color w:val="000000" w:themeColor="text1"/>
        </w:rPr>
        <w:t xml:space="preserve"> </w:t>
      </w:r>
      <w:r w:rsidRPr="006D7784">
        <w:rPr>
          <w:b w:val="0"/>
          <w:bCs w:val="0"/>
          <w:i/>
          <w:iCs/>
          <w:color w:val="000000" w:themeColor="text1"/>
        </w:rPr>
        <w:t>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7240E91C"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2ACA9169"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67" w:name="_Toc195460515"/>
      <w:r>
        <w:rPr>
          <w:b/>
          <w:bCs/>
        </w:rPr>
        <w:t>Phase</w:t>
      </w:r>
      <w:r w:rsidR="003E5D6A" w:rsidRPr="00FA3903">
        <w:rPr>
          <w:b/>
          <w:bCs/>
        </w:rPr>
        <w:t xml:space="preserve"> </w:t>
      </w:r>
      <w:r w:rsidR="000542A1" w:rsidRPr="00FA3903">
        <w:rPr>
          <w:b/>
          <w:bCs/>
        </w:rPr>
        <w:t>4: Assessing Canopy Height Change with ATL08</w:t>
      </w:r>
      <w:bookmarkEnd w:id="67"/>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r w:rsidR="002A03A2">
        <w:t>show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BA0245">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BA0245">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68" w:name="_Toc195197923"/>
      <w:bookmarkStart w:id="69" w:name="_Toc195198130"/>
      <w:bookmarkStart w:id="70"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2019-demonstrate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BA0245">
        <w:tc>
          <w:tcPr>
            <w:tcW w:w="2661" w:type="dxa"/>
            <w:shd w:val="clear" w:color="auto" w:fill="D9D9D9" w:themeFill="background1" w:themeFillShade="D9"/>
          </w:tcPr>
          <w:p w14:paraId="675D3226"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BA0245">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BA0245">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BA0245">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BA0245">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BA0245">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BA0245">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BA0245">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BA0245">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BA0245">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BA0245">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BA0245">
        <w:tc>
          <w:tcPr>
            <w:tcW w:w="2661" w:type="dxa"/>
            <w:shd w:val="clear" w:color="auto" w:fill="D9D9D9" w:themeFill="background1" w:themeFillShade="D9"/>
          </w:tcPr>
          <w:p w14:paraId="1FA4D35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BA0245">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BA0245">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BA0245">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BA0245">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BA0245">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BA0245">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BA0245">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BA0245">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BA0245">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BA0245">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BA0245">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BA0245">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8"/>
      <w:bookmarkEnd w:id="69"/>
      <w:bookmarkEnd w:id="70"/>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1"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2"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3" w:author="Poncy, William" w:date="2025-03-31T15:58:00Z">
        <w:r w:rsidR="00A67663" w:rsidDel="00D61D87">
          <w:delText>equivalence of</w:delText>
        </w:r>
      </w:del>
      <w:ins w:id="74" w:author="Poncy, William" w:date="2025-03-31T15:58:00Z">
        <w:r w:rsidR="00A67663">
          <w:t>equivalence</w:t>
        </w:r>
      </w:ins>
      <w:r w:rsidR="00A67663">
        <w:t xml:space="preserve"> </w:t>
      </w:r>
      <w:del w:id="75" w:author="Poncy, William" w:date="2025-03-31T15:58:00Z">
        <w:r w:rsidR="00A67663" w:rsidDel="00D61D87">
          <w:delText xml:space="preserve">with </w:delText>
        </w:r>
      </w:del>
      <w:ins w:id="76" w:author="Poncy, William" w:date="2025-03-31T15:58:00Z">
        <w:r w:rsidR="00A67663">
          <w:t xml:space="preserve">to </w:t>
        </w:r>
      </w:ins>
      <w:r w:rsidR="00A67663">
        <w:t>each other within an even tighter 1-meter margin.</w:t>
      </w:r>
      <w:del w:id="77" w:author="Poncy, William" w:date="2025-03-31T16:00:00Z">
        <w:r w:rsidR="00A67663" w:rsidDel="00FD2CC7">
          <w:delText xml:space="preserve"> (Figure 10).</w:delText>
        </w:r>
      </w:del>
      <w:del w:id="78"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9" w:author="Poncy, William" w:date="2025-03-31T16:00:00Z">
        <w:r>
          <w:t xml:space="preserve">Table 6 shows the </w:t>
        </w:r>
      </w:ins>
      <w:r>
        <w:t xml:space="preserve">count and </w:t>
      </w:r>
      <w:ins w:id="80" w:author="Poncy, William" w:date="2025-03-31T16:00:00Z">
        <w:r>
          <w:t xml:space="preserve">proportion of </w:t>
        </w:r>
      </w:ins>
      <w:r w:rsidR="00911389">
        <w:t>segments</w:t>
      </w:r>
      <w:ins w:id="81" w:author="Poncy, William" w:date="2025-03-31T16:00:00Z">
        <w:r>
          <w:t xml:space="preserve"> </w:t>
        </w:r>
      </w:ins>
      <w:r w:rsidR="004B7332">
        <w:t>within each group</w:t>
      </w:r>
      <w:ins w:id="82" w:author="Poncy, William" w:date="2025-03-31T16:00:00Z">
        <w:r>
          <w:t xml:space="preserve">. </w:t>
        </w:r>
      </w:ins>
      <w:r>
        <w:t xml:space="preserve">Since these </w:t>
      </w:r>
      <w:ins w:id="83"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4"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5"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6" w:author="Poncy, William" w:date="2025-03-31T16:01:00Z">
              <w:r w:rsidRPr="001036BC">
                <w:rPr>
                  <w:rFonts w:eastAsia="Calibri"/>
                  <w:b/>
                  <w:bCs/>
                  <w:sz w:val="22"/>
                  <w:szCs w:val="22"/>
                </w:rPr>
                <w:t xml:space="preserve"> of </w:t>
              </w:r>
            </w:ins>
            <w:r w:rsidR="00911389">
              <w:rPr>
                <w:rFonts w:eastAsia="Calibri"/>
                <w:b/>
                <w:bCs/>
                <w:sz w:val="22"/>
                <w:szCs w:val="22"/>
              </w:rPr>
              <w:t>Segments</w:t>
            </w:r>
            <w:ins w:id="87" w:author="Poncy, William" w:date="2025-03-31T16:01:00Z">
              <w:r w:rsidRPr="001036BC" w:rsidDel="00FD2CC7">
                <w:rPr>
                  <w:rFonts w:eastAsia="Calibri"/>
                  <w:b/>
                  <w:bCs/>
                  <w:sz w:val="22"/>
                  <w:szCs w:val="22"/>
                </w:rPr>
                <w:t xml:space="preserve"> </w:t>
              </w:r>
            </w:ins>
            <w:del w:id="88"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9" w:author="Poncy, William" w:date="2025-03-31T15:53:00Z">
              <w:r w:rsidRPr="001036BC">
                <w:rPr>
                  <w:rFonts w:eastAsia="Calibri"/>
                  <w:b/>
                  <w:bCs/>
                  <w:color w:val="000000"/>
                  <w:sz w:val="22"/>
                  <w:szCs w:val="22"/>
                </w:rPr>
                <w:t xml:space="preserve">Proportion of </w:t>
              </w:r>
            </w:ins>
            <w:ins w:id="90" w:author="Poncy, William" w:date="2025-03-31T15:54:00Z">
              <w:r w:rsidRPr="001036BC">
                <w:rPr>
                  <w:rFonts w:eastAsia="Calibri"/>
                  <w:b/>
                  <w:bCs/>
                  <w:color w:val="000000"/>
                  <w:sz w:val="22"/>
                  <w:szCs w:val="22"/>
                </w:rPr>
                <w:t>Total</w:t>
              </w:r>
            </w:ins>
            <w:ins w:id="91" w:author="Poncy, William" w:date="2025-03-31T15:57:00Z">
              <w:r w:rsidRPr="001036BC">
                <w:rPr>
                  <w:rFonts w:eastAsia="Calibri"/>
                  <w:b/>
                  <w:bCs/>
                  <w:color w:val="000000"/>
                  <w:sz w:val="22"/>
                  <w:szCs w:val="22"/>
                </w:rPr>
                <w:t xml:space="preserve"> (</w:t>
              </w:r>
            </w:ins>
            <w:ins w:id="92" w:author="Poncy, William" w:date="2025-03-31T15:58:00Z">
              <w:r w:rsidRPr="001036BC">
                <w:rPr>
                  <w:rFonts w:eastAsia="Calibri"/>
                  <w:b/>
                  <w:bCs/>
                  <w:color w:val="000000"/>
                  <w:sz w:val="22"/>
                  <w:szCs w:val="22"/>
                </w:rPr>
                <w:t>%</w:t>
              </w:r>
            </w:ins>
            <w:ins w:id="93"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9"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5205C5F8"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BA0245">
        <w:rPr>
          <w:b w:val="0"/>
          <w:bCs w:val="0"/>
          <w:i/>
          <w:iCs/>
          <w:noProof/>
          <w:sz w:val="22"/>
          <w:szCs w:val="22"/>
        </w:rPr>
        <w:t>14</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285FFA9"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BA0245">
        <w:rPr>
          <w:b w:val="0"/>
          <w:bCs w:val="0"/>
          <w:i/>
          <w:iCs/>
          <w:noProof/>
          <w:sz w:val="22"/>
          <w:szCs w:val="22"/>
        </w:rPr>
        <w:t>15</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269B1A4F">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D52709F"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BA0245">
        <w:rPr>
          <w:b w:val="0"/>
          <w:bCs w:val="0"/>
          <w:i/>
          <w:iCs/>
          <w:noProof/>
          <w:sz w:val="22"/>
          <w:szCs w:val="22"/>
        </w:rPr>
        <w:t>16</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100" w:name="_Toc195197924"/>
      <w:bookmarkStart w:id="101" w:name="_Toc195198131"/>
      <w:bookmarkStart w:id="102" w:name="_Toc195460517"/>
      <w:r w:rsidRPr="00FA3903">
        <w:rPr>
          <w:b/>
          <w:bCs/>
        </w:rPr>
        <w:t>Conclusion</w:t>
      </w:r>
      <w:bookmarkEnd w:id="100"/>
      <w:bookmarkEnd w:id="101"/>
      <w:bookmarkEnd w:id="102"/>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3" w:name="_Toc195197925"/>
      <w:bookmarkStart w:id="104" w:name="_Toc195198132"/>
      <w:bookmarkStart w:id="105" w:name="_Toc195460518"/>
      <w:r>
        <w:rPr>
          <w:b/>
          <w:bCs/>
        </w:rPr>
        <w:br w:type="page"/>
      </w:r>
      <w:r w:rsidR="00DE60C7" w:rsidRPr="00FA3903">
        <w:rPr>
          <w:b/>
          <w:bCs/>
        </w:rPr>
        <w:lastRenderedPageBreak/>
        <w:t>Bibliography</w:t>
      </w:r>
      <w:bookmarkEnd w:id="103"/>
      <w:bookmarkEnd w:id="104"/>
      <w:bookmarkEnd w:id="105"/>
    </w:p>
    <w:p w14:paraId="0D665BC3" w14:textId="77777777" w:rsidR="00DF1F88" w:rsidRDefault="00FA3903" w:rsidP="00DF1F88">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DF1F88">
        <w:t xml:space="preserve">Altman, D. G., &amp; Bland, J. M. (1995). Statistics notes: Absence of evidence is not evidence of absence. </w:t>
      </w:r>
      <w:r w:rsidR="00DF1F88">
        <w:rPr>
          <w:i/>
          <w:iCs/>
        </w:rPr>
        <w:t>BMJ</w:t>
      </w:r>
      <w:r w:rsidR="00DF1F88">
        <w:t xml:space="preserve">, </w:t>
      </w:r>
      <w:r w:rsidR="00DF1F88">
        <w:rPr>
          <w:i/>
          <w:iCs/>
        </w:rPr>
        <w:t>311</w:t>
      </w:r>
      <w:r w:rsidR="00DF1F88">
        <w:t>(7003), 485–485. https://doi.org/10.1136/bmj.311.7003.485</w:t>
      </w:r>
    </w:p>
    <w:p w14:paraId="2ADAF59F" w14:textId="77777777" w:rsidR="00DF1F88" w:rsidRDefault="00DF1F88" w:rsidP="00DF1F88">
      <w:pPr>
        <w:pStyle w:val="Bibliography"/>
      </w:pPr>
      <w:r>
        <w:t xml:space="preserve">Amplitude, Inc. (2025). </w:t>
      </w:r>
      <w:r>
        <w:rPr>
          <w:i/>
          <w:iCs/>
        </w:rPr>
        <w:t>Bonferroni Correction Explained: Managing Multiple Testing in Statistics</w:t>
      </w:r>
      <w:r>
        <w:t>. https://amplitude.com/explore/experiment/what-is-bonferroni-correction</w:t>
      </w:r>
    </w:p>
    <w:p w14:paraId="2D0DADEE" w14:textId="77777777" w:rsidR="00DF1F88" w:rsidRDefault="00DF1F88" w:rsidP="00DF1F88">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00D63CC9" w14:textId="77777777" w:rsidR="00DF1F88" w:rsidRDefault="00DF1F88" w:rsidP="00DF1F88">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35E69CC6" w14:textId="77777777" w:rsidR="00DF1F88" w:rsidRDefault="00DF1F88" w:rsidP="00DF1F88">
      <w:pPr>
        <w:pStyle w:val="Bibliography"/>
      </w:pPr>
      <w:r>
        <w:t xml:space="preserve">Baker, J. B., &amp; Langdon, G. O. (1990). Pinus Taeda L. Loblolly Pine. In </w:t>
      </w:r>
      <w:r>
        <w:rPr>
          <w:i/>
          <w:iCs/>
        </w:rPr>
        <w:t>Silvics of North America</w:t>
      </w:r>
      <w:r>
        <w:t xml:space="preserve"> (Vol. 1, pp. 497–512). U.S. Dept. of Agriculture, Forest Service.</w:t>
      </w:r>
    </w:p>
    <w:p w14:paraId="6B1922C8" w14:textId="77777777" w:rsidR="00DF1F88" w:rsidRDefault="00DF1F88" w:rsidP="00DF1F88">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3E584991" w14:textId="77777777" w:rsidR="00DF1F88" w:rsidRDefault="00DF1F88" w:rsidP="00DF1F88">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C0B23B4" w14:textId="77777777" w:rsidR="00DF1F88" w:rsidRDefault="00DF1F88" w:rsidP="00DF1F88">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32659D0A" w14:textId="77777777" w:rsidR="00DF1F88" w:rsidRDefault="00DF1F88" w:rsidP="00DF1F88">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F464AA4" w14:textId="77777777" w:rsidR="00DF1F88" w:rsidRPr="00DF1F88" w:rsidRDefault="00DF1F88" w:rsidP="00DF1F88">
      <w:pPr>
        <w:pStyle w:val="Bibliography"/>
        <w:rPr>
          <w:lang w:val="fr-FR"/>
        </w:rPr>
      </w:pPr>
      <w:r>
        <w:t xml:space="preserve">Caldwell, A. R. (2022). </w:t>
      </w:r>
      <w:r>
        <w:rPr>
          <w:i/>
          <w:iCs/>
        </w:rPr>
        <w:t>Exploring Equivalence Testing with the Updated TOSTER R Package</w:t>
      </w:r>
      <w:r>
        <w:t xml:space="preserve">. </w:t>
      </w:r>
      <w:r w:rsidRPr="00DF1F88">
        <w:rPr>
          <w:lang w:val="fr-FR"/>
        </w:rPr>
        <w:t>PsyArXiv. https://doi.org/10.31234/osf.io/ty8de</w:t>
      </w:r>
    </w:p>
    <w:p w14:paraId="46AA76C1" w14:textId="77777777" w:rsidR="00DF1F88" w:rsidRDefault="00DF1F88" w:rsidP="00DF1F88">
      <w:pPr>
        <w:pStyle w:val="Bibliography"/>
      </w:pPr>
      <w:r w:rsidRPr="00DF1F88">
        <w:rPr>
          <w:lang w:val="fr-FR"/>
        </w:rPr>
        <w:t xml:space="preserve">Caldwell, A. R. (2025). </w:t>
      </w:r>
      <w:r>
        <w:rPr>
          <w:i/>
          <w:iCs/>
        </w:rPr>
        <w:t>Robust TOST Procedures</w:t>
      </w:r>
      <w:r>
        <w:t xml:space="preserve"> [Vigenette]. https://cran.r-project.org/web/packages/TOSTER/vignettes/robustTOST.html</w:t>
      </w:r>
    </w:p>
    <w:p w14:paraId="149AA9A6" w14:textId="77777777" w:rsidR="00DF1F88" w:rsidRDefault="00DF1F88" w:rsidP="00DF1F88">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C6B0F7D" w14:textId="77777777" w:rsidR="00DF1F88" w:rsidRDefault="00DF1F88" w:rsidP="00DF1F88">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023DDB25" w14:textId="77777777" w:rsidR="00DF1F88" w:rsidRDefault="00DF1F88" w:rsidP="00DF1F88">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A0CDEC7" w14:textId="77777777" w:rsidR="00DF1F88" w:rsidRDefault="00DF1F88" w:rsidP="00DF1F88">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7ACB44F2" w14:textId="77777777" w:rsidR="00DF1F88" w:rsidRDefault="00DF1F88" w:rsidP="00DF1F88">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320E1C9" w14:textId="77777777" w:rsidR="00DF1F88" w:rsidRDefault="00DF1F88" w:rsidP="00DF1F88">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7F82CF2E" w14:textId="77777777" w:rsidR="00DF1F88" w:rsidRDefault="00DF1F88" w:rsidP="00DF1F88">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58531EE1" w14:textId="77777777" w:rsidR="00DF1F88" w:rsidRDefault="00DF1F88" w:rsidP="00DF1F88">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7D491A8" w14:textId="77777777" w:rsidR="00DF1F88" w:rsidRDefault="00DF1F88" w:rsidP="00DF1F88">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0E48D70" w14:textId="77777777" w:rsidR="00DF1F88" w:rsidRDefault="00DF1F88" w:rsidP="00DF1F88">
      <w:pPr>
        <w:pStyle w:val="Bibliography"/>
      </w:pPr>
      <w:r>
        <w:t xml:space="preserve">Department of Statistics. (1997). </w:t>
      </w:r>
      <w:r>
        <w:rPr>
          <w:i/>
          <w:iCs/>
        </w:rPr>
        <w:t>Linear Regression</w:t>
      </w:r>
      <w:r>
        <w:t xml:space="preserve"> (No. 101; Course List for 1997-98). Yale University. http://www.stat.yale.edu/Courses/1997-98/101/linreg.htm</w:t>
      </w:r>
    </w:p>
    <w:p w14:paraId="5B12A607" w14:textId="77777777" w:rsidR="00DF1F88" w:rsidRDefault="00DF1F88" w:rsidP="00DF1F88">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7578380D" w14:textId="77777777" w:rsidR="00DF1F88" w:rsidRDefault="00DF1F88" w:rsidP="00DF1F88">
      <w:pPr>
        <w:pStyle w:val="Bibliography"/>
      </w:pPr>
      <w:r>
        <w:t xml:space="preserve">Dong, P., &amp; Chen, Q. (2017). </w:t>
      </w:r>
      <w:r>
        <w:rPr>
          <w:i/>
          <w:iCs/>
        </w:rPr>
        <w:t>LiDAR Remote Sensing and Applications</w:t>
      </w:r>
      <w:r>
        <w:t xml:space="preserve"> (1st ed.). CRC Press. https://doi.org/10.4324/9781351233354</w:t>
      </w:r>
    </w:p>
    <w:p w14:paraId="200B4A67" w14:textId="77777777" w:rsidR="00DF1F88" w:rsidRDefault="00DF1F88" w:rsidP="00DF1F88">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6C3218AC" w14:textId="77777777" w:rsidR="00DF1F88" w:rsidRDefault="00DF1F88" w:rsidP="00DF1F88">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58E974B8" w14:textId="77777777" w:rsidR="00DF1F88" w:rsidRDefault="00DF1F88" w:rsidP="00DF1F88">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F2FA8F6" w14:textId="77777777" w:rsidR="00DF1F88" w:rsidRDefault="00DF1F88" w:rsidP="00DF1F88">
      <w:pPr>
        <w:pStyle w:val="Bibliography"/>
      </w:pPr>
      <w:r>
        <w:t xml:space="preserve">EarthSoft, Inc. (2024, July 8). </w:t>
      </w:r>
      <w:r>
        <w:rPr>
          <w:i/>
          <w:iCs/>
        </w:rPr>
        <w:t>Mann-Kendall Tests</w:t>
      </w:r>
      <w:r>
        <w:t>. EQuIS 7.24.3. https://help.earthsoft.com/lib_mann-kendall.htm</w:t>
      </w:r>
    </w:p>
    <w:p w14:paraId="3271B158" w14:textId="77777777" w:rsidR="00DF1F88" w:rsidRDefault="00DF1F88" w:rsidP="00DF1F88">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4EAD5DDA" w14:textId="77777777" w:rsidR="00DF1F88" w:rsidRDefault="00DF1F88" w:rsidP="00DF1F88">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6BF648B6" w14:textId="77777777" w:rsidR="00DF1F88" w:rsidRDefault="00DF1F88" w:rsidP="00DF1F88">
      <w:pPr>
        <w:pStyle w:val="Bibliography"/>
      </w:pPr>
      <w:r>
        <w:lastRenderedPageBreak/>
        <w:t xml:space="preserve">FAO and UNEP. (2020). </w:t>
      </w:r>
      <w:r>
        <w:rPr>
          <w:i/>
          <w:iCs/>
        </w:rPr>
        <w:t>The State of the World’s Forests 2020</w:t>
      </w:r>
      <w:r>
        <w:t>. FAO and UNEP. https://doi.org/10.4060/ca8642en</w:t>
      </w:r>
    </w:p>
    <w:p w14:paraId="62506A1F" w14:textId="77777777" w:rsidR="00DF1F88" w:rsidRDefault="00DF1F88" w:rsidP="00DF1F88">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20418C7" w14:textId="77777777" w:rsidR="00DF1F88" w:rsidRDefault="00DF1F88" w:rsidP="00DF1F88">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32376B40" w14:textId="77777777" w:rsidR="00DF1F88" w:rsidRDefault="00DF1F88" w:rsidP="00DF1F88">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131A51BE" w14:textId="77777777" w:rsidR="00DF1F88" w:rsidRDefault="00DF1F88" w:rsidP="00DF1F88">
      <w:pPr>
        <w:pStyle w:val="Bibliography"/>
      </w:pPr>
      <w:r>
        <w:t xml:space="preserve">Frost, J. (2023, July 17). What is the Bonferroni Correction and How to Use It. </w:t>
      </w:r>
      <w:r>
        <w:rPr>
          <w:i/>
          <w:iCs/>
        </w:rPr>
        <w:t>Hypothesis Testing</w:t>
      </w:r>
      <w:r>
        <w:t>. https://statisticsbyjim.com/hypothesis-testing/bonferroni-correction/</w:t>
      </w:r>
    </w:p>
    <w:p w14:paraId="73BE912E" w14:textId="77777777" w:rsidR="00DF1F88" w:rsidRDefault="00DF1F88" w:rsidP="00DF1F88">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70D48386" w14:textId="77777777" w:rsidR="00DF1F88" w:rsidRDefault="00DF1F88" w:rsidP="00DF1F88">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23C6A896" w14:textId="77777777" w:rsidR="00DF1F88" w:rsidRDefault="00DF1F88" w:rsidP="00DF1F88">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173E548B" w14:textId="77777777" w:rsidR="00DF1F88" w:rsidRPr="00DF1F88" w:rsidRDefault="00DF1F88" w:rsidP="00DF1F88">
      <w:pPr>
        <w:pStyle w:val="Bibliography"/>
        <w:rPr>
          <w:lang w:val="es-ES"/>
        </w:rPr>
      </w:pPr>
      <w:r>
        <w:t xml:space="preserve">Griffith, J. A., Stehman, S. V., &amp; Loveland, T. R. (2003). Landscape Trends in Mid-Atlantic and Southeastern United States Ecoregions. </w:t>
      </w:r>
      <w:r w:rsidRPr="00DF1F88">
        <w:rPr>
          <w:i/>
          <w:iCs/>
          <w:lang w:val="es-ES"/>
        </w:rPr>
        <w:t>Environmental Management</w:t>
      </w:r>
      <w:r w:rsidRPr="00DF1F88">
        <w:rPr>
          <w:lang w:val="es-ES"/>
        </w:rPr>
        <w:t xml:space="preserve">, </w:t>
      </w:r>
      <w:r w:rsidRPr="00DF1F88">
        <w:rPr>
          <w:i/>
          <w:iCs/>
          <w:lang w:val="es-ES"/>
        </w:rPr>
        <w:t>32</w:t>
      </w:r>
      <w:r w:rsidRPr="00DF1F88">
        <w:rPr>
          <w:lang w:val="es-ES"/>
        </w:rPr>
        <w:t>(5), 572–588. https://doi.org/10.1007/s00267-003-0078-2</w:t>
      </w:r>
    </w:p>
    <w:p w14:paraId="4D3E0800" w14:textId="77777777" w:rsidR="00DF1F88" w:rsidRDefault="00DF1F88" w:rsidP="00DF1F88">
      <w:pPr>
        <w:pStyle w:val="Bibliography"/>
      </w:pPr>
      <w:r w:rsidRPr="00DF1F88">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FC5C7FB" w14:textId="77777777" w:rsidR="00DF1F88" w:rsidRDefault="00DF1F88" w:rsidP="00DF1F88">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4195DC2C" w14:textId="77777777" w:rsidR="00DF1F88" w:rsidRDefault="00DF1F88" w:rsidP="00DF1F88">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2D2C64B8" w14:textId="77777777" w:rsidR="00DF1F88" w:rsidRDefault="00DF1F88" w:rsidP="00DF1F88">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B20AD6E" w14:textId="77777777" w:rsidR="00DF1F88" w:rsidRDefault="00DF1F88" w:rsidP="00DF1F88">
      <w:pPr>
        <w:pStyle w:val="Bibliography"/>
      </w:pPr>
      <w:r>
        <w:t xml:space="preserve">Harrap, R., &amp; Lato, M. (2010, June 1). </w:t>
      </w:r>
      <w:r>
        <w:rPr>
          <w:i/>
          <w:iCs/>
        </w:rPr>
        <w:t>An Overview of LIDAR: collection to applications</w:t>
      </w:r>
      <w:r>
        <w:t>. Norwegian Geotechnical Institute.</w:t>
      </w:r>
    </w:p>
    <w:p w14:paraId="4FAA0C7B" w14:textId="77777777" w:rsidR="00DF1F88" w:rsidRDefault="00DF1F88" w:rsidP="00DF1F88">
      <w:pPr>
        <w:pStyle w:val="Bibliography"/>
      </w:pPr>
      <w:r>
        <w:t xml:space="preserve">Harris, N., &amp; Gibbs, D. (2021). </w:t>
      </w:r>
      <w:r>
        <w:rPr>
          <w:i/>
          <w:iCs/>
        </w:rPr>
        <w:t>Forests Absorb Twice As Much Carbon As They Emit Each Year</w:t>
      </w:r>
      <w:r>
        <w:t>. https://www.wri.org/insights/forests-absorb-twice-much-carbon-they-emit-each-year</w:t>
      </w:r>
    </w:p>
    <w:p w14:paraId="49ADBB60" w14:textId="77777777" w:rsidR="00DF1F88" w:rsidRDefault="00DF1F88" w:rsidP="00DF1F88">
      <w:pPr>
        <w:pStyle w:val="Bibliography"/>
      </w:pPr>
      <w:r>
        <w:t xml:space="preserve">Hobu, Inc. (2025). </w:t>
      </w:r>
      <w:r>
        <w:rPr>
          <w:i/>
          <w:iCs/>
        </w:rPr>
        <w:t>USGS 3DEP LiDAR Point Clouds</w:t>
      </w:r>
      <w:r>
        <w:t xml:space="preserve"> [S3 Bucket; Entwine Point Tiles]. https://registry.opendata.aws/usgs-lidar</w:t>
      </w:r>
    </w:p>
    <w:p w14:paraId="28FA32E9" w14:textId="77777777" w:rsidR="00DF1F88" w:rsidRDefault="00DF1F88" w:rsidP="00DF1F88">
      <w:pPr>
        <w:pStyle w:val="Bibliography"/>
      </w:pPr>
      <w:r>
        <w:t xml:space="preserve">Hole, G. (2015). The Wilcoxon test. In </w:t>
      </w:r>
      <w:r>
        <w:rPr>
          <w:i/>
          <w:iCs/>
        </w:rPr>
        <w:t>Research Skills One</w:t>
      </w:r>
      <w:r>
        <w:t xml:space="preserve"> (1.0).</w:t>
      </w:r>
    </w:p>
    <w:p w14:paraId="217FD0BD" w14:textId="77777777" w:rsidR="00DF1F88" w:rsidRDefault="00DF1F88" w:rsidP="00DF1F88">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F77B010" w14:textId="77777777" w:rsidR="00DF1F88" w:rsidRDefault="00DF1F88" w:rsidP="00DF1F88">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6DAA21A3" w14:textId="77777777" w:rsidR="00DF1F88" w:rsidRDefault="00DF1F88" w:rsidP="00DF1F88">
      <w:pPr>
        <w:pStyle w:val="Bibliography"/>
      </w:pPr>
      <w:r w:rsidRPr="00DF1F88">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2D96386" w14:textId="77777777" w:rsidR="00DF1F88" w:rsidRDefault="00DF1F88" w:rsidP="00DF1F88">
      <w:pPr>
        <w:pStyle w:val="Bibliography"/>
      </w:pPr>
      <w:r>
        <w:t xml:space="preserve">Hurtado, S. (2020). </w:t>
      </w:r>
      <w:r>
        <w:rPr>
          <w:i/>
          <w:iCs/>
        </w:rPr>
        <w:t>RobustLinearReg: Robust Linear Regressions</w:t>
      </w:r>
      <w:r>
        <w:t xml:space="preserve"> (p. 1.2.0) [Dataset]. https://doi.org/10.32614/CRAN.package.RobustLinearReg</w:t>
      </w:r>
    </w:p>
    <w:p w14:paraId="58CBE884" w14:textId="77777777" w:rsidR="00DF1F88" w:rsidRDefault="00DF1F88" w:rsidP="00DF1F88">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21A3EBD1" w14:textId="77777777" w:rsidR="00DF1F88" w:rsidRDefault="00DF1F88" w:rsidP="00DF1F88">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289A7EEE" w14:textId="77777777" w:rsidR="00DF1F88" w:rsidRDefault="00DF1F88" w:rsidP="00DF1F88">
      <w:pPr>
        <w:pStyle w:val="Bibliography"/>
      </w:pPr>
      <w:r>
        <w:t xml:space="preserve">JMP Statistical Discovery. (2025). The t-test. </w:t>
      </w:r>
      <w:r>
        <w:rPr>
          <w:i/>
          <w:iCs/>
        </w:rPr>
        <w:t>Statistics Knowledge Portal</w:t>
      </w:r>
      <w:r>
        <w:t>. https://www.jmp.com/en/statistics-knowledge-portal/t-test</w:t>
      </w:r>
    </w:p>
    <w:p w14:paraId="4A04274F" w14:textId="77777777" w:rsidR="00DF1F88" w:rsidRDefault="00DF1F88" w:rsidP="00DF1F88">
      <w:pPr>
        <w:pStyle w:val="Bibliography"/>
      </w:pPr>
      <w:r>
        <w:rPr>
          <w:i/>
          <w:iCs/>
        </w:rPr>
        <w:t>JMP Student Edition</w:t>
      </w:r>
      <w:r>
        <w:t xml:space="preserve"> (Version 18.2.0). (1989). [Computer software]. SAS Institute Inc.</w:t>
      </w:r>
    </w:p>
    <w:p w14:paraId="1C64DA0B" w14:textId="77777777" w:rsidR="00DF1F88" w:rsidRDefault="00DF1F88" w:rsidP="00DF1F88">
      <w:pPr>
        <w:pStyle w:val="Bibliography"/>
      </w:pPr>
      <w:r>
        <w:t xml:space="preserve">JMP Support. (2024). </w:t>
      </w:r>
      <w:r>
        <w:rPr>
          <w:i/>
          <w:iCs/>
        </w:rPr>
        <w:t>Equivalence Test Reports</w:t>
      </w:r>
      <w:r>
        <w:t>. JMP Statistical Discovery LLC. https://www.jmp.com/support/help/en/18.1/index.shtml#page/jmp/equivalence-test-reports.shtml</w:t>
      </w:r>
    </w:p>
    <w:p w14:paraId="640D9164" w14:textId="77777777" w:rsidR="00DF1F88" w:rsidRDefault="00DF1F88" w:rsidP="00DF1F88">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778F8869" w14:textId="77777777" w:rsidR="00DF1F88" w:rsidRDefault="00DF1F88" w:rsidP="00DF1F88">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5871113D" w14:textId="77777777" w:rsidR="00DF1F88" w:rsidRDefault="00DF1F88" w:rsidP="00DF1F88">
      <w:pPr>
        <w:pStyle w:val="Bibliography"/>
      </w:pPr>
      <w:r>
        <w:t xml:space="preserve">Kendall, M. G., &amp; Gibbons, J. D. (1990). </w:t>
      </w:r>
      <w:r>
        <w:rPr>
          <w:i/>
          <w:iCs/>
        </w:rPr>
        <w:t>Rank correlation methods</w:t>
      </w:r>
      <w:r>
        <w:t xml:space="preserve"> (5th ed). E. Arnold ; Oxford University Press.</w:t>
      </w:r>
    </w:p>
    <w:p w14:paraId="04AF3CFC" w14:textId="77777777" w:rsidR="00DF1F88" w:rsidRDefault="00DF1F88" w:rsidP="00DF1F88">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51C351A2" w14:textId="77777777" w:rsidR="00DF1F88" w:rsidRDefault="00DF1F88" w:rsidP="00DF1F88">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4D1F95A2" w14:textId="77777777" w:rsidR="00DF1F88" w:rsidRDefault="00DF1F88" w:rsidP="00DF1F88">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FBC4343" w14:textId="77777777" w:rsidR="00DF1F88" w:rsidRDefault="00DF1F88" w:rsidP="00DF1F88">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046D5243" w14:textId="77777777" w:rsidR="00DF1F88" w:rsidRDefault="00DF1F88" w:rsidP="00DF1F88">
      <w:pPr>
        <w:pStyle w:val="Bibliography"/>
      </w:pPr>
      <w:r>
        <w:t xml:space="preserve">Lakens, D. (2022). </w:t>
      </w:r>
      <w:r>
        <w:rPr>
          <w:i/>
          <w:iCs/>
        </w:rPr>
        <w:t>Improving Your Statistical Inferences</w:t>
      </w:r>
      <w:r>
        <w:t>. https://doi.org/10.5281/ZENODO.6409077</w:t>
      </w:r>
    </w:p>
    <w:p w14:paraId="70F97D8C" w14:textId="77777777" w:rsidR="00DF1F88" w:rsidRDefault="00DF1F88" w:rsidP="00DF1F88">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2E526051" w14:textId="77777777" w:rsidR="00DF1F88" w:rsidRPr="00DF1F88" w:rsidRDefault="00DF1F88" w:rsidP="00DF1F88">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DF1F88">
        <w:rPr>
          <w:i/>
          <w:iCs/>
          <w:lang w:val="es-ES"/>
        </w:rPr>
        <w:t>Ecosphere</w:t>
      </w:r>
      <w:r w:rsidRPr="00DF1F88">
        <w:rPr>
          <w:lang w:val="es-ES"/>
        </w:rPr>
        <w:t xml:space="preserve">, </w:t>
      </w:r>
      <w:r w:rsidRPr="00DF1F88">
        <w:rPr>
          <w:i/>
          <w:iCs/>
          <w:lang w:val="es-ES"/>
        </w:rPr>
        <w:t>13</w:t>
      </w:r>
      <w:r w:rsidRPr="00DF1F88">
        <w:rPr>
          <w:lang w:val="es-ES"/>
        </w:rPr>
        <w:t>(9), e4209. https://doi.org/10.1002/ecs2.4209</w:t>
      </w:r>
    </w:p>
    <w:p w14:paraId="2945D207" w14:textId="77777777" w:rsidR="00DF1F88" w:rsidRDefault="00DF1F88" w:rsidP="00DF1F88">
      <w:pPr>
        <w:pStyle w:val="Bibliography"/>
      </w:pPr>
      <w:r w:rsidRPr="00DF1F8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76971EC5" w14:textId="77777777" w:rsidR="00DF1F88" w:rsidRDefault="00DF1F88" w:rsidP="00DF1F88">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1E846FAB" w14:textId="77777777" w:rsidR="00DF1F88" w:rsidRDefault="00DF1F88" w:rsidP="00DF1F88">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9BCAF96" w14:textId="77777777" w:rsidR="00DF1F88" w:rsidRPr="00DF1F88" w:rsidRDefault="00DF1F88" w:rsidP="00DF1F88">
      <w:pPr>
        <w:pStyle w:val="Bibliography"/>
        <w:rPr>
          <w:lang w:val="es-ES"/>
        </w:rPr>
      </w:pPr>
      <w:r>
        <w:t xml:space="preserve">Liu, M., Popescu, S., &amp; Malambo, L. (2019). Feasibility of Burned Area Mapping Based on ICESAT−2 Photon Counting Data. </w:t>
      </w:r>
      <w:r w:rsidRPr="00DF1F88">
        <w:rPr>
          <w:i/>
          <w:iCs/>
          <w:lang w:val="es-ES"/>
        </w:rPr>
        <w:t>Remote Sensing</w:t>
      </w:r>
      <w:r w:rsidRPr="00DF1F88">
        <w:rPr>
          <w:lang w:val="es-ES"/>
        </w:rPr>
        <w:t xml:space="preserve">, </w:t>
      </w:r>
      <w:r w:rsidRPr="00DF1F88">
        <w:rPr>
          <w:i/>
          <w:iCs/>
          <w:lang w:val="es-ES"/>
        </w:rPr>
        <w:t>12</w:t>
      </w:r>
      <w:r w:rsidRPr="00DF1F88">
        <w:rPr>
          <w:lang w:val="es-ES"/>
        </w:rPr>
        <w:t>(1), 24. https://doi.org/10.3390/rs12010024</w:t>
      </w:r>
    </w:p>
    <w:p w14:paraId="36A8FDBC" w14:textId="77777777" w:rsidR="00DF1F88" w:rsidRDefault="00DF1F88" w:rsidP="00DF1F88">
      <w:pPr>
        <w:pStyle w:val="Bibliography"/>
      </w:pPr>
      <w:r w:rsidRPr="00DF1F88">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C1AF2E3" w14:textId="77777777" w:rsidR="00DF1F88" w:rsidRDefault="00DF1F88" w:rsidP="00DF1F88">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00E49CED" w14:textId="77777777" w:rsidR="00DF1F88" w:rsidRDefault="00DF1F88" w:rsidP="00DF1F88">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5D64D4E3" w14:textId="77777777" w:rsidR="00DF1F88" w:rsidRDefault="00DF1F88" w:rsidP="00DF1F88">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0047E96D" w14:textId="77777777" w:rsidR="00DF1F88" w:rsidRDefault="00DF1F88" w:rsidP="00DF1F88">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1D2BB2F" w14:textId="77777777" w:rsidR="00DF1F88" w:rsidRDefault="00DF1F88" w:rsidP="00DF1F88">
      <w:pPr>
        <w:pStyle w:val="Bibliography"/>
      </w:pPr>
      <w:r>
        <w:t xml:space="preserve">Mann, H. B. (1945). Nonparametric Tests Against Trend. </w:t>
      </w:r>
      <w:r>
        <w:rPr>
          <w:i/>
          <w:iCs/>
        </w:rPr>
        <w:t>Econometrica</w:t>
      </w:r>
      <w:r>
        <w:t xml:space="preserve">, </w:t>
      </w:r>
      <w:r>
        <w:rPr>
          <w:i/>
          <w:iCs/>
        </w:rPr>
        <w:t>13</w:t>
      </w:r>
      <w:r>
        <w:t>(3), 245. https://doi.org/10.2307/1907187</w:t>
      </w:r>
    </w:p>
    <w:p w14:paraId="6C63E9F1" w14:textId="77777777" w:rsidR="00DF1F88" w:rsidRDefault="00DF1F88" w:rsidP="00DF1F88">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5012B20B" w14:textId="77777777" w:rsidR="00DF1F88" w:rsidRDefault="00DF1F88" w:rsidP="00DF1F88">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7845349F" w14:textId="77777777" w:rsidR="00DF1F88" w:rsidRDefault="00DF1F88" w:rsidP="00DF1F88">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1200B5CB" w14:textId="77777777" w:rsidR="00DF1F88" w:rsidRDefault="00DF1F88" w:rsidP="00DF1F88">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04AF44E" w14:textId="77777777" w:rsidR="00DF1F88" w:rsidRDefault="00DF1F88" w:rsidP="00DF1F88">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68B19B9" w14:textId="77777777" w:rsidR="00DF1F88" w:rsidRDefault="00DF1F88" w:rsidP="00DF1F88">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71668953" w14:textId="77777777" w:rsidR="00DF1F88" w:rsidRDefault="00DF1F88" w:rsidP="00DF1F88">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05AF1B0F" w14:textId="77777777" w:rsidR="00DF1F88" w:rsidRDefault="00DF1F88" w:rsidP="00DF1F88">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9ADC320" w14:textId="77777777" w:rsidR="00DF1F88" w:rsidRDefault="00DF1F88" w:rsidP="00DF1F88">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A2370B4" w14:textId="77777777" w:rsidR="00DF1F88" w:rsidRDefault="00DF1F88" w:rsidP="00DF1F88">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CA76736" w14:textId="77777777" w:rsidR="00DF1F88" w:rsidRDefault="00DF1F88" w:rsidP="00DF1F88">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D2F307A" w14:textId="77777777" w:rsidR="00DF1F88" w:rsidRDefault="00DF1F88" w:rsidP="00DF1F88">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66637217" w14:textId="77777777" w:rsidR="00DF1F88" w:rsidRDefault="00DF1F88" w:rsidP="00DF1F88">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01CB7EC"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8C88ADD"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84079F" w14:textId="77777777" w:rsidR="00DF1F88" w:rsidRDefault="00DF1F88" w:rsidP="00DF1F88">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64250F3D" w14:textId="77777777" w:rsidR="00DF1F88" w:rsidRDefault="00DF1F88" w:rsidP="00DF1F88">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CC68501" w14:textId="77777777" w:rsidR="00DF1F88" w:rsidRDefault="00DF1F88" w:rsidP="00DF1F88">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66E9679B" w14:textId="77777777" w:rsidR="00DF1F88" w:rsidRDefault="00DF1F88" w:rsidP="00DF1F88">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2338830C" w14:textId="77777777" w:rsidR="00DF1F88" w:rsidRDefault="00DF1F88" w:rsidP="00DF1F88">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A081FC0" w14:textId="77777777" w:rsidR="00DF1F88" w:rsidRDefault="00DF1F88" w:rsidP="00DF1F88">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4B6F206" w14:textId="77777777" w:rsidR="00DF1F88" w:rsidRDefault="00DF1F88" w:rsidP="00DF1F88">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696FB1E2" w14:textId="77777777" w:rsidR="00DF1F88" w:rsidRDefault="00DF1F88" w:rsidP="00DF1F88">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D0825E8" w14:textId="77777777" w:rsidR="00DF1F88" w:rsidRPr="00DF1F88" w:rsidRDefault="00DF1F88" w:rsidP="00DF1F88">
      <w:pPr>
        <w:pStyle w:val="Bibliography"/>
        <w:rPr>
          <w:lang w:val="es-ES"/>
        </w:rPr>
      </w:pPr>
      <w:r>
        <w:t xml:space="preserve">Pronk, M., Eleveld, M., &amp; Ledoux, H. (2024). Assessing Vertical Accuracy and Spatial Coverage of ICESat-2 and GEDI Spaceborne Lidar for Creating Global Terrain Models. </w:t>
      </w:r>
      <w:r w:rsidRPr="00DF1F88">
        <w:rPr>
          <w:i/>
          <w:iCs/>
          <w:lang w:val="es-ES"/>
        </w:rPr>
        <w:t>Remote Sensing</w:t>
      </w:r>
      <w:r w:rsidRPr="00DF1F88">
        <w:rPr>
          <w:lang w:val="es-ES"/>
        </w:rPr>
        <w:t xml:space="preserve">, </w:t>
      </w:r>
      <w:r w:rsidRPr="00DF1F88">
        <w:rPr>
          <w:i/>
          <w:iCs/>
          <w:lang w:val="es-ES"/>
        </w:rPr>
        <w:t>16</w:t>
      </w:r>
      <w:r w:rsidRPr="00DF1F88">
        <w:rPr>
          <w:lang w:val="es-ES"/>
        </w:rPr>
        <w:t>(13), 2259. https://doi.org/10.3390/rs16132259</w:t>
      </w:r>
    </w:p>
    <w:p w14:paraId="3CA32A52" w14:textId="77777777" w:rsidR="00DF1F88" w:rsidRDefault="00DF1F88" w:rsidP="00DF1F88">
      <w:pPr>
        <w:pStyle w:val="Bibliography"/>
      </w:pPr>
      <w:r w:rsidRPr="00DF1F88">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5A9B5B23" w14:textId="77777777" w:rsidR="00DF1F88" w:rsidRDefault="00DF1F88" w:rsidP="00DF1F88">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15043545" w14:textId="77777777" w:rsidR="00DF1F88" w:rsidRDefault="00DF1F88" w:rsidP="00DF1F88">
      <w:pPr>
        <w:pStyle w:val="Bibliography"/>
      </w:pPr>
      <w:r>
        <w:t xml:space="preserve">radt0005. (2025). </w:t>
      </w:r>
      <w:r>
        <w:rPr>
          <w:i/>
          <w:iCs/>
        </w:rPr>
        <w:t>FIADB_Direct</w:t>
      </w:r>
      <w:r>
        <w:t xml:space="preserve"> [R]. https://github.com/radt0005/FIADB_Direct (Original work published 2025)</w:t>
      </w:r>
    </w:p>
    <w:p w14:paraId="5D7C4C97" w14:textId="77777777" w:rsidR="00DF1F88" w:rsidRDefault="00DF1F88" w:rsidP="00DF1F88">
      <w:pPr>
        <w:pStyle w:val="Bibliography"/>
      </w:pPr>
      <w:r w:rsidRPr="00DF1F8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0493235C" w14:textId="77777777" w:rsidR="00DF1F88" w:rsidRDefault="00DF1F88" w:rsidP="00DF1F88">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1BC0467B" w14:textId="77777777" w:rsidR="00DF1F88" w:rsidRDefault="00DF1F88" w:rsidP="00DF1F88">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3A5CB028" w14:textId="77777777" w:rsidR="00DF1F88" w:rsidRDefault="00DF1F88" w:rsidP="00DF1F88">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10DEAF59" w14:textId="77777777" w:rsidR="00DF1F88" w:rsidRDefault="00DF1F88" w:rsidP="00DF1F88">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49F9A161" w14:textId="77777777" w:rsidR="00DF1F88" w:rsidRDefault="00DF1F88" w:rsidP="00DF1F88">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8B0DAFC" w14:textId="77777777" w:rsidR="00DF1F88" w:rsidRDefault="00DF1F88" w:rsidP="00DF1F88">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03CDB9BC" w14:textId="77777777" w:rsidR="00DF1F88" w:rsidRDefault="00DF1F88" w:rsidP="00DF1F88">
      <w:pPr>
        <w:pStyle w:val="Bibliography"/>
      </w:pPr>
      <w:r>
        <w:t xml:space="preserve">Rossum, G. van, &amp; Drake, F. L. (2010). </w:t>
      </w:r>
      <w:r>
        <w:rPr>
          <w:i/>
          <w:iCs/>
        </w:rPr>
        <w:t>The Python language reference</w:t>
      </w:r>
      <w:r>
        <w:t xml:space="preserve"> (Release 3.0.1 [Repr.]). Python Software Foundation.</w:t>
      </w:r>
    </w:p>
    <w:p w14:paraId="065B2004" w14:textId="77777777" w:rsidR="00DF1F88" w:rsidRDefault="00DF1F88" w:rsidP="00DF1F88">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70E7EE33" w14:textId="77777777" w:rsidR="00DF1F88" w:rsidRDefault="00DF1F88" w:rsidP="00DF1F88">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0CAA15F0" w14:textId="77777777" w:rsidR="00DF1F88" w:rsidRDefault="00DF1F88" w:rsidP="00DF1F88">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741851F4" w14:textId="77777777" w:rsidR="00DF1F88" w:rsidRDefault="00DF1F88" w:rsidP="00DF1F88">
      <w:pPr>
        <w:pStyle w:val="Bibliography"/>
      </w:pPr>
      <w:r>
        <w:t xml:space="preserve">Shtaynberger, J., &amp; Bar, H. (2023). </w:t>
      </w:r>
      <w:r>
        <w:rPr>
          <w:i/>
          <w:iCs/>
        </w:rPr>
        <w:t>Equivalence Testing</w:t>
      </w:r>
      <w:r>
        <w:t>. Cornell Statistical Consulting Unit. https://cscu.cornell.edu/wp-content/uploads/equiv.pdf</w:t>
      </w:r>
    </w:p>
    <w:p w14:paraId="640CFF90" w14:textId="77777777" w:rsidR="00DF1F88" w:rsidRDefault="00DF1F88" w:rsidP="00DF1F88">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1B53650" w14:textId="77777777" w:rsidR="00DF1F88" w:rsidRDefault="00DF1F88" w:rsidP="00DF1F88">
      <w:pPr>
        <w:pStyle w:val="Bibliography"/>
      </w:pPr>
      <w:r w:rsidRPr="00DF1F8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FF196B1" w14:textId="77777777" w:rsidR="00DF1F88" w:rsidRDefault="00DF1F88" w:rsidP="00DF1F88">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722EF943" w14:textId="77777777" w:rsidR="00DF1F88" w:rsidRDefault="00DF1F88" w:rsidP="00DF1F88">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0F1D6E03" w14:textId="77777777" w:rsidR="00DF1F88" w:rsidRDefault="00DF1F88" w:rsidP="00DF1F88">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77122781" w14:textId="77777777" w:rsidR="00DF1F88" w:rsidRDefault="00DF1F88" w:rsidP="00DF1F88">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E826578" w14:textId="77777777" w:rsidR="00DF1F88" w:rsidRDefault="00DF1F88" w:rsidP="00DF1F88">
      <w:pPr>
        <w:pStyle w:val="Bibliography"/>
      </w:pPr>
      <w:r>
        <w:t xml:space="preserve">The pandas development team. (2024). </w:t>
      </w:r>
      <w:r>
        <w:rPr>
          <w:i/>
          <w:iCs/>
        </w:rPr>
        <w:t>pandas-dev/pandas: Pandas</w:t>
      </w:r>
      <w:r>
        <w:t xml:space="preserve"> (Version v2.2.3) [Computer software]. Zenodo. https://doi.org/10.5281/ZENODO.3509134</w:t>
      </w:r>
    </w:p>
    <w:p w14:paraId="3B7B6BC2" w14:textId="77777777" w:rsidR="00DF1F88" w:rsidRDefault="00DF1F88" w:rsidP="00DF1F88">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08E1D00A" w14:textId="77777777" w:rsidR="00DF1F88" w:rsidRDefault="00DF1F88" w:rsidP="00DF1F88">
      <w:pPr>
        <w:pStyle w:val="Bibliography"/>
      </w:pPr>
      <w:r>
        <w:t xml:space="preserve">U.S. Department of Agriculture Forest Service. (2023, January 13). </w:t>
      </w:r>
      <w:r>
        <w:rPr>
          <w:i/>
          <w:iCs/>
        </w:rPr>
        <w:t>Forest Inventory and Analysis</w:t>
      </w:r>
      <w:r>
        <w:t>. Research. https://research.fs.usda.gov/programs/fia</w:t>
      </w:r>
    </w:p>
    <w:p w14:paraId="59F6CBF3" w14:textId="77777777" w:rsidR="00DF1F88" w:rsidRDefault="00DF1F88" w:rsidP="00DF1F88">
      <w:pPr>
        <w:pStyle w:val="Bibliography"/>
      </w:pPr>
      <w:r>
        <w:t xml:space="preserve">U.S. Department of Agriculture Forest Service. (2024). </w:t>
      </w:r>
      <w:r>
        <w:rPr>
          <w:i/>
          <w:iCs/>
        </w:rPr>
        <w:t>The Forest Inventory and Analysis Database User Guide (NFI): Vol. Database Description</w:t>
      </w:r>
      <w:r>
        <w:t>.</w:t>
      </w:r>
    </w:p>
    <w:p w14:paraId="6BFB0B95" w14:textId="77777777" w:rsidR="00DF1F88" w:rsidRDefault="00DF1F88" w:rsidP="00DF1F88">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8F838F6" w14:textId="77777777" w:rsidR="00DF1F88" w:rsidRDefault="00DF1F88" w:rsidP="00DF1F88">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ADE327" w14:textId="77777777" w:rsidR="00DF1F88" w:rsidRDefault="00DF1F88" w:rsidP="00DF1F88">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AF001F7" w14:textId="77777777" w:rsidR="00DF1F88" w:rsidRDefault="00DF1F88" w:rsidP="00DF1F88">
      <w:pPr>
        <w:pStyle w:val="Bibliography"/>
      </w:pPr>
      <w:r>
        <w:t xml:space="preserve">Wild, C. J., &amp; Seber, G. A. F. (2000). The Wilcoxon Test. In </w:t>
      </w:r>
      <w:r>
        <w:rPr>
          <w:i/>
          <w:iCs/>
        </w:rPr>
        <w:t>Chance encounters: A first course in data analysis and inference</w:t>
      </w:r>
      <w:r>
        <w:t xml:space="preserve"> (p. 10). Wiley.</w:t>
      </w:r>
    </w:p>
    <w:p w14:paraId="648866C6" w14:textId="77777777" w:rsidR="00DF1F88" w:rsidRDefault="00DF1F88" w:rsidP="00DF1F88">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5FDBB87B" w14:textId="77777777" w:rsidR="00DF1F88" w:rsidRDefault="00DF1F88" w:rsidP="00DF1F88">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0B413EDF" w14:textId="77777777" w:rsidR="00DF1F88" w:rsidRDefault="00DF1F88" w:rsidP="00DF1F88">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6115B1F9" w14:textId="77777777" w:rsidR="00DF1F88" w:rsidRDefault="00DF1F88" w:rsidP="00DF1F88">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185989CE" w14:textId="77777777" w:rsidR="00DF1F88" w:rsidRDefault="00DF1F88" w:rsidP="00DF1F88">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3E087057" w14:textId="77777777" w:rsidR="00DF1F88" w:rsidRDefault="00DF1F88" w:rsidP="00DF1F88">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64CA7E8A" w14:textId="77777777" w:rsidR="00DF1F88" w:rsidRDefault="00DF1F88" w:rsidP="00DF1F88">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4765522B" w14:textId="77777777" w:rsidR="00DF1F88" w:rsidRDefault="00DF1F88" w:rsidP="00DF1F88">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50E13E4" w14:textId="77777777" w:rsidR="00DF1F88" w:rsidRDefault="00DF1F88" w:rsidP="00DF1F88">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81DC441" w14:textId="77777777" w:rsidR="00DF1F88" w:rsidRDefault="00DF1F88" w:rsidP="00DF1F88">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8FED4D2" w14:textId="77777777" w:rsidR="00DF1F88" w:rsidRDefault="00DF1F88" w:rsidP="00DF1F88">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33742A6" w14:textId="77777777" w:rsidR="00DF1F88" w:rsidRDefault="00DF1F88" w:rsidP="00DF1F88">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EF8FE36"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6" w:name="_Toc195197926"/>
      <w:bookmarkStart w:id="107" w:name="_Toc195198133"/>
      <w:bookmarkStart w:id="108" w:name="_Toc195460519"/>
      <w:r w:rsidRPr="00806DA9">
        <w:rPr>
          <w:b/>
          <w:bCs/>
        </w:rPr>
        <w:br w:type="page"/>
      </w:r>
      <w:bookmarkEnd w:id="106"/>
      <w:bookmarkEnd w:id="107"/>
      <w:bookmarkEnd w:id="108"/>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 w:id="66" w:author="Poncy, William" w:date="2025-05-20T15:39:00Z" w:initials="WP">
    <w:p w14:paraId="7E3C3E03"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Ex w15:paraId="7E3C3E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Extensible w16cex:durableId="04D88590" w16cex:dateUtc="2025-05-20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Id w16cid:paraId="7E3C3E03" w16cid:durableId="04D88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76E23" w14:textId="77777777" w:rsidR="004E467C" w:rsidRDefault="004E467C">
      <w:r>
        <w:separator/>
      </w:r>
    </w:p>
  </w:endnote>
  <w:endnote w:type="continuationSeparator" w:id="0">
    <w:p w14:paraId="7545B915" w14:textId="77777777" w:rsidR="004E467C" w:rsidRDefault="004E4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2A939" w14:textId="77777777" w:rsidR="004E467C" w:rsidRDefault="004E467C">
      <w:r>
        <w:separator/>
      </w:r>
    </w:p>
  </w:footnote>
  <w:footnote w:type="continuationSeparator" w:id="0">
    <w:p w14:paraId="3F0CE428" w14:textId="77777777" w:rsidR="004E467C" w:rsidRDefault="004E46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7110"/>
    <w:rsid w:val="0008020F"/>
    <w:rsid w:val="00082C51"/>
    <w:rsid w:val="0008494A"/>
    <w:rsid w:val="00085C3F"/>
    <w:rsid w:val="0008790D"/>
    <w:rsid w:val="000914F1"/>
    <w:rsid w:val="000930D1"/>
    <w:rsid w:val="000A51F0"/>
    <w:rsid w:val="000A701C"/>
    <w:rsid w:val="000B377E"/>
    <w:rsid w:val="000B4BCD"/>
    <w:rsid w:val="000D185C"/>
    <w:rsid w:val="000D197D"/>
    <w:rsid w:val="000D2EDB"/>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8B"/>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328F"/>
    <w:rsid w:val="00203A5F"/>
    <w:rsid w:val="00211A2F"/>
    <w:rsid w:val="00214907"/>
    <w:rsid w:val="00216F5C"/>
    <w:rsid w:val="002309D3"/>
    <w:rsid w:val="002310A0"/>
    <w:rsid w:val="0024481A"/>
    <w:rsid w:val="00250E14"/>
    <w:rsid w:val="0025402D"/>
    <w:rsid w:val="00254B5D"/>
    <w:rsid w:val="002652C5"/>
    <w:rsid w:val="00265EDC"/>
    <w:rsid w:val="00266F86"/>
    <w:rsid w:val="00270139"/>
    <w:rsid w:val="00272985"/>
    <w:rsid w:val="0027349A"/>
    <w:rsid w:val="002823E0"/>
    <w:rsid w:val="00283073"/>
    <w:rsid w:val="00287510"/>
    <w:rsid w:val="002A03A2"/>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40179C"/>
    <w:rsid w:val="004113E2"/>
    <w:rsid w:val="00415D98"/>
    <w:rsid w:val="0041788B"/>
    <w:rsid w:val="004216C4"/>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5FF2"/>
    <w:rsid w:val="004C6C4F"/>
    <w:rsid w:val="004D536B"/>
    <w:rsid w:val="004D6905"/>
    <w:rsid w:val="004E153D"/>
    <w:rsid w:val="004E467C"/>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E1B17"/>
    <w:rsid w:val="005F39AC"/>
    <w:rsid w:val="006020A9"/>
    <w:rsid w:val="00607EE2"/>
    <w:rsid w:val="00617E55"/>
    <w:rsid w:val="0062222A"/>
    <w:rsid w:val="0062229A"/>
    <w:rsid w:val="00623B53"/>
    <w:rsid w:val="0062761C"/>
    <w:rsid w:val="00632552"/>
    <w:rsid w:val="006410E6"/>
    <w:rsid w:val="00641BA5"/>
    <w:rsid w:val="006422DB"/>
    <w:rsid w:val="006430EE"/>
    <w:rsid w:val="0065191E"/>
    <w:rsid w:val="0068343D"/>
    <w:rsid w:val="00683ECA"/>
    <w:rsid w:val="00696FFF"/>
    <w:rsid w:val="006A3BEB"/>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6CC5"/>
    <w:rsid w:val="0070152C"/>
    <w:rsid w:val="00702F59"/>
    <w:rsid w:val="007034E2"/>
    <w:rsid w:val="00722C3E"/>
    <w:rsid w:val="00765452"/>
    <w:rsid w:val="007672A1"/>
    <w:rsid w:val="00771EB8"/>
    <w:rsid w:val="00781C86"/>
    <w:rsid w:val="00785C87"/>
    <w:rsid w:val="00787118"/>
    <w:rsid w:val="00792919"/>
    <w:rsid w:val="007A0BD5"/>
    <w:rsid w:val="007A5B47"/>
    <w:rsid w:val="007B42C1"/>
    <w:rsid w:val="007C0F9E"/>
    <w:rsid w:val="007D1786"/>
    <w:rsid w:val="007D3ACA"/>
    <w:rsid w:val="007D51DE"/>
    <w:rsid w:val="007E51C6"/>
    <w:rsid w:val="007F755C"/>
    <w:rsid w:val="008060E4"/>
    <w:rsid w:val="00806DA9"/>
    <w:rsid w:val="00820ACB"/>
    <w:rsid w:val="0082222D"/>
    <w:rsid w:val="00825129"/>
    <w:rsid w:val="00850462"/>
    <w:rsid w:val="008611C4"/>
    <w:rsid w:val="00863212"/>
    <w:rsid w:val="00863538"/>
    <w:rsid w:val="008638FC"/>
    <w:rsid w:val="008662EF"/>
    <w:rsid w:val="00870852"/>
    <w:rsid w:val="008779DD"/>
    <w:rsid w:val="008845FE"/>
    <w:rsid w:val="00884DE5"/>
    <w:rsid w:val="00891D82"/>
    <w:rsid w:val="008A7468"/>
    <w:rsid w:val="008C2262"/>
    <w:rsid w:val="008F249C"/>
    <w:rsid w:val="008F71F3"/>
    <w:rsid w:val="009005FB"/>
    <w:rsid w:val="00911389"/>
    <w:rsid w:val="00911CD7"/>
    <w:rsid w:val="009155A8"/>
    <w:rsid w:val="00930A99"/>
    <w:rsid w:val="009343D6"/>
    <w:rsid w:val="00945A02"/>
    <w:rsid w:val="00955B2F"/>
    <w:rsid w:val="0096026D"/>
    <w:rsid w:val="009623B9"/>
    <w:rsid w:val="009647E5"/>
    <w:rsid w:val="00966B8C"/>
    <w:rsid w:val="009728E5"/>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64BB"/>
    <w:rsid w:val="00A36E96"/>
    <w:rsid w:val="00A4179D"/>
    <w:rsid w:val="00A5295D"/>
    <w:rsid w:val="00A53532"/>
    <w:rsid w:val="00A67663"/>
    <w:rsid w:val="00A712AA"/>
    <w:rsid w:val="00A72C29"/>
    <w:rsid w:val="00A75068"/>
    <w:rsid w:val="00A831F0"/>
    <w:rsid w:val="00A85759"/>
    <w:rsid w:val="00A87895"/>
    <w:rsid w:val="00A92D02"/>
    <w:rsid w:val="00A96568"/>
    <w:rsid w:val="00A973B4"/>
    <w:rsid w:val="00A9771C"/>
    <w:rsid w:val="00AA2292"/>
    <w:rsid w:val="00AA3866"/>
    <w:rsid w:val="00AA7039"/>
    <w:rsid w:val="00AB018F"/>
    <w:rsid w:val="00AB0F80"/>
    <w:rsid w:val="00AC0C22"/>
    <w:rsid w:val="00AC10D0"/>
    <w:rsid w:val="00AD3843"/>
    <w:rsid w:val="00AD6039"/>
    <w:rsid w:val="00AD73AF"/>
    <w:rsid w:val="00AF48AB"/>
    <w:rsid w:val="00B01ADA"/>
    <w:rsid w:val="00B02E32"/>
    <w:rsid w:val="00B04999"/>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0245"/>
    <w:rsid w:val="00BA1401"/>
    <w:rsid w:val="00BA4C7A"/>
    <w:rsid w:val="00BA50EB"/>
    <w:rsid w:val="00BB77A8"/>
    <w:rsid w:val="00BC1FA7"/>
    <w:rsid w:val="00BD3F1F"/>
    <w:rsid w:val="00BD79AB"/>
    <w:rsid w:val="00C02426"/>
    <w:rsid w:val="00C03E88"/>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5A"/>
    <w:rsid w:val="00D47227"/>
    <w:rsid w:val="00D62110"/>
    <w:rsid w:val="00D64EAF"/>
    <w:rsid w:val="00D66D45"/>
    <w:rsid w:val="00D7446C"/>
    <w:rsid w:val="00D8335E"/>
    <w:rsid w:val="00D8531F"/>
    <w:rsid w:val="00D85423"/>
    <w:rsid w:val="00D8601B"/>
    <w:rsid w:val="00D87020"/>
    <w:rsid w:val="00D962E2"/>
    <w:rsid w:val="00D97AA2"/>
    <w:rsid w:val="00DB265E"/>
    <w:rsid w:val="00DB4CAE"/>
    <w:rsid w:val="00DB5890"/>
    <w:rsid w:val="00DB68A2"/>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037D"/>
    <w:rsid w:val="00F25D76"/>
    <w:rsid w:val="00F26591"/>
    <w:rsid w:val="00F351E3"/>
    <w:rsid w:val="00F52132"/>
    <w:rsid w:val="00F54DA5"/>
    <w:rsid w:val="00F6134D"/>
    <w:rsid w:val="00F676DA"/>
    <w:rsid w:val="00F721CD"/>
    <w:rsid w:val="00F73972"/>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155</Pages>
  <Words>72933</Words>
  <Characters>415721</Characters>
  <Application>Microsoft Office Word</Application>
  <DocSecurity>0</DocSecurity>
  <Lines>3464</Lines>
  <Paragraphs>975</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487679</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9</cp:revision>
  <cp:lastPrinted>2025-04-28T16:13:00Z</cp:lastPrinted>
  <dcterms:created xsi:type="dcterms:W3CDTF">2025-05-20T19:28:00Z</dcterms:created>
  <dcterms:modified xsi:type="dcterms:W3CDTF">2025-05-20T19:42:00Z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id="RF3bxnaG"/&gt;&lt;style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