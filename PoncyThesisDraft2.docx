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7F2AE5">
      <w:pPr>
        <w:pStyle w:val="ListParagraph"/>
        <w:numPr>
          <w:ilvl w:val="1"/>
          <w:numId w:val="18"/>
        </w:numPr>
        <w:spacing w:line="360" w:lineRule="auto"/>
      </w:pPr>
      <w:r>
        <w:t>Statistical Methods Used</w:t>
      </w:r>
      <w:r w:rsidR="004B0211">
        <w:t>………………………………………………………..18</w:t>
      </w:r>
    </w:p>
    <w:p w14:paraId="67AF9FAB" w14:textId="76D10793" w:rsidR="00E738D0" w:rsidRDefault="00E738D0" w:rsidP="007F2AE5">
      <w:pPr>
        <w:pStyle w:val="ListParagraph"/>
        <w:numPr>
          <w:ilvl w:val="2"/>
          <w:numId w:val="18"/>
        </w:numPr>
        <w:spacing w:line="360" w:lineRule="auto"/>
      </w:pPr>
      <w:r>
        <w:t>Linear Regression Model</w:t>
      </w:r>
      <w:r w:rsidR="004B0211">
        <w:t>………………………………………………...18</w:t>
      </w:r>
    </w:p>
    <w:p w14:paraId="5FF6D69B" w14:textId="7D8AA376" w:rsidR="00E738D0" w:rsidRDefault="00E738D0" w:rsidP="007F2AE5">
      <w:pPr>
        <w:pStyle w:val="ListParagraph"/>
        <w:numPr>
          <w:ilvl w:val="2"/>
          <w:numId w:val="18"/>
        </w:numPr>
        <w:spacing w:line="360" w:lineRule="auto"/>
      </w:pPr>
      <w:r>
        <w:t>Equivalence Test</w:t>
      </w:r>
      <w:r w:rsidR="004B0211">
        <w:t>…………………………………………………………18</w:t>
      </w:r>
    </w:p>
    <w:p w14:paraId="7038D836" w14:textId="4BA3CA9D" w:rsidR="00E738D0" w:rsidRDefault="007F2AE5" w:rsidP="007F2AE5">
      <w:pPr>
        <w:pStyle w:val="ListParagraph"/>
        <w:numPr>
          <w:ilvl w:val="2"/>
          <w:numId w:val="18"/>
        </w:numPr>
        <w:spacing w:line="360" w:lineRule="auto"/>
      </w:pPr>
      <w:r w:rsidRPr="007F2AE5">
        <w:t>Wilcoxon Rank</w:t>
      </w:r>
      <w:r w:rsidR="00591F9C">
        <w:t xml:space="preserve"> </w:t>
      </w:r>
      <w:r w:rsidRPr="007F2AE5">
        <w:t>Sum Test</w:t>
      </w:r>
      <w:r w:rsidR="004B0211">
        <w:t>………………</w:t>
      </w:r>
      <w:r>
        <w:t>.</w:t>
      </w:r>
      <w:r w:rsidR="004B0211">
        <w:t>……………………………….19</w:t>
      </w:r>
    </w:p>
    <w:p w14:paraId="10856178" w14:textId="09D71E34" w:rsidR="00E738D0" w:rsidRDefault="00E738D0" w:rsidP="007F2AE5">
      <w:pPr>
        <w:pStyle w:val="ListParagraph"/>
        <w:numPr>
          <w:ilvl w:val="2"/>
          <w:numId w:val="18"/>
        </w:numPr>
        <w:spacing w:line="360" w:lineRule="auto"/>
      </w:pPr>
      <w:r>
        <w:t>Mann Kendall Test</w:t>
      </w:r>
      <w:r w:rsidR="004B0211">
        <w:t>……………………………………………………….19</w:t>
      </w:r>
    </w:p>
    <w:p w14:paraId="4903E559" w14:textId="545E81A7" w:rsidR="00E738D0" w:rsidRDefault="00E738D0" w:rsidP="007F2AE5">
      <w:pPr>
        <w:pStyle w:val="ListParagraph"/>
        <w:numPr>
          <w:ilvl w:val="2"/>
          <w:numId w:val="18"/>
        </w:numPr>
        <w:spacing w:line="360" w:lineRule="auto"/>
      </w:pPr>
      <w:r>
        <w:t>Bonferroni Correction</w:t>
      </w:r>
      <w:r w:rsidR="004B0211">
        <w:t>……………………………………………………20</w:t>
      </w:r>
    </w:p>
    <w:p w14:paraId="30420D85" w14:textId="44CD221E" w:rsidR="00E738D0" w:rsidRDefault="00E738D0" w:rsidP="007F2AE5">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commentRangeStart w:id="6"/>
      <w:r w:rsidRPr="001D54FA">
        <w:rPr>
          <w:b/>
          <w:bCs/>
          <w:strike/>
          <w:color w:val="EE0000"/>
        </w:rPr>
        <w:t xml:space="preserve">Table 10. </w:t>
      </w:r>
      <w:r w:rsidRPr="001D54FA">
        <w:rPr>
          <w:strike/>
          <w:color w:val="EE0000"/>
        </w:rPr>
        <w:t>Number and proportion of ATL08 segments by group…………….….……...38</w:t>
      </w:r>
      <w:commentRangeEnd w:id="6"/>
      <w:r w:rsidR="000930D1">
        <w:rPr>
          <w:rStyle w:val="CommentReference"/>
        </w:rPr>
        <w:commentReference w:id="6"/>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7" w:name="_Toc195197916"/>
      <w:bookmarkStart w:id="8" w:name="_Toc195198123"/>
      <w:bookmarkStart w:id="9"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6145273D"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6F1694">
        <w:instrText xml:space="preserve"> ADDIN ZOTERO_ITEM CSL_CITATION {"citationID":"JUu2U5lH","properties":{"formattedCitation":"(Psistaki et al., 2024)","plainCitation":"(Psistaki et al., 2024)","noteIndex":0},"citationItems":[{"id":"qY3oXqI6/IGujIENN","uris":["http://zotero.org/users/16907877/items/CG924FGN"],"itemData":{"id":338,"type":"article-journal","abstract":"Nowadays,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(Psistaki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7"/>
      <w:bookmarkEnd w:id="8"/>
      <w:bookmarkEnd w:id="9"/>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10" w:name="_Toc195197917"/>
      <w:bookmarkStart w:id="11" w:name="_Toc195198124"/>
      <w:bookmarkStart w:id="12" w:name="_Toc195460485"/>
      <w:r w:rsidRPr="00FA3903">
        <w:rPr>
          <w:b/>
          <w:bCs/>
        </w:rPr>
        <w:t>Forest Structure with LiDAR</w:t>
      </w:r>
      <w:bookmarkEnd w:id="10"/>
      <w:bookmarkEnd w:id="11"/>
      <w:bookmarkEnd w:id="12"/>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3" w:name="_Toc195197918"/>
      <w:bookmarkStart w:id="14" w:name="_Toc195198125"/>
      <w:bookmarkStart w:id="15" w:name="_Toc195460486"/>
      <w:r w:rsidRPr="00FA3903">
        <w:rPr>
          <w:b/>
          <w:bCs/>
        </w:rPr>
        <w:t>Airborne Laser Scanning</w:t>
      </w:r>
      <w:bookmarkEnd w:id="13"/>
      <w:bookmarkEnd w:id="14"/>
      <w:bookmarkEnd w:id="15"/>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0B2495FF"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6F1694">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qY3oXqI6/qYGEGrrl","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6" w:name="_Toc195197919"/>
      <w:bookmarkStart w:id="17" w:name="_Toc195198126"/>
      <w:bookmarkStart w:id="18" w:name="_Toc195460487"/>
      <w:r w:rsidRPr="00FA3903">
        <w:rPr>
          <w:b/>
          <w:bCs/>
        </w:rPr>
        <w:t>Spaceborne LiDAR</w:t>
      </w:r>
      <w:bookmarkEnd w:id="16"/>
      <w:bookmarkEnd w:id="17"/>
      <w:bookmarkEnd w:id="18"/>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(F. 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9" w:name="_Toc195197920"/>
      <w:bookmarkStart w:id="20" w:name="_Toc195198127"/>
      <w:bookmarkStart w:id="21" w:name="_Toc195460488"/>
      <w:r>
        <w:rPr>
          <w:b/>
          <w:bCs/>
        </w:rPr>
        <w:t>ICESat-2</w:t>
      </w:r>
    </w:p>
    <w:p w14:paraId="1EBC1A20" w14:textId="1A98FE36" w:rsidR="00C02426" w:rsidRDefault="00C02426" w:rsidP="00C02426">
      <w:pPr>
        <w:spacing w:line="360" w:lineRule="auto"/>
      </w:pPr>
      <w:r>
        <w:tab/>
        <w:t xml:space="preserve">The ICESat-2 satellite employs the Advanced Topographic Laser Altimeter System (ATLAS), a photon-counting LiDAR instrument, to </w:t>
      </w:r>
      <w:r w:rsidR="00F6134D">
        <w:t xml:space="preserve">measure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2" w:author="Poncy, William" w:date="2025-01-16T23:13:00Z">
        <w:r w:rsidR="00C02426">
          <w:t>beam pairs are separated by ~3 kilometers</w:t>
        </w:r>
      </w:ins>
      <w:r w:rsidR="00C02426">
        <w:t xml:space="preserve"> </w:t>
      </w:r>
      <w:ins w:id="23"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4" w:author="Poncy, William" w:date="2025-01-16T23:13:00Z">
        <w:r w:rsidR="00C02426">
          <w:fldChar w:fldCharType="separate"/>
        </w:r>
      </w:ins>
      <w:r w:rsidR="00C02426" w:rsidRPr="00114361">
        <w:t>(Markus et al., 2017)</w:t>
      </w:r>
      <w:ins w:id="25"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6" w:author="Poncy, William" w:date="2025-01-16T23:13:00Z">
        <w:r w:rsidR="00C02426">
          <w:t xml:space="preserve">a </w:t>
        </w:r>
      </w:ins>
      <w:r w:rsidR="00C02426">
        <w:t xml:space="preserve">laser frequency of 10 kHz, </w:t>
      </w:r>
      <w:ins w:id="27" w:author="Poncy, William" w:date="2025-01-16T23:13:00Z">
        <w:r w:rsidR="00C02426">
          <w:t xml:space="preserve">the ATLAS </w:t>
        </w:r>
      </w:ins>
      <w:r w:rsidR="00C02426">
        <w:t>instrument achieves</w:t>
      </w:r>
      <w:ins w:id="28" w:author="Poncy, William" w:date="2025-01-16T23:13:00Z">
        <w:r w:rsidR="00C02426">
          <w:t xml:space="preserve"> </w:t>
        </w:r>
      </w:ins>
      <w:r w:rsidR="00C02426">
        <w:t xml:space="preserve">an along-track </w:t>
      </w:r>
      <w:ins w:id="29" w:author="Poncy, William" w:date="2025-01-16T23:13:00Z">
        <w:r w:rsidR="00C02426">
          <w:t>sampling interval of 70 centimeter</w:t>
        </w:r>
      </w:ins>
      <w:r w:rsidR="00C02426">
        <w:t xml:space="preserve">s. This generates </w:t>
      </w:r>
      <w:ins w:id="30" w:author="Poncy, William" w:date="2025-01-16T23:13:00Z">
        <w:r w:rsidR="00C02426">
          <w:t>strong overlap between shots</w:t>
        </w:r>
      </w:ins>
      <w:r w:rsidR="00C02426">
        <w:t xml:space="preserve"> to</w:t>
      </w:r>
      <w:ins w:id="31" w:author="Poncy, William" w:date="2025-01-16T23:13:00Z">
        <w:r w:rsidR="00C02426">
          <w:t xml:space="preserve"> determine </w:t>
        </w:r>
      </w:ins>
      <w:r w:rsidR="00C02426">
        <w:t xml:space="preserve">terrain </w:t>
      </w:r>
      <w:ins w:id="32"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77777777" w:rsidR="0039531E" w:rsidRDefault="00C02426" w:rsidP="006D58E3">
      <w:pPr>
        <w:spacing w:line="360" w:lineRule="auto"/>
      </w:pPr>
      <w:r>
        <w:tab/>
      </w:r>
      <w:r w:rsidR="006D58E3">
        <w:t xml:space="preserve">Though primarily designed for ice sheet monitoring, ICESat-2 </w:t>
      </w:r>
      <w:r w:rsidR="0039531E">
        <w:t xml:space="preserve">measurements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51C4FD33"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 xml:space="preserve">report an underestimation of canopy heights by ATL08 segments-primarily due to the sampling rate of the ATLAS instrument-the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3"/>
      <w:r w:rsidR="006D58E3" w:rsidRPr="00362D80">
        <w:t xml:space="preserve">ALS data has shown mean biases ranging from </w:t>
      </w:r>
      <w:r w:rsidR="006D58E3">
        <w:t xml:space="preserve">-1.71 meters across diverse biomes, with strong performance in conifer forests, to 3.05 meters in boreal forests.  </w:t>
      </w:r>
      <w:commentRangeEnd w:id="33"/>
      <w:r w:rsidR="006E1FEF">
        <w:rPr>
          <w:rStyle w:val="CommentReference"/>
        </w:rPr>
        <w:commentReference w:id="33"/>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(F. 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lastRenderedPageBreak/>
        <w:tab/>
      </w:r>
      <w:r>
        <w:t xml:space="preserve">These challenges notwithstanding, ICESat-2’s near-global coverage and high geolocation accuracy (&lt;5m) offer a unique advantage over GEDI to track forest dynamics 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9"/>
      <w:bookmarkEnd w:id="20"/>
      <w:bookmarkEnd w:id="21"/>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2BC0B9CF" w:rsidR="00966B8C" w:rsidRDefault="00966B8C" w:rsidP="00966B8C">
      <w:pPr>
        <w:pStyle w:val="ListParagraph"/>
        <w:numPr>
          <w:ilvl w:val="0"/>
          <w:numId w:val="14"/>
        </w:numPr>
        <w:tabs>
          <w:tab w:val="left" w:pos="630"/>
        </w:tabs>
        <w:spacing w:line="360" w:lineRule="auto"/>
      </w:pPr>
      <w:r>
        <w:t>To what extent can ICESat-2 ATL08 detect forest height change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4" w:name="_Toc195197921"/>
      <w:bookmarkStart w:id="35" w:name="_Toc195198128"/>
      <w:bookmarkStart w:id="36" w:name="_Toc195460489"/>
      <w:r w:rsidRPr="00FA3903">
        <w:rPr>
          <w:b/>
          <w:bCs/>
        </w:rPr>
        <w:t>Methods</w:t>
      </w:r>
      <w:bookmarkEnd w:id="34"/>
      <w:bookmarkEnd w:id="35"/>
      <w:bookmarkEnd w:id="36"/>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7" w:name="_Toc195460490"/>
      <w:bookmarkStart w:id="38" w:name="_Toc195197922"/>
      <w:bookmarkStart w:id="39" w:name="_Toc195198129"/>
      <w:r w:rsidRPr="00FA3903">
        <w:rPr>
          <w:b/>
          <w:bCs/>
        </w:rPr>
        <w:t>Study Area</w:t>
      </w:r>
      <w:bookmarkEnd w:id="37"/>
    </w:p>
    <w:p w14:paraId="58B668FA" w14:textId="43C6ADCF"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The study area of this research is defined as the collective boundaries of the 3DEP Hurricane Florence ALS projects (Figure 1). The study area comprises ~5.1 million total hectares in the Eastern portion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7CE5F178">
            <wp:extent cx="4138366" cy="3200400"/>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8366" cy="3200400"/>
                    </a:xfrm>
                    <a:prstGeom prst="rect">
                      <a:avLst/>
                    </a:prstGeom>
                    <a:noFill/>
                    <a:ln>
                      <a:noFill/>
                    </a:ln>
                  </pic:spPr>
                </pic:pic>
              </a:graphicData>
            </a:graphic>
          </wp:inline>
        </w:drawing>
      </w:r>
    </w:p>
    <w:p w14:paraId="68E61F40" w14:textId="5C31C35C"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5E1AA5">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7972F224"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 (NLCD).</w:t>
      </w:r>
      <w:r>
        <w:t xml:space="preserve"> </w:t>
      </w:r>
      <w:commentRangeStart w:id="40"/>
      <w:r>
        <w:t xml:space="preserve">Finally, the chosen study area falls within </w:t>
      </w:r>
      <w:r w:rsidR="002D68AC">
        <w:t xml:space="preserve">the </w:t>
      </w:r>
      <w:r>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be more conducive to accurate ATL08 canopy height estimation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40"/>
      <w:r w:rsidR="003C04FA">
        <w:rPr>
          <w:rStyle w:val="CommentReference"/>
        </w:rPr>
        <w:commentReference w:id="40"/>
      </w:r>
    </w:p>
    <w:p w14:paraId="61047824" w14:textId="77777777" w:rsidR="00884DE5" w:rsidRDefault="00884DE5" w:rsidP="00FF639F">
      <w:pPr>
        <w:numPr>
          <w:ilvl w:val="1"/>
          <w:numId w:val="9"/>
        </w:numPr>
        <w:spacing w:line="360" w:lineRule="auto"/>
        <w:rPr>
          <w:b/>
          <w:bCs/>
        </w:rPr>
      </w:pPr>
      <w:bookmarkStart w:id="41" w:name="_Toc195460491"/>
      <w:r w:rsidRPr="00FA3903">
        <w:rPr>
          <w:b/>
          <w:bCs/>
        </w:rPr>
        <w:t>Data Products</w:t>
      </w:r>
      <w:bookmarkEnd w:id="41"/>
    </w:p>
    <w:p w14:paraId="0381E53C" w14:textId="77777777" w:rsidR="00A2362E" w:rsidRPr="00E82CA1" w:rsidRDefault="00A2362E" w:rsidP="00FF639F">
      <w:pPr>
        <w:spacing w:line="360" w:lineRule="auto"/>
        <w:ind w:firstLine="360"/>
      </w:pPr>
      <w:r>
        <w:lastRenderedPageBreak/>
        <w:t>This research utilizes ICESat-2 ATL08 canopy height data to assess changes in forest height over time. To focus exclusively on forested areas, land cover data from the Annual National Landcover Database was utilized was used to identify forested regions within the study area. The disturbance history of these areas was derived from the Landscape Change Monitoring System developed by the U.S. Forest Service. ALS data from the USGS 3D</w:t>
      </w:r>
      <w:r w:rsidR="00E82CA1">
        <w:t xml:space="preserve">EP </w:t>
      </w:r>
      <w:r>
        <w:t xml:space="preserve">was used as ground truth reference data to validate </w:t>
      </w:r>
      <w:r w:rsidR="00E82CA1">
        <w:t xml:space="preserve">ATL08 </w:t>
      </w:r>
      <w:r>
        <w:t xml:space="preserve">canopy height estimates, assess spatial biases in ICESat-2 coverage locations. Finally, data from the U.S. Forest Service’s Forest Inventory and Analysis program provide local, repeat measurement plot surveys for determining changes in canopy height throughout time expected within our study area. </w:t>
      </w:r>
    </w:p>
    <w:p w14:paraId="2943CE58" w14:textId="6DF7E3F4" w:rsidR="00884DE5" w:rsidRDefault="00884DE5" w:rsidP="00FF639F">
      <w:pPr>
        <w:numPr>
          <w:ilvl w:val="2"/>
          <w:numId w:val="9"/>
        </w:numPr>
        <w:spacing w:line="360" w:lineRule="auto"/>
        <w:rPr>
          <w:b/>
          <w:bCs/>
        </w:rPr>
      </w:pPr>
      <w:bookmarkStart w:id="42" w:name="_Toc195460492"/>
      <w:r w:rsidRPr="00FA3903">
        <w:rPr>
          <w:b/>
          <w:bCs/>
        </w:rPr>
        <w:t>ALS</w:t>
      </w:r>
      <w:bookmarkEnd w:id="42"/>
    </w:p>
    <w:p w14:paraId="294FCB81" w14:textId="09D0EF6A"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Pr>
          <w:color w:val="000000"/>
        </w:rPr>
        <w:t>‘</w:t>
      </w:r>
      <w:r w:rsidRPr="00E82CA1">
        <w:rPr>
          <w:color w:val="000000"/>
        </w:rPr>
        <w:t>ground truth</w:t>
      </w:r>
      <w:r>
        <w:rPr>
          <w:color w:val="000000"/>
        </w:rPr>
        <w:t>’</w:t>
      </w:r>
      <w:r w:rsidRPr="00E82CA1">
        <w:rPr>
          <w:color w:val="000000"/>
        </w:rPr>
        <w:t xml:space="preserve"> for validating </w:t>
      </w:r>
      <w:r>
        <w:rPr>
          <w:color w:val="000000"/>
        </w:rPr>
        <w:t xml:space="preserve">ATL08 </w:t>
      </w:r>
      <w:r w:rsidRPr="00E82CA1">
        <w:rPr>
          <w:color w:val="000000"/>
        </w:rPr>
        <w:t xml:space="preserve">canopy heights.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 xml:space="preserve">A custom Python script (Appendix </w:t>
      </w:r>
      <w:r w:rsidR="007D3ACA">
        <w:rPr>
          <w:color w:val="000000"/>
        </w:rPr>
        <w:t>7</w:t>
      </w:r>
      <w:r w:rsidRPr="00E82CA1">
        <w:rPr>
          <w:color w:val="000000"/>
        </w:rPr>
        <w:t xml:space="preserve">.1) 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(EPT)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3" w:name="_Toc195460493"/>
      <w:r w:rsidRPr="00FA3903">
        <w:rPr>
          <w:b/>
          <w:bCs/>
        </w:rPr>
        <w:t xml:space="preserve">ICESat-2 </w:t>
      </w:r>
      <w:r w:rsidR="009D4C49">
        <w:rPr>
          <w:b/>
          <w:bCs/>
        </w:rPr>
        <w:t xml:space="preserve">ATL08 </w:t>
      </w:r>
      <w:bookmarkEnd w:id="43"/>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From the 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w:t>
      </w:r>
      <w:r w:rsidR="00E82CA1">
        <w:lastRenderedPageBreak/>
        <w:t xml:space="preserve">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3C3E1AC6"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 </w:t>
      </w:r>
    </w:p>
    <w:p w14:paraId="10A44A03" w14:textId="4C034A5B" w:rsidR="00E82CA1" w:rsidRPr="00FA3903" w:rsidRDefault="00E82CA1" w:rsidP="00FF639F">
      <w:pPr>
        <w:spacing w:line="360" w:lineRule="auto"/>
        <w:ind w:firstLine="360"/>
        <w:rPr>
          <w:b/>
          <w:bCs/>
        </w:rPr>
      </w:pPr>
      <w:r w:rsidRPr="00E82CA1">
        <w:rPr>
          <w:color w:val="000000"/>
        </w:rPr>
        <w:t>For this study, all ATL08 data collected between October 14</w:t>
      </w:r>
      <w:r w:rsidRPr="00E82CA1">
        <w:rPr>
          <w:color w:val="000000"/>
          <w:vertAlign w:val="superscript"/>
        </w:rPr>
        <w:t>th</w:t>
      </w:r>
      <w:r w:rsidRPr="00E82CA1">
        <w:rPr>
          <w:color w:val="000000"/>
        </w:rPr>
        <w:t>, 2018, and January 17</w:t>
      </w:r>
      <w:r w:rsidRPr="00E82CA1">
        <w:rPr>
          <w:color w:val="000000"/>
          <w:vertAlign w:val="superscript"/>
        </w:rPr>
        <w:t>th</w:t>
      </w:r>
      <w:r w:rsidRPr="00E82CA1">
        <w:rPr>
          <w:color w:val="000000"/>
        </w:rPr>
        <w:t>, 2025 within the extent of the study area was downloaded from the NASA Earthdata Search (</w:t>
      </w:r>
      <w:hyperlink r:id="rId16" w:history="1">
        <w:r w:rsidRPr="00E82CA1">
          <w:rPr>
            <w:rStyle w:val="Hyperlink"/>
            <w:color w:val="000000"/>
          </w:rPr>
          <w:t>https://search.earthdata.nasa.gov/search</w:t>
        </w:r>
      </w:hyperlink>
      <w:r w:rsidRPr="00E82CA1">
        <w:rPr>
          <w:color w:val="000000"/>
        </w:rPr>
        <w:t>),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4" w:name="_Toc195460494"/>
      <w:r w:rsidRPr="00FA3903">
        <w:rPr>
          <w:b/>
          <w:bCs/>
        </w:rPr>
        <w:t>National Land Cover Database</w:t>
      </w:r>
      <w:bookmarkEnd w:id="44"/>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77777777"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w:t>
      </w:r>
      <w:r>
        <w:lastRenderedPageBreak/>
        <w:t>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Pr="006D782B">
        <w:t>https://www.mrlc.gov/data</w:t>
      </w:r>
      <w:r>
        <w:t>). Land cover for the contiguous United States was downloaded for the most recent year available, 2023, to provide the most up-to-date representation of forest extent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5" w:name="_Toc195460495"/>
      <w:r w:rsidRPr="00FA3903">
        <w:rPr>
          <w:b/>
          <w:bCs/>
        </w:rPr>
        <w:t>Landscape Change Monitoring System</w:t>
      </w:r>
      <w:bookmarkEnd w:id="45"/>
    </w:p>
    <w:p w14:paraId="61C36FC1" w14:textId="6376F74B"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of change: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7777777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an abrupt disturbance to vegetation cover (fire, harvesting, mechanical disturbance), slow loss events indicate gradual structural or spectral decline, while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w:t>
      </w:r>
      <w:r>
        <w:lastRenderedPageBreak/>
        <w:t>Landscape Change Monitoring System data archive (</w:t>
      </w:r>
      <w:r w:rsidRPr="003538E2">
        <w:t>https://apps.fs.usda.gov/lcms-viewer/home.html#download</w:t>
      </w:r>
      <w:r>
        <w:t>)</w:t>
      </w:r>
    </w:p>
    <w:p w14:paraId="5AC41535" w14:textId="77777777" w:rsidR="00884DE5" w:rsidRDefault="00884DE5" w:rsidP="00FF639F">
      <w:pPr>
        <w:numPr>
          <w:ilvl w:val="2"/>
          <w:numId w:val="9"/>
        </w:numPr>
        <w:spacing w:line="360" w:lineRule="auto"/>
        <w:rPr>
          <w:b/>
          <w:bCs/>
        </w:rPr>
      </w:pPr>
      <w:bookmarkStart w:id="46" w:name="_Toc195460496"/>
      <w:r w:rsidRPr="00FA3903">
        <w:rPr>
          <w:b/>
          <w:bCs/>
        </w:rPr>
        <w:t>Forest Inventory &amp; Analysis Program</w:t>
      </w:r>
      <w:bookmarkEnd w:id="46"/>
    </w:p>
    <w:p w14:paraId="2F6E7C0E" w14:textId="757EC327"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w:t>
      </w:r>
      <w:r w:rsidR="004C6C4F">
        <w:t xml:space="preserve">the </w:t>
      </w:r>
      <w:r>
        <w:t xml:space="preserve">NFI plots within the study area </w:t>
      </w:r>
      <w:r w:rsidR="004C6C4F">
        <w:t>was obtained</w:t>
      </w:r>
      <w:r>
        <w:t xml:space="preserve"> </w:t>
      </w:r>
      <w:r w:rsidR="004C6C4F">
        <w:t>from the North Carolina Forest Inventory and Analysis database</w:t>
      </w:r>
      <w:r w:rsidR="004C6C4F" w:rsidRPr="00B43FD8">
        <w:t xml:space="preserve"> </w:t>
      </w:r>
      <w:r w:rsidR="004C6C4F">
        <w:t xml:space="preserve">using a custom R </w:t>
      </w:r>
      <w:r w:rsidR="004C6C4F" w:rsidRPr="00B43FD8">
        <w:t xml:space="preserve">script </w:t>
      </w:r>
      <w:r w:rsidRPr="00B43FD8">
        <w:t xml:space="preserve">(see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7" w:name="_Toc195460497"/>
      <w:r w:rsidRPr="00FA3903">
        <w:rPr>
          <w:b/>
          <w:bCs/>
        </w:rPr>
        <w:t>Data Processing</w:t>
      </w:r>
      <w:bookmarkEnd w:id="47"/>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8" w:name="_Toc195460498"/>
      <w:r w:rsidRPr="00FA3903">
        <w:rPr>
          <w:b/>
          <w:bCs/>
        </w:rPr>
        <w:t>ATL08</w:t>
      </w:r>
      <w:bookmarkEnd w:id="48"/>
    </w:p>
    <w:p w14:paraId="19CB67F7" w14:textId="75D78CF2" w:rsidR="00DB5890" w:rsidRDefault="00DB5890" w:rsidP="00FF639F">
      <w:pPr>
        <w:spacing w:line="360" w:lineRule="auto"/>
        <w:ind w:firstLine="360"/>
        <w:rPr>
          <w:lang w:val="fr-FR"/>
        </w:rPr>
      </w:pPr>
      <w:r>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w:t>
      </w:r>
      <w:r>
        <w:lastRenderedPageBreak/>
        <w:t xml:space="preserve">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34EAD9B7" w:rsidR="00DB5890" w:rsidRDefault="00DB5890" w:rsidP="00FF639F">
      <w:pPr>
        <w:spacing w:line="360" w:lineRule="auto"/>
        <w:ind w:firstLine="360"/>
      </w:pPr>
      <w:r>
        <w:t xml:space="preserve">ATL08 data was processed in a custom Python script to filter observations and intersect with land cover characteristics (see Appendix </w:t>
      </w:r>
      <w:r w:rsidR="007D3ACA">
        <w:t>7</w:t>
      </w:r>
      <w:r>
        <w:t xml:space="preserve">.4).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E62F07">
        <w:t xml:space="preserve">of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As done by Malambo &amp; Popescu (2024), segments with a multiple scattering warning flag greater than zero or a cloud confidence flag above one were removed</w:t>
      </w:r>
      <w:r w:rsidRPr="00EB2D61">
        <w:t xml:space="preserve"> </w:t>
      </w:r>
      <w:r>
        <w:t xml:space="preserve">to mitigate possible atmospheric interference. </w:t>
      </w:r>
    </w:p>
    <w:p w14:paraId="24744141" w14:textId="7BD27D9B"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These points were intersected with annual NLCD land cover to determine the land cover of each segment’s centroid for the year 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collection were removed, </w:t>
      </w:r>
      <w:r>
        <w:lastRenderedPageBreak/>
        <w:t>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07BD1BF3">
            <wp:extent cx="4140059" cy="3200400"/>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9415A07" w14:textId="14D76F5A"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5E1AA5">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9" w:name="_Toc195460499"/>
      <w:r w:rsidRPr="00177AE5">
        <w:rPr>
          <w:b/>
          <w:bCs/>
        </w:rPr>
        <w:t>Extracting ALS Data Within ATL08 Segments</w:t>
      </w:r>
      <w:bookmarkEnd w:id="49"/>
    </w:p>
    <w:p w14:paraId="58FC7A0C" w14:textId="17A2F62E" w:rsidR="00E903A6" w:rsidRPr="00E903A6" w:rsidRDefault="008638FC" w:rsidP="006020A9">
      <w:pPr>
        <w:spacing w:line="360" w:lineRule="auto"/>
        <w:ind w:firstLine="360"/>
      </w:pPr>
      <w:r>
        <w:t>For this research i</w:t>
      </w:r>
      <w:r w:rsidR="00E903A6" w:rsidRPr="00E903A6">
        <w:t xml:space="preserve">t is necessary to extract 2020 ALS data </w:t>
      </w:r>
      <w:r w:rsidR="00177AE5">
        <w:t>within</w:t>
      </w:r>
      <w:r w:rsidR="00E903A6" w:rsidRPr="00E903A6">
        <w:t xml:space="preserve"> each individual ATL08 segment, regardless of the segment’s collection year. To generate the rectangular segments of the ATL08 product, a polygon of 100 x 11 meters was created around the centroid coordinates of each segment, 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34EF8A8"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 xml:space="preserve">First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w:t>
      </w:r>
      <w:r w:rsidRPr="00E903A6">
        <w:lastRenderedPageBreak/>
        <w:t xml:space="preserve">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50"/>
      <w:r>
        <w:rPr>
          <w:noProof/>
        </w:rPr>
        <w:drawing>
          <wp:inline distT="0" distB="0" distL="0" distR="0" wp14:anchorId="28FB5C11" wp14:editId="7327DB84">
            <wp:extent cx="3175408" cy="3200400"/>
            <wp:effectExtent l="0" t="0" r="635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5408" cy="3200400"/>
                    </a:xfrm>
                    <a:prstGeom prst="rect">
                      <a:avLst/>
                    </a:prstGeom>
                    <a:noFill/>
                    <a:ln>
                      <a:noFill/>
                    </a:ln>
                  </pic:spPr>
                </pic:pic>
              </a:graphicData>
            </a:graphic>
          </wp:inline>
        </w:drawing>
      </w:r>
      <w:commentRangeEnd w:id="50"/>
      <w:r w:rsidR="00216F5C">
        <w:rPr>
          <w:rStyle w:val="CommentReference"/>
        </w:rPr>
        <w:commentReference w:id="50"/>
      </w:r>
    </w:p>
    <w:p w14:paraId="7F72187D" w14:textId="6D6D167B"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5E1AA5">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drawing>
          <wp:inline distT="0" distB="0" distL="0" distR="0" wp14:anchorId="1E3EB1E2" wp14:editId="6EF82DE0">
            <wp:extent cx="4140059" cy="3200400"/>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5EEE08E3" w14:textId="2D06DB75"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lastRenderedPageBreak/>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5E1AA5">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is only non-ground returns with reasonable vegetation height as described below.</w:t>
      </w:r>
    </w:p>
    <w:p w14:paraId="6CD7DDE7" w14:textId="08B9770D" w:rsidR="00E903A6" w:rsidRPr="00E903A6" w:rsidRDefault="00E903A6" w:rsidP="00FF639F">
      <w:pPr>
        <w:spacing w:line="360" w:lineRule="auto"/>
        <w:ind w:firstLine="720"/>
      </w:pPr>
      <w:r w:rsidRPr="00E903A6">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meters and </w:t>
      </w:r>
      <w:r w:rsidR="00501126">
        <w:t>the</w:t>
      </w:r>
      <w:r w:rsidRPr="00E903A6">
        <w:t xml:space="preserve"> previously determined global maximum 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77777777" w:rsidR="00E903A6" w:rsidRPr="00E903A6" w:rsidRDefault="00E903A6" w:rsidP="00FF639F">
      <w:pPr>
        <w:spacing w:line="360" w:lineRule="auto"/>
        <w:ind w:firstLine="720"/>
      </w:pPr>
      <w:r w:rsidRPr="00E903A6">
        <w:t xml:space="preserve">Due to the overlapping collection scheme of the ALS data, many ATL08 segments intersected with multiple 3DEP projects (Figure 5), resulting in the calculation of vegetation metrics for multiple ALS projects within a single segment.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601DB6BC">
            <wp:extent cx="4140059" cy="3200400"/>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2849ADE" w14:textId="3815F420"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5E1AA5">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7A6F67A1" w:rsidR="00E903A6" w:rsidRPr="00EB0DA6" w:rsidRDefault="00E903A6" w:rsidP="00FF639F">
      <w:pPr>
        <w:spacing w:line="360" w:lineRule="auto"/>
        <w:ind w:firstLine="720"/>
      </w:pPr>
      <w:r w:rsidRPr="00E903A6">
        <w:t xml:space="preserve">To remove duplicate segments, only the ALS project providing the highest number of vegetation returns </w:t>
      </w:r>
      <w:r w:rsidR="0096026D">
        <w:t>per segment was retained</w:t>
      </w:r>
      <w:r w:rsidRPr="00E903A6">
        <w:t xml:space="preserve">. Additionally, the original ALS </w:t>
      </w:r>
      <w:r w:rsidRPr="00E903A6">
        <w:lastRenderedPageBreak/>
        <w:t>project boundaries are generalized, as the initial crop of ATL08 data to the 3DEP boundaries resulted in several segments with zero ALS returns within their bounds. These were also removed from analyses, resulting in a final “working set” of</w:t>
      </w:r>
      <w:r w:rsidRPr="00E903A6">
        <w:rPr>
          <w:i/>
          <w:iCs/>
        </w:rPr>
        <w:t xml:space="preserve"> </w:t>
      </w:r>
      <w:commentRangeStart w:id="51"/>
      <w:r w:rsidRPr="00E903A6">
        <w:t>53,9</w:t>
      </w:r>
      <w:r w:rsidR="00870852">
        <w:t>05</w:t>
      </w:r>
      <w:commentRangeEnd w:id="51"/>
      <w:r w:rsidR="00216F5C">
        <w:rPr>
          <w:rStyle w:val="CommentReference"/>
        </w:rPr>
        <w:commentReference w:id="51"/>
      </w:r>
      <w:r w:rsidRPr="00E903A6">
        <w:rPr>
          <w:i/>
          <w:iCs/>
        </w:rPr>
        <w:t xml:space="preserve"> </w:t>
      </w:r>
      <w:r w:rsidRPr="00E903A6">
        <w:t xml:space="preserve">ATL08 segments. In summary, our working set contains 6 years of ICESat-2 ATL08 segments (2019-2024), </w:t>
      </w:r>
      <w:r w:rsidR="00216F5C">
        <w:t>from</w:t>
      </w:r>
      <w:r w:rsidRPr="00E903A6">
        <w:t xml:space="preserve"> which vegetation height metrics were also calculated from 2020 airborne laser scanning collected within </w:t>
      </w:r>
      <w:r w:rsidR="00216F5C">
        <w:t>each</w:t>
      </w:r>
      <w:r w:rsidRPr="00E903A6">
        <w:t xml:space="preserve"> segment’s geometry.</w:t>
      </w:r>
    </w:p>
    <w:p w14:paraId="46E476F2" w14:textId="77777777" w:rsidR="00884DE5" w:rsidRDefault="00884DE5" w:rsidP="00FF639F">
      <w:pPr>
        <w:numPr>
          <w:ilvl w:val="2"/>
          <w:numId w:val="9"/>
        </w:numPr>
        <w:spacing w:line="360" w:lineRule="auto"/>
        <w:rPr>
          <w:b/>
          <w:bCs/>
        </w:rPr>
      </w:pPr>
      <w:bookmarkStart w:id="52" w:name="_Toc195460500"/>
      <w:r w:rsidRPr="00FA3903">
        <w:rPr>
          <w:b/>
          <w:bCs/>
        </w:rPr>
        <w:t>Retrieving Study Area FIA Data</w:t>
      </w:r>
      <w:bookmarkEnd w:id="52"/>
    </w:p>
    <w:p w14:paraId="45B40DE3" w14:textId="30796760"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(see Appendix </w:t>
      </w:r>
      <w:r w:rsidR="007D3ACA">
        <w:t>7</w:t>
      </w:r>
      <w:r>
        <w:t>.3)</w:t>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60420744">
            <wp:extent cx="4140059" cy="3200400"/>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4991CDF3" w14:textId="5AB25523"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5E1AA5">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t xml:space="preserve">Unique plot sequence numbers were extracted from FIA plots within the study area counties. For these sequence numbers, the plot, condition, and tree tables were extracted </w:t>
      </w:r>
      <w:r>
        <w:lastRenderedPageBreak/>
        <w:t xml:space="preserve">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tree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2DD72B24"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 xml:space="preserve">( </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3" w:name="_Toc195460502"/>
      <w:r w:rsidRPr="00FA3903">
        <w:rPr>
          <w:b/>
          <w:bCs/>
        </w:rPr>
        <w:t>Linear Regression Model</w:t>
      </w:r>
      <w:bookmarkEnd w:id="53"/>
    </w:p>
    <w:p w14:paraId="3C2BE80B" w14:textId="6C8A4567" w:rsidR="00001839" w:rsidRPr="00001839" w:rsidRDefault="00001839" w:rsidP="00001839">
      <w:pPr>
        <w:spacing w:line="360" w:lineRule="auto"/>
        <w:rPr>
          <w:b/>
          <w:bCs/>
        </w:rPr>
      </w:pPr>
      <w:r>
        <w:tab/>
        <w:t>Linear regression is a statistical method that aims to represent the relationship between a dependent and explanatory variable(s) by fitting a linear equation to the observations</w:t>
      </w:r>
      <w:r w:rsidR="0040179C">
        <w:t xml:space="preserve"> </w:t>
      </w:r>
      <w:r w:rsidR="0040179C">
        <w:fldChar w:fldCharType="begin"/>
      </w:r>
      <w:r w:rsidR="0040179C">
        <w:instrText xml:space="preserve"> ADDIN ZOTERO_ITEM CSL_CITATION {"citationID":"RWl0TkFQ","properties":{"formattedCitation":"(esri, 2025)","plainCitation":"(esri, 2025)","noteIndex":0},"citationItems":[{"id":281,"uris":["http://zotero.org/users/16907877/items/8YKPZM9C"],"itemData":{"id":281,"type":"post-weblog","container-title":"Feature and Tabular Analysis toolset concepts","title":"How Linear regression algorithm works","URL":"https://pro.arcgis.com/en/pro-app/latest/tool-reference/geoai/how-linear-regression-works.htm","author":[{"literal":"esri"}],"issued":{"date-parts":[["2025",4,18]]},"citation-key":"esriHowLinearRegression2025"}}],"schema":"https://github.com/citation-style-language/schema/raw/master/csl-citation.json"} </w:instrText>
      </w:r>
      <w:r w:rsidR="0040179C">
        <w:fldChar w:fldCharType="separate"/>
      </w:r>
      <w:r w:rsidR="0040179C" w:rsidRPr="0040179C">
        <w:t>(esri, 2025)</w:t>
      </w:r>
      <w:r w:rsidR="0040179C">
        <w:fldChar w:fldCharType="end"/>
      </w:r>
      <w:r>
        <w:t xml:space="preserve">.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02A620A4" w:rsidR="00884DE5" w:rsidRPr="00001839" w:rsidRDefault="00001839" w:rsidP="00001839">
      <w:pPr>
        <w:spacing w:line="360" w:lineRule="auto"/>
      </w:pPr>
      <w:r w:rsidRPr="001B2C1A">
        <w:t xml:space="preserve">Where </w:t>
      </w:r>
      <w:r w:rsidRPr="001B2C1A">
        <w:rPr>
          <w:i/>
          <w:iCs/>
        </w:rPr>
        <w:t>Y</w:t>
      </w:r>
      <w:r w:rsidRPr="001B2C1A">
        <w:t xml:space="preserve"> is the dependent variable, </w:t>
      </w:r>
      <w:r w:rsidRPr="001B2C1A">
        <w:rPr>
          <w:i/>
          <w:iCs/>
        </w:rPr>
        <w:t>X</w:t>
      </w:r>
      <w:r w:rsidRPr="001B2C1A">
        <w:t xml:space="preserve"> is the explanatory variable, </w:t>
      </w:r>
      <w:r w:rsidRPr="001B2C1A">
        <w:rPr>
          <w:i/>
          <w:iCs/>
        </w:rPr>
        <w:t>b</w:t>
      </w:r>
      <w:r w:rsidRPr="001B2C1A">
        <w:t xml:space="preserve"> is the slope of the line, and </w:t>
      </w:r>
      <w:r w:rsidRPr="001B2C1A">
        <w:rPr>
          <w:i/>
          <w:iCs/>
        </w:rPr>
        <w:t>a</w:t>
      </w:r>
      <w:r w:rsidRPr="001B2C1A">
        <w:t xml:space="preserve"> is the intercept (</w:t>
      </w:r>
      <w:r w:rsidRPr="001B2C1A">
        <w:rPr>
          <w:i/>
          <w:iCs/>
        </w:rPr>
        <w:t xml:space="preserve">Y </w:t>
      </w:r>
      <w:r w:rsidRPr="001B2C1A">
        <w:t>when</w:t>
      </w:r>
      <w:r w:rsidRPr="001B2C1A">
        <w:rPr>
          <w:i/>
          <w:iCs/>
        </w:rPr>
        <w:t xml:space="preserve"> x </w:t>
      </w:r>
      <w:r w:rsidRPr="001B2C1A">
        <w:t>= 0).</w:t>
      </w:r>
      <w:r>
        <w:t xml:space="preserve"> Linear regression </w:t>
      </w:r>
      <w:r w:rsidR="009E0A24">
        <w:t xml:space="preserve">is often done using a least squares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w:t>
      </w:r>
      <w:r w:rsidR="0040179C">
        <w:t>,</w:t>
      </w:r>
      <w:r w:rsidR="009E0A24">
        <w:t xml:space="preserve">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method of </w:t>
      </w:r>
      <w:r w:rsidR="009E0A24">
        <w:lastRenderedPageBreak/>
        <w:t xml:space="preserve">“robust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4" w:name="_Toc195460504"/>
      <w:r w:rsidRPr="00FA3903">
        <w:rPr>
          <w:b/>
          <w:bCs/>
        </w:rPr>
        <w:t>Equivalence Test</w:t>
      </w:r>
    </w:p>
    <w:p w14:paraId="5479EBFC" w14:textId="7E9210F4"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1B2C1A">
        <w:t>(Δ)</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212A821" w14:textId="18B79060" w:rsidR="00203A5F" w:rsidRDefault="009E0A24" w:rsidP="00FF639F">
      <w:pPr>
        <w:spacing w:line="360" w:lineRule="auto"/>
        <w:ind w:firstLine="360"/>
      </w:pPr>
      <w:r>
        <w:t xml:space="preserve">This research will </w:t>
      </w:r>
      <w:r w:rsidRPr="001B2C1A">
        <w:t xml:space="preserve">employ </w:t>
      </w:r>
      <w:r w:rsidR="0040179C">
        <w:t xml:space="preserve">a </w:t>
      </w:r>
      <w:r w:rsidRPr="001B2C1A">
        <w:t xml:space="preserve">two one-sided tests (TOST) </w:t>
      </w:r>
      <w:r w:rsidR="00547694" w:rsidRPr="001B2C1A">
        <w:t xml:space="preserve">procedure </w:t>
      </w:r>
      <w:r w:rsidRPr="001B2C1A">
        <w:t>for equivalence testing</w:t>
      </w:r>
      <w:r w:rsidR="00547694" w:rsidRPr="001B2C1A">
        <w:t>. In TOST</w:t>
      </w:r>
      <w:r w:rsidR="001B2C1A">
        <w:t>,</w:t>
      </w:r>
      <w:r w:rsidR="00547694" w:rsidRPr="001B2C1A">
        <w:t xml:space="preserve"> an upper (Δ</w:t>
      </w:r>
      <w:r w:rsidR="00547694" w:rsidRPr="001B2C1A">
        <w:rPr>
          <w:vertAlign w:val="subscript"/>
        </w:rPr>
        <w:t>U</w:t>
      </w:r>
      <w:r w:rsidR="00547694" w:rsidRPr="001B2C1A">
        <w:t>) and lower (-Δ</w:t>
      </w:r>
      <w:r w:rsidR="00547694" w:rsidRPr="001B2C1A">
        <w:rPr>
          <w:vertAlign w:val="subscript"/>
        </w:rPr>
        <w:t>L</w:t>
      </w:r>
      <w:r w:rsidR="00547694" w:rsidRPr="001B2C1A">
        <w:t>) bound of equivalence specify the smallest effect size of interest. TOST utilize two simultaneous</w:t>
      </w:r>
      <w:r w:rsidR="00547694">
        <w:t xml:space="preserve"> null hypotheses</w:t>
      </w:r>
      <w:r w:rsidR="00203A5F">
        <w:t xml:space="preserve"> </w:t>
      </w:r>
      <w:r w:rsidR="00203A5F">
        <w:fldChar w:fldCharType="begin"/>
      </w:r>
      <w:r w:rsidR="00203A5F">
        <w:instrText xml:space="preserve"> ADDIN ZOTERO_ITEM CSL_CITATION {"citationID":"OlqTzYuo","properties":{"formattedCitation":"(Lakens,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03A5F">
        <w:fldChar w:fldCharType="separate"/>
      </w:r>
      <w:r w:rsidR="00203A5F" w:rsidRPr="00203A5F">
        <w:t>(Lakens, 2017)</w:t>
      </w:r>
      <w:r w:rsidR="00203A5F">
        <w:fldChar w:fldCharType="end"/>
      </w:r>
      <w:r w:rsidR="00203A5F">
        <w:t>, following the formulas</w:t>
      </w:r>
      <w:r w:rsidR="00547694">
        <w:t xml:space="preserve">: </w:t>
      </w:r>
    </w:p>
    <w:p w14:paraId="541168F8" w14:textId="77777777" w:rsidR="00C75A5D" w:rsidRDefault="00000000" w:rsidP="00C75A5D">
      <w:pPr>
        <w:spacing w:line="360" w:lineRule="auto"/>
        <w:rPr>
          <w:b/>
          <w:bCs/>
        </w:rPr>
      </w:pPr>
      <m:oMathPara>
        <m:oMath>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1</m:t>
                    </m:r>
                  </m:sub>
                </m:sSub>
                <m:r>
                  <m:rPr>
                    <m:sty m:val="bi"/>
                  </m:rPr>
                  <w:rPr>
                    <w:rFonts w:ascii="Cambria Math" w:hAnsi="Cambria Math"/>
                  </w:rPr>
                  <m:t>:Δ</m:t>
                </m:r>
                <m:r>
                  <m:rPr>
                    <m:sty m:val="bi"/>
                  </m:rPr>
                  <w:rPr>
                    <w:rFonts w:ascii="Cambria Math" w:hAnsi="Cambria Math"/>
                    <w:u w:val="single"/>
                  </w:rPr>
                  <m:t>&lt;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L</m:t>
                    </m:r>
                  </m:sub>
                </m:sSub>
              </m:e>
            </m:mr>
            <m:mr>
              <m:e>
                <m:r>
                  <m:rPr>
                    <m:sty m:val="bi"/>
                  </m:rPr>
                  <w:rPr>
                    <w:rFonts w:ascii="Cambria Math" w:hAnsi="Cambria Math"/>
                  </w:rPr>
                  <m:t>and</m:t>
                </m:r>
              </m:e>
            </m:m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2</m:t>
                    </m:r>
                  </m:sub>
                </m:sSub>
                <m:r>
                  <m:rPr>
                    <m:sty m:val="bi"/>
                  </m:rPr>
                  <w:rPr>
                    <w:rFonts w:ascii="Cambria Math" w:hAnsi="Cambria Math"/>
                  </w:rPr>
                  <m:t xml:space="preserve">:Δ </m:t>
                </m:r>
                <m:r>
                  <m:rPr>
                    <m:sty m:val="bi"/>
                  </m:rPr>
                  <w:rPr>
                    <w:rFonts w:ascii="Cambria Math" w:hAnsi="Cambria Math"/>
                    <w:u w:val="single"/>
                  </w:rPr>
                  <m:t>&gt;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U</m:t>
                    </m:r>
                  </m:sub>
                </m:sSub>
              </m:e>
            </m:mr>
          </m:m>
        </m:oMath>
      </m:oMathPara>
    </w:p>
    <w:p w14:paraId="2C07E800" w14:textId="2931F6A1" w:rsidR="009E0A24" w:rsidRDefault="00C75A5D" w:rsidP="00C75A5D">
      <w:pPr>
        <w:spacing w:line="360" w:lineRule="auto"/>
        <w:rPr>
          <w:b/>
          <w:bCs/>
        </w:rPr>
      </w:pPr>
      <w:r>
        <w:rPr>
          <w:b/>
          <w:bCs/>
        </w:rPr>
        <w:tab/>
      </w:r>
      <w:r w:rsidR="00C54E76">
        <w:t xml:space="preserve">With this setup, we </w:t>
      </w:r>
      <w:r w:rsidR="009E0A24">
        <w:t xml:space="preserve">can reject the presence of meaningful effects only if </w:t>
      </w:r>
      <w:r w:rsidR="009E0A24" w:rsidRPr="00A462BF">
        <w:rPr>
          <w:i/>
          <w:iCs/>
        </w:rPr>
        <w:t>both</w:t>
      </w:r>
      <w:r w:rsidR="009E0A24">
        <w:t xml:space="preserve"> tests yield p-values below 0.05 </w:t>
      </w:r>
      <w:r w:rsidR="009E0A24">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rsidR="009E0A24">
        <w:fldChar w:fldCharType="separate"/>
      </w:r>
      <w:r w:rsidR="009E0A24" w:rsidRPr="009E0A24">
        <w:t>(Lakens, 2022)</w:t>
      </w:r>
      <w:r w:rsidR="009E0A24">
        <w:fldChar w:fldCharType="end"/>
      </w:r>
      <w:r w:rsidR="009E0A24">
        <w:t xml:space="preserve">, and consider the groups practically equivalent </w:t>
      </w:r>
      <w:r w:rsidR="00C54E76">
        <w:t xml:space="preserve">within the margin provided </w:t>
      </w:r>
      <w:r w:rsidR="009E0A24">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rsidR="009E0A24">
        <w:fldChar w:fldCharType="separate"/>
      </w:r>
      <w:r w:rsidR="009E0A24" w:rsidRPr="009E0A24">
        <w:t>(JMP Support, 2024)</w:t>
      </w:r>
      <w:r w:rsidR="009E0A24">
        <w:fldChar w:fldCharType="end"/>
      </w:r>
      <w:r w:rsidR="009E0A24">
        <w:t>.</w:t>
      </w:r>
    </w:p>
    <w:bookmarkEnd w:id="54"/>
    <w:p w14:paraId="465C07C4" w14:textId="74B1C2AB" w:rsidR="000542A1" w:rsidRDefault="00500840" w:rsidP="00FF639F">
      <w:pPr>
        <w:numPr>
          <w:ilvl w:val="2"/>
          <w:numId w:val="9"/>
        </w:numPr>
        <w:spacing w:line="360" w:lineRule="auto"/>
        <w:rPr>
          <w:b/>
          <w:bCs/>
        </w:rPr>
      </w:pPr>
      <w:r>
        <w:rPr>
          <w:b/>
          <w:bCs/>
        </w:rPr>
        <w:t>Wilcoxon Rank-Sum Test</w:t>
      </w:r>
    </w:p>
    <w:p w14:paraId="53A2B3C8" w14:textId="138096DB" w:rsidR="009E0A24" w:rsidRPr="009E0A24" w:rsidRDefault="009E0A24" w:rsidP="00FF639F">
      <w:pPr>
        <w:spacing w:line="360" w:lineRule="auto"/>
        <w:ind w:firstLine="720"/>
      </w:pPr>
      <w:r>
        <w:t xml:space="preserve">A t-test is a parametric test that evaluates the means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w:t>
      </w:r>
      <w:r>
        <w:lastRenderedPageBreak/>
        <w:t xml:space="preserve">paired t-test evaluates significant difference of paired measurements </w:t>
      </w:r>
      <w:r>
        <w:fldChar w:fldCharType="begin"/>
      </w:r>
      <w:r w:rsidR="0040179C">
        <w:instrText xml:space="preserve"> ADDIN ZOTERO_ITEM CSL_CITATION {"citationID":"NmxalseA","properties":{"formattedCitation":"(JMP Statistical Discovery, 2025)","plainCitation":"(JMP Statistical Discovery, 2025)","noteIndex":0},"citationItems":[{"id":283,"uris":["http://zotero.org/users/local/cacSD1vw/items/6P3EXPJY","http://zotero.org/users/16907877/items/6P3EXPJY"],"itemData":{"id":283,"type":"post-weblog","container-title":"Statistics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Discovery"}],"issued":{"date-parts":[["2025"]]},"citation-key":"jmpstatisticaldiscoveryTtest2025"}}],"schema":"https://github.com/citation-style-language/schema/raw/master/csl-citation.json"} </w:instrText>
      </w:r>
      <w:r>
        <w:fldChar w:fldCharType="separate"/>
      </w:r>
      <w:r w:rsidR="0040179C" w:rsidRPr="0040179C">
        <w:t>(JMP Statistical Discovery, 2025)</w:t>
      </w:r>
      <w:r>
        <w:fldChar w:fldCharType="end"/>
      </w:r>
      <w:r w:rsidR="00500840">
        <w:t xml:space="preserve">. Given that this research aims to identify changes in forest height between two points in time with sampled measurements, a two-sample t-test is appropriate. However, this research will employ a non-parametric alternative to the two-sample t-test, the Wilcoxon </w:t>
      </w:r>
      <w:r w:rsidR="00591F9C">
        <w:t>Rank S</w:t>
      </w:r>
      <w:r w:rsidR="00500840">
        <w:t>um test, which tests purely on the order (ranks) of observations from the two samples</w:t>
      </w:r>
      <w:r w:rsidR="006F1694">
        <w:t xml:space="preserve">. </w:t>
      </w:r>
      <w:r w:rsidR="00702F59">
        <w:t xml:space="preserve">The Wilcoxon statistic, W, </w:t>
      </w:r>
      <w:r w:rsidR="00DF1F88">
        <w:t xml:space="preserve">is </w:t>
      </w:r>
      <w:r w:rsidR="006F1694">
        <w:t xml:space="preserve">a sum of the ranks from one of the samples </w:t>
      </w:r>
      <w:r w:rsidR="006F1694">
        <w:fldChar w:fldCharType="begin"/>
      </w:r>
      <w:r w:rsidR="006F1694">
        <w:instrText xml:space="preserve"> ADDIN ZOTERO_ITEM CSL_CITATION {"citationID":"0VuVOFOz","properties":{"formattedCitation":"(Wild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6F1694">
        <w:fldChar w:fldCharType="separate"/>
      </w:r>
      <w:r w:rsidR="006F1694" w:rsidRPr="006F1694">
        <w:t>(Wild &amp; Seber, 2000)</w:t>
      </w:r>
      <w:r w:rsidR="006F1694">
        <w:fldChar w:fldCharType="end"/>
      </w:r>
      <w:r w:rsidR="006F1694">
        <w:t>.</w:t>
      </w:r>
    </w:p>
    <w:p w14:paraId="126A49F8" w14:textId="77777777" w:rsidR="001B3659" w:rsidRDefault="00884DE5" w:rsidP="001B3659">
      <w:pPr>
        <w:numPr>
          <w:ilvl w:val="2"/>
          <w:numId w:val="9"/>
        </w:numPr>
        <w:spacing w:line="360" w:lineRule="auto"/>
        <w:rPr>
          <w:b/>
          <w:bCs/>
        </w:rPr>
      </w:pPr>
      <w:bookmarkStart w:id="55" w:name="_Toc195460506"/>
      <w:r w:rsidRPr="00FA3903">
        <w:rPr>
          <w:b/>
          <w:bCs/>
        </w:rPr>
        <w:t>Mann-Kendall Test</w:t>
      </w:r>
      <w:bookmarkEnd w:id="55"/>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(Ringard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 despite fluctuations.</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25F683DF" w:rsidR="00BB77A8" w:rsidRDefault="00C75A5D" w:rsidP="001B3659">
      <w:pPr>
        <w:spacing w:line="360" w:lineRule="auto"/>
        <w:rPr>
          <w:color w:val="000000" w:themeColor="text1"/>
        </w:rPr>
      </w:pPr>
      <w:r>
        <w:tab/>
      </w:r>
      <w:r w:rsidR="004113E2">
        <w:t xml:space="preserve">This equation determines </w:t>
      </w:r>
      <w:r w:rsidR="001B3659">
        <w:t xml:space="preserve">the sign of the difference between each </w:t>
      </w:r>
      <w:r w:rsidR="001B3659" w:rsidRPr="0040179C">
        <w:t>observation (</w:t>
      </w:r>
      <w:r w:rsidR="001B3659" w:rsidRPr="0040179C">
        <w:rPr>
          <w:i/>
          <w:iCs/>
        </w:rPr>
        <w:t>y</w:t>
      </w:r>
      <w:r w:rsidR="001B3659" w:rsidRPr="0040179C">
        <w:rPr>
          <w:i/>
          <w:iCs/>
          <w:vertAlign w:val="subscript"/>
        </w:rPr>
        <w:t>j</w:t>
      </w:r>
      <w:r w:rsidR="001B3659" w:rsidRPr="0040179C">
        <w:t>) and</w:t>
      </w:r>
      <w:r w:rsidR="001B3659">
        <w:t xml:space="preserve"> the previous</w:t>
      </w:r>
      <w:r w:rsidR="004113E2">
        <w:t xml:space="preserve"> </w:t>
      </w:r>
      <w:r w:rsidR="004113E2" w:rsidRPr="0040179C">
        <w:t>observation</w:t>
      </w:r>
      <w:r w:rsidR="001B3659" w:rsidRPr="0040179C">
        <w:t xml:space="preserve"> (</w:t>
      </w:r>
      <w:r w:rsidR="001B3659" w:rsidRPr="0040179C">
        <w:rPr>
          <w:i/>
          <w:iCs/>
        </w:rPr>
        <w:t>y</w:t>
      </w:r>
      <w:r w:rsidR="001B3659" w:rsidRPr="0040179C">
        <w:rPr>
          <w:i/>
          <w:iCs/>
          <w:vertAlign w:val="subscript"/>
        </w:rPr>
        <w:t>i</w:t>
      </w:r>
      <w:r w:rsidR="001B3659" w:rsidRPr="0040179C">
        <w:t>)</w:t>
      </w:r>
      <w:r w:rsidR="004113E2" w:rsidRPr="0040179C">
        <w:t>, returing</w:t>
      </w:r>
      <w:r w:rsidR="004113E2">
        <w:t xml:space="preserve"> a </w:t>
      </w:r>
      <w:r w:rsidR="001B3659">
        <w:t xml:space="preserve">-1, 0, or 1, if </w:t>
      </w:r>
      <w:r w:rsidR="004113E2" w:rsidRPr="004113E2">
        <w:t>the difference</w:t>
      </w:r>
      <w:r w:rsidR="004113E2">
        <w:rPr>
          <w:b/>
          <w:bCs/>
          <w:i/>
          <w:iCs/>
        </w:rPr>
        <w:t xml:space="preserve"> </w:t>
      </w:r>
      <w:r w:rsidR="001B3659" w:rsidRPr="001B3659">
        <w:t xml:space="preserve">is negative, zero, or </w:t>
      </w:r>
      <w:r w:rsidR="001B3659" w:rsidRPr="001B3659">
        <w:rPr>
          <w:color w:val="000000" w:themeColor="text1"/>
        </w:rPr>
        <w:t>positive</w:t>
      </w:r>
      <w:r w:rsidR="004113E2">
        <w:rPr>
          <w:color w:val="000000" w:themeColor="text1"/>
        </w:rPr>
        <w:t xml:space="preserve">, respectively </w:t>
      </w:r>
      <w:r w:rsidR="004113E2">
        <w:rPr>
          <w:color w:val="000000" w:themeColor="text1"/>
        </w:rPr>
        <w:fldChar w:fldCharType="begin"/>
      </w:r>
      <w:r w:rsidR="0040179C">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2024)","noteIndex":0},"citationItems":[{"id":393,"uris":["http://zotero.org/users/16907877/items/3XZVLM95"],"itemData":{"id":393,"type":"webpage","container-title":"EQuIS 7.24.3","title":"Mann-Kendall Tests","URL":"https://help.earthsoft.com/lib_mann-kendall.htm","author":[{"literal":"EarthSoft, Inc."}],"accessed":{"date-parts":[["2025",5,19]]},"issued":{"date-parts":[["2024",7,8]]},"citation-key":"earthsoftinc.MannKendallTests2024"}}],"schema":"https://github.com/citation-style-language/schema/raw/master/csl-citation.json"} </w:instrText>
      </w:r>
      <w:r w:rsidR="004113E2">
        <w:rPr>
          <w:color w:val="000000" w:themeColor="text1"/>
        </w:rPr>
        <w:fldChar w:fldCharType="separate"/>
      </w:r>
      <w:r w:rsidR="004113E2" w:rsidRPr="004113E2">
        <w:t>(EarthSoft, Inc., 2024)</w:t>
      </w:r>
      <w:r w:rsidR="004113E2">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1B2C1A">
        <w:rPr>
          <w:color w:val="000000" w:themeColor="text1"/>
        </w:rPr>
        <w:t xml:space="preserve"> </w:t>
      </w:r>
      <w:r w:rsidR="004F309F" w:rsidRPr="004F309F">
        <w:rPr>
          <w:color w:val="000000" w:themeColor="text1"/>
        </w:rPr>
        <w:t>value</w:t>
      </w:r>
      <w:r w:rsidR="004F309F">
        <w:rPr>
          <w:color w:val="000000" w:themeColor="text1"/>
        </w:rPr>
        <w:t xml:space="preserve"> </w:t>
      </w:r>
      <w:r w:rsidR="0040179C">
        <w:rPr>
          <w:color w:val="000000" w:themeColor="text1"/>
        </w:rPr>
        <w:t>provides</w:t>
      </w:r>
      <w:r w:rsidR="00BB77A8" w:rsidRPr="001B3659">
        <w:rPr>
          <w:color w:val="000000" w:themeColor="text1"/>
        </w:rPr>
        <w:t xml:space="preserve"> the number of </w:t>
      </w:r>
      <w:r w:rsidR="004113E2">
        <w:rPr>
          <w:color w:val="000000" w:themeColor="text1"/>
        </w:rPr>
        <w:t xml:space="preserve">increasing </w:t>
      </w:r>
      <w:r w:rsidR="00BB77A8" w:rsidRPr="001B3659">
        <w:rPr>
          <w:color w:val="000000" w:themeColor="text1"/>
        </w:rPr>
        <w:t>occurrences</w:t>
      </w:r>
      <w:r w:rsidR="004113E2">
        <w:rPr>
          <w:color w:val="000000" w:themeColor="text1"/>
        </w:rPr>
        <w:t xml:space="preserve"> in the dataset</w:t>
      </w:r>
      <w:r w:rsidR="00BB77A8" w:rsidRPr="001B3659">
        <w:rPr>
          <w:color w:val="000000" w:themeColor="text1"/>
        </w:rPr>
        <w:t xml:space="preserve">, with positive </w:t>
      </w:r>
      <w:r w:rsidR="00BB77A8" w:rsidRPr="004F309F">
        <w:rPr>
          <w:color w:val="000000" w:themeColor="text1"/>
        </w:rPr>
        <w:t>S</w:t>
      </w:r>
      <w:r w:rsidR="00BB77A8" w:rsidRPr="001B3659">
        <w:rPr>
          <w:color w:val="000000" w:themeColor="text1"/>
        </w:rPr>
        <w:t xml:space="preserve"> values indicative </w:t>
      </w:r>
      <w:r w:rsidR="004113E2">
        <w:rPr>
          <w:color w:val="000000" w:themeColor="text1"/>
        </w:rPr>
        <w:t xml:space="preserve">of an upward trend </w:t>
      </w:r>
      <w:r w:rsidR="00BB77A8" w:rsidRPr="001B3659">
        <w:rPr>
          <w:color w:val="000000" w:themeColor="text1"/>
        </w:rPr>
        <w:t xml:space="preserve">over time. </w:t>
      </w:r>
      <w:r w:rsidR="004113E2">
        <w:rPr>
          <w:color w:val="000000" w:themeColor="text1"/>
        </w:rPr>
        <w:t>The Z</w:t>
      </w:r>
      <w:r w:rsidR="001B2C1A">
        <w:rPr>
          <w:color w:val="000000" w:themeColor="text1"/>
        </w:rPr>
        <w:t xml:space="preserve"> </w:t>
      </w:r>
      <w:r w:rsidR="004113E2">
        <w:rPr>
          <w:color w:val="000000" w:themeColor="text1"/>
        </w:rPr>
        <w:t>value provides a more practical look at the strength of the trend</w:t>
      </w:r>
      <w:r w:rsidR="001B2C1A">
        <w:rPr>
          <w:color w:val="000000" w:themeColor="text1"/>
        </w:rPr>
        <w:t>,</w:t>
      </w:r>
      <w:r w:rsidR="004113E2">
        <w:rPr>
          <w:color w:val="000000" w:themeColor="text1"/>
        </w:rPr>
        <w:t xml:space="preserve"> calculated with:</w:t>
      </w:r>
    </w:p>
    <w:p w14:paraId="544CCEE7" w14:textId="3E24D7BE" w:rsidR="004113E2" w:rsidRPr="002A59FE" w:rsidRDefault="002A59FE" w:rsidP="001B2C1A">
      <w:pPr>
        <w:spacing w:line="360" w:lineRule="auto"/>
        <w:jc w:val="center"/>
        <w:rPr>
          <w:b/>
          <w:bCs/>
        </w:rPr>
      </w:pPr>
      <m:oMathPara>
        <m:oMath>
          <m:r>
            <m:rPr>
              <m:sty m:val="bi"/>
            </m:rPr>
            <w:rPr>
              <w:rFonts w:ascii="Cambria Math" w:hAnsi="Cambria Math"/>
            </w:rPr>
            <m:t xml:space="preserve">Z= </m:t>
          </m:r>
          <m:f>
            <m:fPr>
              <m:ctrlPr>
                <w:rPr>
                  <w:rFonts w:ascii="Cambria Math" w:hAnsi="Cambria Math"/>
                  <w:b/>
                  <w:bCs/>
                  <w:i/>
                </w:rPr>
              </m:ctrlPr>
            </m:fPr>
            <m:num>
              <m:r>
                <m:rPr>
                  <m:sty m:val="bi"/>
                </m:rPr>
                <w:rPr>
                  <w:rFonts w:ascii="Cambria Math" w:hAnsi="Cambria Math"/>
                </w:rPr>
                <m:t>S ±1</m:t>
              </m:r>
            </m:num>
            <m:den>
              <m:rad>
                <m:radPr>
                  <m:degHide m:val="1"/>
                  <m:ctrlPr>
                    <w:rPr>
                      <w:rFonts w:ascii="Cambria Math" w:hAnsi="Cambria Math"/>
                      <w:b/>
                      <w:bCs/>
                      <w:i/>
                    </w:rPr>
                  </m:ctrlPr>
                </m:radPr>
                <m:deg/>
                <m:e>
                  <m:r>
                    <m:rPr>
                      <m:sty m:val="bi"/>
                    </m:rPr>
                    <w:rPr>
                      <w:rFonts w:ascii="Cambria Math" w:hAnsi="Cambria Math"/>
                    </w:rPr>
                    <m:t>V(S)</m:t>
                  </m:r>
                </m:e>
              </m:rad>
            </m:den>
          </m:f>
        </m:oMath>
      </m:oMathPara>
    </w:p>
    <w:p w14:paraId="55A0399B" w14:textId="6C35A056" w:rsidR="003E5D6A" w:rsidRPr="00FA3903" w:rsidRDefault="00C75A5D" w:rsidP="004113E2">
      <w:pPr>
        <w:spacing w:line="360" w:lineRule="auto"/>
        <w:rPr>
          <w:b/>
          <w:bCs/>
        </w:rPr>
      </w:pPr>
      <w:r>
        <w:tab/>
      </w:r>
      <w:r w:rsidR="004113E2" w:rsidRPr="004F309F">
        <w:t xml:space="preserve">where S – 1 is used if S &gt; 0, or S – 1 is used if S &lt; 0. </w:t>
      </w:r>
      <w:r>
        <w:t xml:space="preserve">Larger and more positive Z values provide greater confidence in rejecting the null hypothesis of no trend. </w:t>
      </w:r>
      <w:r w:rsidR="004F309F" w:rsidRPr="004F309F">
        <w:t xml:space="preserve">Finally, 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56" w:name="_Toc195460507"/>
      <w:r>
        <w:rPr>
          <w:b/>
          <w:bCs/>
        </w:rPr>
        <w:lastRenderedPageBreak/>
        <w:t>Bonferroni Correction</w:t>
      </w:r>
    </w:p>
    <w:p w14:paraId="6FAF042F" w14:textId="51367CDF" w:rsidR="004F7F83" w:rsidRDefault="004F7F83" w:rsidP="004F7F83">
      <w:pPr>
        <w:spacing w:line="360" w:lineRule="auto"/>
        <w:ind w:firstLine="360"/>
        <w:rPr>
          <w:b/>
          <w:bCs/>
        </w:rPr>
      </w:pPr>
      <w:r>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40179C">
        <w:instrText xml:space="preserve"> ADDIN ZOTERO_ITEM CSL_CITATION {"citationID":"M7ttdxYM","properties":{"formattedCitation":"(Frost, 2023)","plainCitation":"(Frost, 2023)","noteIndex":0},"citationItems":[{"id":333,"uris":["http://zotero.org/users/local/cacSD1vw/items/SJVQB7I4","http://zotero.org/users/16907877/items/SJVQB7I4"],"itemData":{"id":333,"type":"post-weblog","container-title":"Hypothesis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issued":{"date-parts":[["2023",7,17]]},"citation-key":"frostWhatBonferroniCorrection2023"}}],"schema":"https://github.com/citation-style-language/schema/raw/master/csl-citation.json"} </w:instrText>
      </w:r>
      <w:r>
        <w:fldChar w:fldCharType="separate"/>
      </w:r>
      <w:r w:rsidR="0040179C" w:rsidRPr="0040179C">
        <w:t>(Frost, 2023)</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56"/>
    </w:p>
    <w:p w14:paraId="23FA0406" w14:textId="3AB5FEB0" w:rsidR="00356D68" w:rsidRDefault="003E5D6A" w:rsidP="00FF639F">
      <w:pPr>
        <w:spacing w:line="360" w:lineRule="auto"/>
        <w:ind w:firstLine="360"/>
      </w:pPr>
      <w:r>
        <w:t xml:space="preserve">Prior to identifying change over time, it is necessary to establish a strong relationship between ATL08 canopy heights and those from </w:t>
      </w:r>
      <w:r w:rsidR="000D2EDB">
        <w:t xml:space="preserve">reference data </w:t>
      </w:r>
      <w:r>
        <w:t xml:space="preserve">at a single point in time. </w:t>
      </w:r>
      <w:r w:rsidR="0082222D">
        <w:t>Doing so</w:t>
      </w:r>
      <w:r w:rsidR="00356D68">
        <w:t xml:space="preserve"> will </w:t>
      </w:r>
      <w:r w:rsidR="0082222D">
        <w:t xml:space="preserve">allow us to reliably use </w:t>
      </w:r>
      <w:r w:rsidR="00356D68">
        <w:t>ATL08 canopy height estimations throughout th</w:t>
      </w:r>
      <w:r w:rsidR="0082222D">
        <w:t xml:space="preserve">e remainder </w:t>
      </w:r>
      <w:r w:rsidR="00356D68">
        <w:t xml:space="preserve">of this research. </w:t>
      </w:r>
      <w:r>
        <w:t xml:space="preserve">To accomplish this, </w:t>
      </w:r>
      <w:r w:rsidR="008638FC">
        <w:t xml:space="preserve">Phase </w:t>
      </w:r>
      <w:r>
        <w:t xml:space="preserve">1 uses linear regression to </w:t>
      </w:r>
      <w:r w:rsidR="00356D68">
        <w:t xml:space="preserve">compare </w:t>
      </w:r>
      <w:r w:rsidR="0082222D">
        <w:t xml:space="preserve">ATL08 </w:t>
      </w:r>
      <w:r>
        <w:t>canopy height estimat</w:t>
      </w:r>
      <w:r w:rsidR="00356D68">
        <w:t xml:space="preserve">ions </w:t>
      </w:r>
      <w:r w:rsidR="0082222D">
        <w:t xml:space="preserve">against </w:t>
      </w:r>
      <w:r w:rsidR="00356D68">
        <w:t>ALS</w:t>
      </w:r>
      <w:r w:rsidR="0082222D">
        <w:t>-derived canopy heights within the bounds of each ATL08 segment (see Section 2.3.2)</w:t>
      </w:r>
      <w:r>
        <w:t>.</w:t>
      </w:r>
    </w:p>
    <w:p w14:paraId="5F26FB8B" w14:textId="65CB99FE" w:rsidR="003E5D6A" w:rsidRPr="0097368E" w:rsidRDefault="003E5D6A" w:rsidP="00FF639F">
      <w:pPr>
        <w:spacing w:line="360" w:lineRule="auto"/>
        <w:ind w:firstLine="360"/>
        <w:rPr>
          <w:b/>
          <w:bCs/>
        </w:rPr>
      </w:pPr>
      <w:r>
        <w:t xml:space="preserve">To align with the timing of ALS data, ATL08 segments in the study area were restricted to only those acquired during the summer of 2020, resulting in </w:t>
      </w:r>
      <w:commentRangeStart w:id="57"/>
      <w:r>
        <w:t xml:space="preserve">5,003 </w:t>
      </w:r>
      <w:commentRangeEnd w:id="57"/>
      <w:r w:rsidR="000D2EDB">
        <w:rPr>
          <w:rStyle w:val="CommentReference"/>
        </w:rPr>
        <w:commentReference w:id="57"/>
      </w:r>
      <w:r>
        <w:t xml:space="preserve">segments. Though the ALS data was collected in the winter months of late 2019 to early 2020, this was deemed to provide an adequate temporal coincidence with the ATL08 data. These segments will serve as a </w:t>
      </w:r>
      <w:r>
        <w:rPr>
          <w:i/>
          <w:iCs/>
        </w:rPr>
        <w:t xml:space="preserve">validation set </w:t>
      </w:r>
      <w:r>
        <w:t xml:space="preserve">to assess the accuracy of the ATL08 product in </w:t>
      </w:r>
      <w:r w:rsidR="003B2CA1">
        <w:t xml:space="preserve">canopy </w:t>
      </w:r>
      <w:r>
        <w:t>height estimation.</w:t>
      </w:r>
    </w:p>
    <w:p w14:paraId="758CE6EC" w14:textId="3BBFCAD1" w:rsidR="003E5D6A" w:rsidRDefault="003E5D6A" w:rsidP="00FF639F">
      <w:pPr>
        <w:spacing w:line="360" w:lineRule="auto"/>
        <w:ind w:firstLine="360"/>
      </w:pPr>
      <w:r>
        <w:t xml:space="preserve">For the validation set of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percentile height of ALS vegetation returns. The ATL08 height was used as the response (Y) variable, while ALS </w:t>
      </w:r>
      <w:r w:rsidR="000D2EDB">
        <w:t xml:space="preserve">height </w:t>
      </w:r>
      <w:r>
        <w:t>was used as the predictor (X) variable.</w:t>
      </w:r>
    </w:p>
    <w:p w14:paraId="3983ED5C" w14:textId="61B6BF0A" w:rsidR="003E5D6A" w:rsidRDefault="008638FC" w:rsidP="00FF639F">
      <w:pPr>
        <w:numPr>
          <w:ilvl w:val="1"/>
          <w:numId w:val="9"/>
        </w:numPr>
        <w:spacing w:line="360" w:lineRule="auto"/>
        <w:rPr>
          <w:b/>
          <w:bCs/>
        </w:rPr>
      </w:pPr>
      <w:bookmarkStart w:id="58" w:name="_Toc195460508"/>
      <w:r>
        <w:rPr>
          <w:b/>
          <w:bCs/>
        </w:rPr>
        <w:t>Phase</w:t>
      </w:r>
      <w:r w:rsidR="003E5D6A" w:rsidRPr="00FA3903">
        <w:rPr>
          <w:b/>
          <w:bCs/>
        </w:rPr>
        <w:t xml:space="preserve"> </w:t>
      </w:r>
      <w:r w:rsidR="000542A1" w:rsidRPr="00FA3903">
        <w:rPr>
          <w:b/>
          <w:bCs/>
        </w:rPr>
        <w:t xml:space="preserve">2: </w:t>
      </w:r>
      <w:bookmarkEnd w:id="58"/>
      <w:r w:rsidR="007D51DE">
        <w:rPr>
          <w:b/>
          <w:bCs/>
        </w:rPr>
        <w:t>Addressing Sampling Bias of ICESat-2 Data Collection</w:t>
      </w:r>
    </w:p>
    <w:p w14:paraId="11B630C2" w14:textId="0E264666" w:rsidR="001040A7" w:rsidRPr="002D7B07" w:rsidRDefault="00B53607" w:rsidP="001040A7">
      <w:pPr>
        <w:spacing w:line="360" w:lineRule="auto"/>
        <w:ind w:firstLine="360"/>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 xml:space="preserve">Mulverhill et al., </w:t>
      </w:r>
      <w:r w:rsidRPr="003E5D6A">
        <w:lastRenderedPageBreak/>
        <w:t>2022)</w:t>
      </w:r>
      <w:r w:rsidRPr="00D243FC">
        <w:fldChar w:fldCharType="end"/>
      </w:r>
      <w:r w:rsidRPr="00D243FC">
        <w:t xml:space="preserve">. </w:t>
      </w:r>
      <w:r>
        <w:t>ICESat-2 intentionally employs an off-nadir pointing at mid-latitudes to fill gaps between tracks and obtain dense coverage of terrestrial vegetation data</w:t>
      </w:r>
      <w:r w:rsidR="006D7784">
        <w:t xml:space="preserve">, </w:t>
      </w:r>
      <w:r>
        <w:t>prohibit</w:t>
      </w:r>
      <w:r w:rsidR="003B2CA1">
        <w:t xml:space="preserve">ing </w:t>
      </w:r>
      <w:r>
        <w:t>repeat</w:t>
      </w:r>
      <w:r w:rsidR="00590CB1">
        <w:t>ed</w:t>
      </w:r>
      <w:r>
        <w:t xml:space="preserve"> measurement of individual forest stands </w:t>
      </w:r>
      <w:r>
        <w:fldChar w:fldCharType="begin"/>
      </w:r>
      <w:r w:rsidR="006F1694">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qY3oXqI6/li4w3dLI","uris":["http://zotero.org/users/local/cacSD1vw/i</w:instrText>
      </w:r>
      <w:r w:rsidR="006F1694" w:rsidRPr="006F1694">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rsidR="001040A7" w:rsidRPr="001040A7">
        <w:t>As</w:t>
      </w:r>
      <w:r w:rsidR="001040A7">
        <w:t xml:space="preserve"> a result, each year of ATL08 segment data is a distinct sample of the study area (Figure 7).</w:t>
      </w:r>
      <w:r w:rsidR="006B6A72">
        <w:t xml:space="preserve"> With this in mind, we refer to each year of ATL08 segments as a ‘samples’ for this phase of the approach. </w:t>
      </w:r>
      <w:r w:rsidR="001040A7">
        <w:rPr>
          <w:noProof/>
        </w:rPr>
        <w:drawing>
          <wp:inline distT="0" distB="0" distL="0" distR="0" wp14:anchorId="68C51948" wp14:editId="15E9EC37">
            <wp:extent cx="5486400" cy="1003935"/>
            <wp:effectExtent l="0" t="0" r="0" b="0"/>
            <wp:docPr id="912231918" name="Picture 2" descr="A black background with yellow and purpl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1918" name="Picture 2" descr="A black background with yellow and purple sp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003935"/>
                    </a:xfrm>
                    <a:prstGeom prst="rect">
                      <a:avLst/>
                    </a:prstGeom>
                    <a:noFill/>
                    <a:ln>
                      <a:noFill/>
                    </a:ln>
                  </pic:spPr>
                </pic:pic>
              </a:graphicData>
            </a:graphic>
          </wp:inline>
        </w:drawing>
      </w:r>
    </w:p>
    <w:p w14:paraId="577EAEF5" w14:textId="7E76FE65" w:rsidR="002D7B07" w:rsidRPr="002D7B07" w:rsidRDefault="002D7B07" w:rsidP="001040A7">
      <w:pPr>
        <w:pStyle w:val="Caption"/>
        <w:spacing w:line="360" w:lineRule="auto"/>
        <w:rPr>
          <w:b w:val="0"/>
          <w:bCs w:val="0"/>
          <w:i/>
          <w:iCs/>
          <w:sz w:val="24"/>
          <w:szCs w:val="24"/>
        </w:rPr>
      </w:pPr>
      <w:r w:rsidRPr="002D7B07">
        <w:rPr>
          <w:b w:val="0"/>
          <w:bCs w:val="0"/>
          <w:i/>
          <w:iCs/>
          <w:sz w:val="24"/>
          <w:szCs w:val="24"/>
        </w:rPr>
        <w:t xml:space="preserve">Figure </w:t>
      </w:r>
      <w:r w:rsidRPr="002D7B07">
        <w:rPr>
          <w:b w:val="0"/>
          <w:bCs w:val="0"/>
          <w:i/>
          <w:iCs/>
          <w:sz w:val="24"/>
          <w:szCs w:val="24"/>
        </w:rPr>
        <w:fldChar w:fldCharType="begin"/>
      </w:r>
      <w:r w:rsidRPr="002D7B07">
        <w:rPr>
          <w:b w:val="0"/>
          <w:bCs w:val="0"/>
          <w:i/>
          <w:iCs/>
          <w:sz w:val="24"/>
          <w:szCs w:val="24"/>
        </w:rPr>
        <w:instrText xml:space="preserve"> SEQ Figure \* ARABIC </w:instrText>
      </w:r>
      <w:r w:rsidRPr="002D7B07">
        <w:rPr>
          <w:b w:val="0"/>
          <w:bCs w:val="0"/>
          <w:i/>
          <w:iCs/>
          <w:sz w:val="24"/>
          <w:szCs w:val="24"/>
        </w:rPr>
        <w:fldChar w:fldCharType="separate"/>
      </w:r>
      <w:r w:rsidR="005E1AA5">
        <w:rPr>
          <w:b w:val="0"/>
          <w:bCs w:val="0"/>
          <w:i/>
          <w:iCs/>
          <w:noProof/>
          <w:sz w:val="24"/>
          <w:szCs w:val="24"/>
        </w:rPr>
        <w:t>7</w:t>
      </w:r>
      <w:r w:rsidRPr="002D7B07">
        <w:rPr>
          <w:b w:val="0"/>
          <w:bCs w:val="0"/>
          <w:i/>
          <w:iCs/>
          <w:sz w:val="24"/>
          <w:szCs w:val="24"/>
        </w:rPr>
        <w:fldChar w:fldCharType="end"/>
      </w:r>
      <w:r w:rsidRPr="002D7B07">
        <w:rPr>
          <w:b w:val="0"/>
          <w:bCs w:val="0"/>
          <w:i/>
          <w:iCs/>
          <w:sz w:val="24"/>
          <w:szCs w:val="24"/>
        </w:rPr>
        <w:t xml:space="preserve">: </w:t>
      </w:r>
      <w:r w:rsidR="00B205D0" w:rsidRPr="00B205D0">
        <w:rPr>
          <w:b w:val="0"/>
          <w:bCs w:val="0"/>
          <w:i/>
          <w:iCs/>
          <w:sz w:val="24"/>
          <w:szCs w:val="24"/>
        </w:rPr>
        <w:t xml:space="preserve">Separate plots showing spatial distribution of each </w:t>
      </w:r>
      <w:r w:rsidR="00B205D0">
        <w:rPr>
          <w:b w:val="0"/>
          <w:bCs w:val="0"/>
          <w:i/>
          <w:iCs/>
          <w:sz w:val="24"/>
          <w:szCs w:val="24"/>
        </w:rPr>
        <w:t xml:space="preserve">year’s </w:t>
      </w:r>
      <w:r w:rsidR="00B205D0" w:rsidRPr="00B205D0">
        <w:rPr>
          <w:b w:val="0"/>
          <w:bCs w:val="0"/>
          <w:i/>
          <w:iCs/>
          <w:sz w:val="24"/>
          <w:szCs w:val="24"/>
        </w:rPr>
        <w:t>ATL08 segments throughout the study area, unique colors chosen for each year of segments</w:t>
      </w:r>
      <w:r w:rsidR="006B6A72">
        <w:rPr>
          <w:b w:val="0"/>
          <w:bCs w:val="0"/>
          <w:i/>
          <w:iCs/>
          <w:sz w:val="24"/>
          <w:szCs w:val="24"/>
        </w:rPr>
        <w:t xml:space="preserve">. Each year of ATL08 segments do not align, but shift spatially to provide greater surface coverage. </w:t>
      </w:r>
    </w:p>
    <w:p w14:paraId="55B19373" w14:textId="067529C2" w:rsidR="00B239A8" w:rsidRDefault="00F73972" w:rsidP="00B53607">
      <w:pPr>
        <w:spacing w:line="360" w:lineRule="auto"/>
        <w:ind w:firstLine="360"/>
      </w:pPr>
      <w:r>
        <w:t>Since spatial differences in forest height may be confounded with change over time,</w:t>
      </w:r>
      <w:r w:rsidR="001040A7">
        <w:t xml:space="preserve"> </w:t>
      </w:r>
      <w:r w:rsidR="001A3910">
        <w:t>we must address</w:t>
      </w:r>
      <w:r w:rsidR="009B0077">
        <w:t xml:space="preserve"> </w:t>
      </w:r>
      <w:r w:rsidR="00B01ADA">
        <w:t xml:space="preserve">two possible sources of </w:t>
      </w:r>
      <w:r w:rsidR="009B0077">
        <w:t>biases</w:t>
      </w:r>
      <w:r w:rsidR="001A3910">
        <w:t>. First, we</w:t>
      </w:r>
      <w:r w:rsidR="00B239A8">
        <w:t xml:space="preserve"> </w:t>
      </w:r>
      <w:r w:rsidR="00B53607" w:rsidRPr="00D243FC">
        <w:t>verify that</w:t>
      </w:r>
      <w:r>
        <w:t xml:space="preserve"> </w:t>
      </w:r>
      <w:r w:rsidR="00B239A8">
        <w:t xml:space="preserve">each </w:t>
      </w:r>
      <w:r w:rsidR="001A3910">
        <w:t xml:space="preserve">annual </w:t>
      </w:r>
      <w:r w:rsidR="00B239A8">
        <w:t xml:space="preserve">sample </w:t>
      </w:r>
      <w:r w:rsidR="001A3910">
        <w:t xml:space="preserve">represents the overall distribution of forests </w:t>
      </w:r>
      <w:r>
        <w:t xml:space="preserve">throughout the entire study area. However, this will only provide confidence in </w:t>
      </w:r>
      <w:r w:rsidR="00617E55">
        <w:t>any</w:t>
      </w:r>
      <w:r>
        <w:t xml:space="preserve"> </w:t>
      </w:r>
      <w:r w:rsidR="00617E55">
        <w:t xml:space="preserve">individual </w:t>
      </w:r>
      <w:r>
        <w:t xml:space="preserve">sample. To use the samples together to track change over time, we also verify </w:t>
      </w:r>
      <w:r w:rsidR="00617E55">
        <w:t xml:space="preserve">that </w:t>
      </w:r>
      <w:r w:rsidR="00B239A8">
        <w:t>the</w:t>
      </w:r>
      <w:r w:rsidR="001A3910">
        <w:t xml:space="preserve"> footprints</w:t>
      </w:r>
      <w:r w:rsidR="00B239A8">
        <w:t xml:space="preserve"> of each sample are </w:t>
      </w:r>
      <w:r w:rsidR="00B01ADA">
        <w:t xml:space="preserve">comparable </w:t>
      </w:r>
      <w:r w:rsidR="001A3910">
        <w:t>with each other</w:t>
      </w:r>
      <w:r w:rsidR="00B239A8">
        <w:t xml:space="preserve">. </w:t>
      </w:r>
      <w:r w:rsidR="001A3910">
        <w:t xml:space="preserve">By adequately addressing the </w:t>
      </w:r>
      <w:r w:rsidR="006B6A72">
        <w:t>bias that may exist within ICESat-2 data collection</w:t>
      </w:r>
      <w:r w:rsidR="001A3910">
        <w:t xml:space="preserve">, we can move across space </w:t>
      </w:r>
      <w:r w:rsidR="001A3910" w:rsidRPr="00617E55">
        <w:t>and</w:t>
      </w:r>
      <w:r w:rsidR="001A3910">
        <w:t xml:space="preserve"> throughout time to identify canopy height change</w:t>
      </w:r>
      <w:r w:rsidR="006B6A72">
        <w:t>,</w:t>
      </w:r>
      <w:r w:rsidR="001A3910">
        <w:t xml:space="preserve"> with confidence that trends emerge </w:t>
      </w:r>
      <w:r w:rsidR="006B6A72">
        <w:rPr>
          <w:i/>
          <w:iCs/>
        </w:rPr>
        <w:t>even though</w:t>
      </w:r>
      <w:r w:rsidR="001A3910">
        <w:t xml:space="preserve"> the samples are distinct, and not </w:t>
      </w:r>
      <w:r w:rsidR="001A3910" w:rsidRPr="00617E55">
        <w:rPr>
          <w:i/>
          <w:iCs/>
        </w:rPr>
        <w:t>because</w:t>
      </w:r>
      <w:r w:rsidR="001A3910">
        <w:t xml:space="preserve"> the samples are distinct.</w:t>
      </w:r>
    </w:p>
    <w:p w14:paraId="0B40FA24" w14:textId="337A8E5E" w:rsidR="001040A7" w:rsidRDefault="00B53607" w:rsidP="001040A7">
      <w:pPr>
        <w:numPr>
          <w:ilvl w:val="2"/>
          <w:numId w:val="9"/>
        </w:numPr>
        <w:spacing w:line="360" w:lineRule="auto"/>
        <w:rPr>
          <w:b/>
          <w:bCs/>
        </w:rPr>
      </w:pPr>
      <w:r>
        <w:rPr>
          <w:b/>
          <w:bCs/>
        </w:rPr>
        <w:t xml:space="preserve">Sample </w:t>
      </w:r>
      <w:r w:rsidR="007D51DE">
        <w:rPr>
          <w:b/>
          <w:bCs/>
        </w:rPr>
        <w:t>Representation</w:t>
      </w:r>
    </w:p>
    <w:p w14:paraId="0D3A6D71" w14:textId="54A99F02" w:rsidR="001040A7" w:rsidRDefault="001040A7" w:rsidP="009B0077">
      <w:pPr>
        <w:keepNext/>
        <w:spacing w:line="360" w:lineRule="auto"/>
      </w:pPr>
      <w:r>
        <w:lastRenderedPageBreak/>
        <w:tab/>
      </w:r>
      <w:r w:rsidR="00617E55">
        <w:t>We begin by</w:t>
      </w:r>
      <w:r w:rsidR="00F351E3" w:rsidRPr="00F351E3">
        <w:t xml:space="preserve"> </w:t>
      </w:r>
      <w:r w:rsidR="00F351E3">
        <w:t xml:space="preserve">randomly selecting 50,000 pixels from all forests in our study area </w:t>
      </w:r>
      <w:r>
        <w:t>(Figure 8).</w:t>
      </w:r>
    </w:p>
    <w:p w14:paraId="158548B8" w14:textId="77777777" w:rsidR="001040A7" w:rsidRDefault="001040A7" w:rsidP="001040A7">
      <w:pPr>
        <w:pStyle w:val="Caption"/>
        <w:keepNext/>
        <w:spacing w:line="360" w:lineRule="auto"/>
      </w:pPr>
      <w:r>
        <w:rPr>
          <w:noProof/>
        </w:rPr>
        <w:drawing>
          <wp:inline distT="0" distB="0" distL="0" distR="0" wp14:anchorId="010500EE" wp14:editId="380149DB">
            <wp:extent cx="5486400" cy="2372360"/>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372360"/>
                    </a:xfrm>
                    <a:prstGeom prst="rect">
                      <a:avLst/>
                    </a:prstGeom>
                    <a:noFill/>
                    <a:ln>
                      <a:noFill/>
                    </a:ln>
                  </pic:spPr>
                </pic:pic>
              </a:graphicData>
            </a:graphic>
          </wp:inline>
        </w:drawing>
      </w:r>
    </w:p>
    <w:p w14:paraId="354364F4" w14:textId="663AA6DD" w:rsidR="001040A7" w:rsidRPr="005D4CDD" w:rsidRDefault="001040A7" w:rsidP="001040A7">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5E1AA5">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 colored by forest cover type, and B) a random selection of 50,000 forest pixels. Selected pixels have a</w:t>
      </w:r>
      <w:r w:rsidR="0065191E">
        <w:rPr>
          <w:b w:val="0"/>
          <w:bCs w:val="0"/>
          <w:i/>
          <w:iCs/>
          <w:sz w:val="22"/>
          <w:szCs w:val="22"/>
        </w:rPr>
        <w:t xml:space="preserve">n </w:t>
      </w:r>
      <w:r w:rsidRPr="005D4CDD">
        <w:rPr>
          <w:b w:val="0"/>
          <w:bCs w:val="0"/>
          <w:i/>
          <w:iCs/>
          <w:sz w:val="22"/>
          <w:szCs w:val="22"/>
        </w:rPr>
        <w:t>ATL08 segment created at their center coordinates, resulting in the red speckled effect.</w:t>
      </w:r>
    </w:p>
    <w:p w14:paraId="15280C2A" w14:textId="2FFEEF0B" w:rsidR="00F351E3" w:rsidRDefault="00617E55" w:rsidP="001040A7">
      <w:pPr>
        <w:spacing w:line="360" w:lineRule="auto"/>
      </w:pPr>
      <w:r>
        <w:t>For each</w:t>
      </w:r>
      <w:r w:rsidR="00F351E3">
        <w:t xml:space="preserve"> selected pixel</w:t>
      </w:r>
      <w:r>
        <w:t xml:space="preserve">, we </w:t>
      </w:r>
      <w:r w:rsidR="001040A7">
        <w:t xml:space="preserve">create </w:t>
      </w:r>
      <w:r w:rsidR="009B0077">
        <w:t xml:space="preserve">an </w:t>
      </w:r>
      <w:r w:rsidR="001040A7">
        <w:t>ATL08 segment</w:t>
      </w:r>
      <w:r w:rsidR="009B0077">
        <w:t xml:space="preserve"> </w:t>
      </w:r>
      <w:r>
        <w:t xml:space="preserve">at its center </w:t>
      </w:r>
      <w:r w:rsidR="001040A7">
        <w:t xml:space="preserve">(see Section 2.3.2) </w:t>
      </w:r>
      <w:r w:rsidR="0065191E">
        <w:t xml:space="preserve">and </w:t>
      </w:r>
      <w:r w:rsidR="001040A7">
        <w:t>extract ALS canopy height</w:t>
      </w:r>
      <w:r w:rsidR="00F351E3">
        <w:t>s</w:t>
      </w:r>
      <w:r w:rsidR="001040A7">
        <w:t xml:space="preserve"> within the segment</w:t>
      </w:r>
      <w:r w:rsidR="0065191E">
        <w:t>.</w:t>
      </w:r>
      <w:r w:rsidR="00F351E3">
        <w:t xml:space="preserve"> </w:t>
      </w:r>
      <w:r w:rsidR="00911CD7">
        <w:t>Th</w:t>
      </w:r>
      <w:r w:rsidR="00037C72">
        <w:t xml:space="preserve">ese combined extractions </w:t>
      </w:r>
      <w:r w:rsidR="00911CD7">
        <w:t>serve</w:t>
      </w:r>
      <w:r w:rsidR="00037C72">
        <w:t xml:space="preserve"> </w:t>
      </w:r>
      <w:r w:rsidR="00911CD7">
        <w:t xml:space="preserve">as </w:t>
      </w:r>
      <w:r w:rsidR="00F351E3">
        <w:t xml:space="preserve">the </w:t>
      </w:r>
      <w:r w:rsidR="00F351E3" w:rsidRPr="00911CD7">
        <w:rPr>
          <w:i/>
          <w:iCs/>
        </w:rPr>
        <w:t>population</w:t>
      </w:r>
      <w:r w:rsidR="00F351E3">
        <w:t xml:space="preserve"> of canopy heights </w:t>
      </w:r>
      <w:r w:rsidR="006B6A72">
        <w:t xml:space="preserve">across </w:t>
      </w:r>
      <w:r w:rsidR="00F351E3">
        <w:t xml:space="preserve">the </w:t>
      </w:r>
      <w:r w:rsidR="006B6A72">
        <w:t xml:space="preserve">entire </w:t>
      </w:r>
      <w:r w:rsidR="00F351E3">
        <w:t xml:space="preserve">study area. </w:t>
      </w:r>
    </w:p>
    <w:p w14:paraId="1184824F" w14:textId="42CB78C8" w:rsidR="001040A7" w:rsidRPr="001040A7" w:rsidRDefault="00F351E3" w:rsidP="001040A7">
      <w:pPr>
        <w:spacing w:line="360" w:lineRule="auto"/>
      </w:pPr>
      <w:r>
        <w:tab/>
      </w:r>
      <w:r w:rsidR="0065191E">
        <w:t>To establish</w:t>
      </w:r>
      <w:r>
        <w:t xml:space="preserve"> individual</w:t>
      </w:r>
      <w:r w:rsidR="0065191E">
        <w:t xml:space="preserve"> samples as representative, we compare ALS canopy heights within the footprints of each sample</w:t>
      </w:r>
      <w:r w:rsidR="00D8335E">
        <w:t xml:space="preserve"> (Figure 7)</w:t>
      </w:r>
      <w:r w:rsidR="006B6A72">
        <w:t xml:space="preserve"> against the population</w:t>
      </w:r>
      <w:r w:rsidR="0065191E">
        <w:t>.</w:t>
      </w:r>
      <w:r w:rsidR="00617E55">
        <w:t xml:space="preserve"> If </w:t>
      </w:r>
      <w:r>
        <w:t xml:space="preserve">each sample’s </w:t>
      </w:r>
      <w:r w:rsidR="00617E55">
        <w:t xml:space="preserve">distribution of ALS canopy heights </w:t>
      </w:r>
      <w:r>
        <w:t>falls within the overall population distribution, we can proceed with confidence that ICESat-2 collection yields representative samples of our study area.</w:t>
      </w:r>
      <w:r w:rsidR="00617E55">
        <w:t xml:space="preserve"> </w:t>
      </w:r>
    </w:p>
    <w:p w14:paraId="57A132A5" w14:textId="0EFD4469" w:rsidR="004A1C8A" w:rsidRDefault="007D51DE" w:rsidP="004A1C8A">
      <w:pPr>
        <w:numPr>
          <w:ilvl w:val="2"/>
          <w:numId w:val="9"/>
        </w:numPr>
        <w:spacing w:line="360" w:lineRule="auto"/>
        <w:rPr>
          <w:b/>
          <w:bCs/>
        </w:rPr>
      </w:pPr>
      <w:bookmarkStart w:id="59" w:name="_Toc195460509"/>
      <w:r>
        <w:rPr>
          <w:b/>
          <w:bCs/>
        </w:rPr>
        <w:t>Sample Location Equivalence</w:t>
      </w:r>
    </w:p>
    <w:p w14:paraId="57BE7D43" w14:textId="1B7D6BF5" w:rsidR="00B02E32" w:rsidRDefault="00B02E32" w:rsidP="001040A7">
      <w:pPr>
        <w:spacing w:line="360" w:lineRule="auto"/>
      </w:pPr>
      <w:r>
        <w:tab/>
      </w:r>
      <w:r w:rsidR="006D5C4F">
        <w:t>Next, we</w:t>
      </w:r>
      <w:r>
        <w:t xml:space="preserve"> establish the locations of the samples as equivalent</w:t>
      </w:r>
      <w:r w:rsidR="00765452">
        <w:t xml:space="preserve"> by comparing</w:t>
      </w:r>
      <w:r>
        <w:t xml:space="preserve"> the</w:t>
      </w:r>
      <w:r w:rsidR="00765452">
        <w:t>ir</w:t>
      </w:r>
      <w:r>
        <w:t xml:space="preserve"> distribution of ALS canopy heights against </w:t>
      </w:r>
      <w:r w:rsidR="006D5C4F">
        <w:rPr>
          <w:i/>
          <w:iCs/>
        </w:rPr>
        <w:t>each other</w:t>
      </w:r>
      <w:r w:rsidR="00765452">
        <w:rPr>
          <w:i/>
          <w:iCs/>
        </w:rPr>
        <w:t>,</w:t>
      </w:r>
      <w:r w:rsidR="006D5C4F">
        <w:rPr>
          <w:i/>
          <w:iCs/>
        </w:rPr>
        <w:t xml:space="preserve"> </w:t>
      </w:r>
      <w:r w:rsidR="006D5C4F">
        <w:t xml:space="preserve">rather </w:t>
      </w:r>
      <w:r>
        <w:t>th</w:t>
      </w:r>
      <w:r w:rsidR="006D5C4F">
        <w:t xml:space="preserve">an against </w:t>
      </w:r>
      <w:r>
        <w:t xml:space="preserve">population. For this we </w:t>
      </w:r>
      <w:r w:rsidR="00765452">
        <w:t xml:space="preserve">use </w:t>
      </w:r>
      <w:r w:rsidR="001040A7">
        <w:t xml:space="preserve">a bootstrapped TOST technique using the </w:t>
      </w:r>
      <w:r w:rsidR="001040A7" w:rsidRPr="006D0768">
        <w:rPr>
          <w:i/>
          <w:iCs/>
        </w:rPr>
        <w:t>TOSTER</w:t>
      </w:r>
      <w:r w:rsidR="001040A7">
        <w:t xml:space="preserve"> package in R </w:t>
      </w:r>
      <w:r w:rsidR="001040A7">
        <w:fldChar w:fldCharType="begin"/>
      </w:r>
      <w:r w:rsidR="001040A7">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1040A7">
        <w:fldChar w:fldCharType="separate"/>
      </w:r>
      <w:r w:rsidR="001040A7" w:rsidRPr="003B61B5">
        <w:t>(Caldwell, 2022; Lakens, 2017)</w:t>
      </w:r>
      <w:r w:rsidR="001040A7">
        <w:fldChar w:fldCharType="end"/>
      </w:r>
      <w:r w:rsidR="001040A7">
        <w:t xml:space="preserve">, which was robust to possible violations of the standard t-test </w:t>
      </w:r>
      <w:r w:rsidR="001040A7">
        <w:fldChar w:fldCharType="begin"/>
      </w:r>
      <w:r w:rsidR="001040A7">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1040A7">
        <w:fldChar w:fldCharType="separate"/>
      </w:r>
      <w:r w:rsidR="001040A7" w:rsidRPr="003B61B5">
        <w:t>(Caldwell, 2025)</w:t>
      </w:r>
      <w:r w:rsidR="001040A7">
        <w:fldChar w:fldCharType="end"/>
      </w:r>
      <w:r w:rsidR="001040A7">
        <w:t xml:space="preserve">. </w:t>
      </w:r>
    </w:p>
    <w:p w14:paraId="6CA46624" w14:textId="15114F80" w:rsidR="00765452" w:rsidRDefault="00B02E32" w:rsidP="001040A7">
      <w:pPr>
        <w:spacing w:line="360" w:lineRule="auto"/>
      </w:pPr>
      <w:r>
        <w:tab/>
        <w:t xml:space="preserve">In this case, the equivalence margin </w:t>
      </w:r>
      <w:r w:rsidR="00765452">
        <w:t xml:space="preserve">of our TOST </w:t>
      </w:r>
      <w:r>
        <w:t xml:space="preserve">corresponds to </w:t>
      </w:r>
      <w:r w:rsidR="00765452">
        <w:t xml:space="preserve">tolerable </w:t>
      </w:r>
      <w:r>
        <w:t>difference</w:t>
      </w:r>
      <w:r w:rsidR="00A5295D">
        <w:t xml:space="preserve"> (in meters)</w:t>
      </w:r>
      <w:r>
        <w:t xml:space="preserve"> in canopy height between </w:t>
      </w:r>
      <w:r w:rsidR="00A5295D">
        <w:t xml:space="preserve">the footprints of </w:t>
      </w:r>
      <w:r>
        <w:t>sample</w:t>
      </w:r>
      <w:r w:rsidR="00A5295D">
        <w:t>s</w:t>
      </w:r>
      <w:r>
        <w:t xml:space="preserve">. </w:t>
      </w:r>
      <w:r w:rsidR="001040A7">
        <w:t xml:space="preserve">These tests were performed across equivalence bound values of 2, 1.5, 1, 0.5, 0.25, and 0.1 meters, </w:t>
      </w:r>
      <w:r w:rsidR="001040A7">
        <w:lastRenderedPageBreak/>
        <w:t xml:space="preserve">spanning a range of interpretations for “equivalence” in canopy height. These equivalence tests in this phase use a p-value that employs the Bonferroni correction technique (see Section 2.4.7), using a p-value significance level of </w:t>
      </w:r>
      <w:r w:rsidR="00765452">
        <w:t xml:space="preserve">α = </w:t>
      </w:r>
      <w:r w:rsidR="001040A7" w:rsidRPr="001040A7">
        <w:rPr>
          <w:i/>
          <w:iCs/>
        </w:rPr>
        <w:t>0.05 / 15</w:t>
      </w:r>
      <w:r w:rsidR="001040A7">
        <w:t xml:space="preserve"> or </w:t>
      </w:r>
      <w:r w:rsidR="001040A7" w:rsidRPr="001040A7">
        <w:rPr>
          <w:i/>
          <w:iCs/>
        </w:rPr>
        <w:t>0.0033</w:t>
      </w:r>
      <w:r w:rsidR="001040A7">
        <w:t>.</w:t>
      </w:r>
      <w:r>
        <w:t xml:space="preserve"> </w:t>
      </w:r>
    </w:p>
    <w:p w14:paraId="2C61EEFE" w14:textId="6488CD66" w:rsidR="00B02E32" w:rsidRPr="001040A7" w:rsidRDefault="00765452" w:rsidP="001040A7">
      <w:pPr>
        <w:spacing w:line="360" w:lineRule="auto"/>
      </w:pPr>
      <w:r>
        <w:tab/>
      </w:r>
      <w:r w:rsidR="00B02E32">
        <w:t xml:space="preserve">Ultimately, these tests aim not </w:t>
      </w:r>
      <w:r>
        <w:t xml:space="preserve">to demonstrate perfect </w:t>
      </w:r>
      <w:r w:rsidR="00B01ADA">
        <w:t xml:space="preserve">equivalence among samples, but rather to identify samples </w:t>
      </w:r>
      <w:r w:rsidR="004C5FF2">
        <w:t>with</w:t>
      </w:r>
      <w:r>
        <w:t xml:space="preserve"> noticeable divergence from the </w:t>
      </w:r>
      <w:r w:rsidR="00B01ADA">
        <w:t xml:space="preserve">rest. </w:t>
      </w:r>
      <w:r w:rsidR="004C5FF2">
        <w:t>S</w:t>
      </w:r>
      <w:r w:rsidR="005E1B17">
        <w:t xml:space="preserve">amples with </w:t>
      </w:r>
      <w:r w:rsidR="00B01ADA">
        <w:t>poor performance in equivalence testing</w:t>
      </w:r>
      <w:r w:rsidR="005E1B17">
        <w:t xml:space="preserve"> are removed temporal analyses, under the assumption of </w:t>
      </w:r>
      <w:r w:rsidR="00B01ADA">
        <w:t xml:space="preserve">spatial differences in forest </w:t>
      </w:r>
      <w:r w:rsidR="005E1B17">
        <w:t>conditions that would confound change over time</w:t>
      </w:r>
      <w:r w:rsidR="00B01ADA">
        <w:t xml:space="preserve">. </w:t>
      </w:r>
    </w:p>
    <w:p w14:paraId="0572E08F" w14:textId="578EBD2F"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9"/>
      <w:r w:rsidR="007D51DE">
        <w:rPr>
          <w:b/>
          <w:bCs/>
        </w:rPr>
        <w:t>Reference Canopy Height Growth</w:t>
      </w:r>
    </w:p>
    <w:p w14:paraId="69BF1F33" w14:textId="786D1AA4" w:rsidR="009623B9" w:rsidRDefault="008638FC" w:rsidP="00FF639F">
      <w:pPr>
        <w:spacing w:line="360" w:lineRule="auto"/>
        <w:ind w:firstLine="360"/>
      </w:pPr>
      <w:r>
        <w:t>Phase</w:t>
      </w:r>
      <w:r w:rsidR="00E04988">
        <w:t xml:space="preserve"> 3 determines expected </w:t>
      </w:r>
      <w:r w:rsidR="004C5FF2">
        <w:t xml:space="preserve">canopy height growth </w:t>
      </w:r>
      <w:r w:rsidR="00E04988">
        <w:t xml:space="preserve">within the study area </w:t>
      </w:r>
      <w:r w:rsidR="007B42C1">
        <w:t>using FIA remeasurement plots</w:t>
      </w:r>
      <w:r w:rsidR="00E04988">
        <w:t xml:space="preserve">. </w:t>
      </w:r>
      <w:r w:rsidR="009647E5">
        <w:t xml:space="preserve">For </w:t>
      </w:r>
      <w:r w:rsidR="009623B9">
        <w:t xml:space="preserve">this we use </w:t>
      </w:r>
      <w:r w:rsidR="009623B9" w:rsidRPr="009623B9">
        <w:rPr>
          <w:i/>
          <w:iCs/>
        </w:rPr>
        <w:t>actual</w:t>
      </w:r>
      <w:r w:rsidR="009623B9">
        <w:t xml:space="preserve"> height measurements from FIA plots</w:t>
      </w:r>
      <w:r w:rsidR="006B2787">
        <w:t xml:space="preserve">-rather than </w:t>
      </w:r>
      <w:r w:rsidR="009623B9">
        <w:rPr>
          <w:i/>
          <w:iCs/>
        </w:rPr>
        <w:t xml:space="preserve">total </w:t>
      </w:r>
      <w:r w:rsidR="009623B9">
        <w:t>height measurements may involve subjective estimation</w:t>
      </w:r>
      <w:r w:rsidR="006B2787">
        <w:t xml:space="preserve"> for</w:t>
      </w:r>
      <w:r w:rsidR="009623B9">
        <w:t xml:space="preserve"> trees with missing tops</w:t>
      </w:r>
      <w:r w:rsidR="006B2787">
        <w:t>-as actual height measurements use the canopy surface sampled by LiDAR data</w:t>
      </w:r>
      <w:r w:rsidR="009623B9">
        <w:t xml:space="preserve"> </w:t>
      </w:r>
      <w:r w:rsidR="009623B9">
        <w:fldChar w:fldCharType="begin"/>
      </w:r>
      <w:r w:rsidR="009623B9">
        <w:instrText xml:space="preserve"> ADDIN ZOTERO_ITEM CSL_CITATION {"citationID":"YoUCECM8","properties":{"formattedCitation":"(U.S.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9623B9">
        <w:fldChar w:fldCharType="separate"/>
      </w:r>
      <w:r w:rsidR="009623B9" w:rsidRPr="009623B9">
        <w:t>(U.S. Department of Agriculture Forest Service, 2024)</w:t>
      </w:r>
      <w:r w:rsidR="009623B9">
        <w:fldChar w:fldCharType="end"/>
      </w:r>
      <w:r w:rsidR="009623B9">
        <w:t>. Moreover, we use measurements only from live trees</w:t>
      </w:r>
      <w:r w:rsidR="006B2787">
        <w:t xml:space="preserve"> by</w:t>
      </w:r>
      <w:r w:rsidR="004C5FF2">
        <w:t xml:space="preserve"> </w:t>
      </w:r>
      <w:r w:rsidR="004216C4">
        <w:t>remov</w:t>
      </w:r>
      <w:r w:rsidR="009623B9">
        <w:t xml:space="preserve">ing dead trees </w:t>
      </w:r>
      <w:r w:rsidR="004216C4">
        <w:t xml:space="preserve">using the </w:t>
      </w:r>
      <w:r w:rsidR="006B2787">
        <w:t xml:space="preserve">FIA </w:t>
      </w:r>
      <w:r w:rsidR="004216C4">
        <w:t>tree status code.</w:t>
      </w:r>
    </w:p>
    <w:p w14:paraId="72513893" w14:textId="77777777" w:rsidR="008C3B04" w:rsidRDefault="00706659" w:rsidP="003C2C51">
      <w:pPr>
        <w:spacing w:line="360" w:lineRule="auto"/>
        <w:ind w:firstLine="360"/>
      </w:pPr>
      <w:r>
        <w:t xml:space="preserve">Importantly, FIA </w:t>
      </w:r>
      <w:r w:rsidR="008C3B04">
        <w:t>measurements</w:t>
      </w:r>
      <w:r>
        <w:t xml:space="preserve"> are collected at the individual-tree level. For this phase we aggregate tree up</w:t>
      </w:r>
      <w:r w:rsidR="008C3B04">
        <w:t xml:space="preserve"> to the plot-level to align with the spatial scale of ATL08 segments. From each FIA plot, we calculate the median values of </w:t>
      </w:r>
      <w:r w:rsidR="00D8531F">
        <w:t>increment and net</w:t>
      </w:r>
      <w:r w:rsidR="009623B9">
        <w:t xml:space="preserve"> change </w:t>
      </w:r>
      <w:r w:rsidR="008C3B04">
        <w:t>in canopy height</w:t>
      </w:r>
      <w:r w:rsidR="009623B9">
        <w:t>.</w:t>
      </w:r>
      <w:r w:rsidR="00D8531F">
        <w:t xml:space="preserve"> </w:t>
      </w:r>
    </w:p>
    <w:p w14:paraId="4A29CDAD" w14:textId="1850E440" w:rsidR="00336B77" w:rsidRDefault="00D8531F" w:rsidP="003C2C51">
      <w:pPr>
        <w:spacing w:line="360" w:lineRule="auto"/>
        <w:ind w:firstLine="360"/>
      </w:pPr>
      <w:r>
        <w:t xml:space="preserve">Increment </w:t>
      </w:r>
      <w:r w:rsidR="006B2787">
        <w:t>represents the annual,</w:t>
      </w:r>
      <w:r>
        <w:t xml:space="preserve"> year-over-year growth </w:t>
      </w:r>
      <w:r w:rsidR="006B2787">
        <w:t xml:space="preserve">for individual </w:t>
      </w:r>
      <w:r>
        <w:t>trees</w:t>
      </w:r>
      <w:r w:rsidR="006B2787">
        <w:t xml:space="preserve"> </w:t>
      </w:r>
      <w:r>
        <w:t>calculated</w:t>
      </w:r>
      <w:r w:rsidR="006B2787">
        <w:t xml:space="preserve"> as:</w:t>
      </w:r>
    </w:p>
    <w:p w14:paraId="0966DF9B" w14:textId="40602876" w:rsidR="00D8531F" w:rsidRPr="00D8531F" w:rsidRDefault="003C2C51" w:rsidP="00D8531F">
      <w:pPr>
        <w:pStyle w:val="ListParagraph"/>
        <w:spacing w:line="360" w:lineRule="auto"/>
        <w:contextualSpacing/>
      </w:pPr>
      <m:oMathPara>
        <m:oMath>
          <m:r>
            <w:rPr>
              <w:rFonts w:ascii="Cambria Math" w:hAnsi="Cambria Math"/>
            </w:rPr>
            <m:t>Increment=</m:t>
          </m:r>
          <m:f>
            <m:fPr>
              <m:ctrlPr>
                <w:rPr>
                  <w:rFonts w:ascii="Cambria Math" w:hAnsi="Cambria Math"/>
                  <w:i/>
                </w:rPr>
              </m:ctrlPr>
            </m:fPr>
            <m:num>
              <m:sSub>
                <m:sSubPr>
                  <m:ctrlPr>
                    <w:rPr>
                      <w:rFonts w:ascii="Cambria Math" w:hAnsi="Cambria Math"/>
                      <w:i/>
                    </w:rPr>
                  </m:ctrlPr>
                </m:sSubPr>
                <m:e>
                  <m:r>
                    <w:rPr>
                      <w:rFonts w:ascii="Cambria Math" w:hAnsi="Cambria Math"/>
                    </w:rPr>
                    <m:t>Height</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Height</m:t>
                  </m:r>
                </m:e>
                <m:sub>
                  <m:r>
                    <w:rPr>
                      <w:rFonts w:ascii="Cambria Math" w:hAnsi="Cambria Math"/>
                    </w:rPr>
                    <m:t>actual,   previous</m:t>
                  </m:r>
                </m:sub>
              </m:sSub>
            </m:num>
            <m:den>
              <m:r>
                <w:rPr>
                  <w:rFonts w:ascii="Cambria Math" w:hAnsi="Cambria Math"/>
                </w:rPr>
                <m:t>remeasurement period</m:t>
              </m:r>
            </m:den>
          </m:f>
        </m:oMath>
      </m:oMathPara>
    </w:p>
    <w:p w14:paraId="19FD2828" w14:textId="3DFB8F48" w:rsidR="00D8531F" w:rsidRPr="00D8531F" w:rsidRDefault="00D8531F" w:rsidP="003C2C51">
      <w:pPr>
        <w:spacing w:line="360" w:lineRule="auto"/>
        <w:ind w:firstLine="360"/>
      </w:pPr>
      <w:r>
        <w:t>Net change</w:t>
      </w:r>
      <w:r w:rsidR="006B2787">
        <w:t xml:space="preserve"> scales this annual increment to match the timeframe of our ATL08 segments</w:t>
      </w:r>
      <w:r w:rsidR="008C3B04">
        <w:t xml:space="preserve">, </w:t>
      </w:r>
      <w:r w:rsidR="006B2787">
        <w:t xml:space="preserve">as </w:t>
      </w:r>
      <w:r>
        <w:t xml:space="preserve">FIA plots have remeasurements periods ranging from </w:t>
      </w:r>
      <w:r w:rsidR="003C2C51">
        <w:t>5</w:t>
      </w:r>
      <w:r>
        <w:t>-10 years</w:t>
      </w:r>
      <w:r w:rsidR="003C2C51">
        <w:t xml:space="preserve"> </w:t>
      </w:r>
      <w:r w:rsidR="003C2C51">
        <w:fldChar w:fldCharType="begin"/>
      </w:r>
      <w:r w:rsidR="003C2C51">
        <w:instrText xml:space="preserve"> ADDIN ZOTERO_ITEM CSL_CITATION {"citationID":"EwY7Oo52","properties":{"formattedCitation":"(U.S. Department of Agriculture Forest Service, 2023)","plainCitation":"(U.S. Department of Agriculture Forest Service, 2023)","noteIndex":0},"citationItems":[{"id":395,"uris":["http://zotero.org/users/16907877/items/HTP7VXH6"],"itemData":{"id":395,"type":"webpage","abstract":"The Forest Inventory and Analysis (FIA) program of the USDA Forest Service Research and Development Branch collects, processes, analyzes, and reports on data necessary for assessing the extent and condition of forest resources in the United States.","container-title":"Research","language":"en","title":"Forest Inventory and Analysis","URL":"https://research.fs.usda.gov/programs/fia","author":[{"literal":"U.S. Department of Agriculture Forest Service"}],"accessed":{"date-parts":[["2025",5,20]]},"issued":{"date-parts":[["2023",1,13]]},"citation-key":"u.s.departmentofagricultureforestserviceForestInventoryAnalysis2023"}}],"schema":"https://github.com/citation-style-language/schema/raw/master/csl-citation.json"} </w:instrText>
      </w:r>
      <w:r w:rsidR="003C2C51">
        <w:fldChar w:fldCharType="separate"/>
      </w:r>
      <w:r w:rsidR="003C2C51" w:rsidRPr="003C2C51">
        <w:t>(U.S. Department of Agriculture Forest Service, 2023)</w:t>
      </w:r>
      <w:r w:rsidR="003C2C51">
        <w:fldChar w:fldCharType="end"/>
      </w:r>
      <w:r w:rsidR="008C3B04">
        <w:t xml:space="preserve">. It is </w:t>
      </w:r>
      <w:r w:rsidR="006B2787">
        <w:t>calculated</w:t>
      </w:r>
      <w:r w:rsidR="003C2C51">
        <w:t xml:space="preserve"> </w:t>
      </w:r>
      <w:r w:rsidR="006B2787">
        <w:t>as</w:t>
      </w:r>
      <w:r w:rsidR="003C2C51">
        <w:t>:</w:t>
      </w:r>
      <w:r>
        <w:t xml:space="preserve"> </w:t>
      </w:r>
    </w:p>
    <w:p w14:paraId="66B91521" w14:textId="2E5A68AB" w:rsidR="00527A01" w:rsidRDefault="003C2C51" w:rsidP="00336B77">
      <w:pPr>
        <w:pStyle w:val="ListParagraph"/>
        <w:spacing w:line="360" w:lineRule="auto"/>
        <w:contextualSpacing/>
      </w:pPr>
      <m:oMathPara>
        <m:oMath>
          <m:r>
            <w:rPr>
              <w:rFonts w:ascii="Cambria Math" w:hAnsi="Cambria Math"/>
            </w:rPr>
            <m:t>Net Change=Increment*Segment Timeframe</m:t>
          </m:r>
        </m:oMath>
      </m:oMathPara>
    </w:p>
    <w:p w14:paraId="2D09489A" w14:textId="6FA2B3F2" w:rsidR="009623B9" w:rsidRDefault="004216C4" w:rsidP="009623B9">
      <w:pPr>
        <w:spacing w:line="360" w:lineRule="auto"/>
        <w:ind w:firstLine="360"/>
      </w:pPr>
      <w:r>
        <w:t xml:space="preserve">Records with negative </w:t>
      </w:r>
      <w:r w:rsidR="003C2C51">
        <w:t xml:space="preserve">net </w:t>
      </w:r>
      <w:r>
        <w:t xml:space="preserve">change were removed, </w:t>
      </w:r>
      <w:r w:rsidR="008C3B04">
        <w:t xml:space="preserve">possibly resulting from </w:t>
      </w:r>
      <w:r w:rsidR="003C2C51">
        <w:t>errors</w:t>
      </w:r>
      <w:r>
        <w:t xml:space="preserve"> </w:t>
      </w:r>
      <w:r w:rsidR="008C3B04">
        <w:t xml:space="preserve">in </w:t>
      </w:r>
      <w:r>
        <w:t>the FIA sampling protocol</w:t>
      </w:r>
      <w:r w:rsidR="008C3B04">
        <w:t xml:space="preserve"> or damage from disturbance events</w:t>
      </w:r>
      <w:r>
        <w:t>.</w:t>
      </w:r>
      <w:r w:rsidR="006B2787">
        <w:t xml:space="preserve"> </w:t>
      </w:r>
      <w:r w:rsidR="00D44017">
        <w:t>We summarize the distributions of increment and net change into</w:t>
      </w:r>
      <w:r w:rsidR="00D44017" w:rsidRPr="00D44017">
        <w:t xml:space="preserve"> minimum, 1st quartile, mean, median, 3rd </w:t>
      </w:r>
      <w:r w:rsidR="00D44017" w:rsidRPr="00D44017">
        <w:lastRenderedPageBreak/>
        <w:t xml:space="preserve">quartile, and maximum values. </w:t>
      </w:r>
      <w:r w:rsidR="006B2787">
        <w:t>We</w:t>
      </w:r>
      <w:r w:rsidR="00D44017">
        <w:t xml:space="preserve"> also</w:t>
      </w:r>
      <w:r w:rsidR="006B2787">
        <w:t xml:space="preserve"> visualize the </w:t>
      </w:r>
      <w:r w:rsidR="00771EB8">
        <w:t xml:space="preserve">distributions of </w:t>
      </w:r>
      <w:r w:rsidR="007B42C1">
        <w:t xml:space="preserve">increment and net change </w:t>
      </w:r>
      <w:r w:rsidR="006B2787">
        <w:t>with</w:t>
      </w:r>
      <w:r w:rsidR="00771EB8">
        <w:t xml:space="preserve"> histogram</w:t>
      </w:r>
      <w:r w:rsidR="006B2787">
        <w:t xml:space="preserve">s to provide </w:t>
      </w:r>
      <w:r w:rsidR="00771EB8">
        <w:t xml:space="preserve">insight into </w:t>
      </w:r>
      <w:r w:rsidR="006B2787">
        <w:t xml:space="preserve">typical </w:t>
      </w:r>
      <w:r w:rsidR="007B42C1">
        <w:t xml:space="preserve">annual and cumulative forest growth </w:t>
      </w:r>
      <w:r w:rsidR="006B2787">
        <w:t xml:space="preserve">in </w:t>
      </w:r>
      <w:r w:rsidR="007B42C1">
        <w:t>the study area.</w:t>
      </w:r>
      <w:r w:rsidR="00E51138">
        <w:t xml:space="preserve"> </w:t>
      </w:r>
      <w:r w:rsidR="003C2C51">
        <w:t xml:space="preserve">These </w:t>
      </w:r>
      <w:r w:rsidR="006B2787">
        <w:t xml:space="preserve">reference </w:t>
      </w:r>
      <w:r w:rsidR="003C2C51">
        <w:t xml:space="preserve">metrics serve not as </w:t>
      </w:r>
      <w:r w:rsidR="006B2787">
        <w:t>“</w:t>
      </w:r>
      <w:r w:rsidR="003C2C51">
        <w:t>targets</w:t>
      </w:r>
      <w:r w:rsidR="006B2787">
        <w:t>”</w:t>
      </w:r>
      <w:r w:rsidR="003C2C51">
        <w:t xml:space="preserve"> to hit when tracking growth with ATL08 segments, but rather a gu</w:t>
      </w:r>
      <w:r w:rsidR="006B2787">
        <w:t>t-c</w:t>
      </w:r>
      <w:r w:rsidR="003C2C51">
        <w:t>heck</w:t>
      </w:r>
      <w:r w:rsidR="006B2787">
        <w:t xml:space="preserve"> for additional context</w:t>
      </w:r>
      <w:r w:rsidR="007B42C1">
        <w:t>.</w:t>
      </w:r>
    </w:p>
    <w:p w14:paraId="2C7E3BE4" w14:textId="0FA245C0" w:rsidR="000542A1" w:rsidRDefault="008638FC" w:rsidP="00FF639F">
      <w:pPr>
        <w:numPr>
          <w:ilvl w:val="1"/>
          <w:numId w:val="9"/>
        </w:numPr>
        <w:spacing w:line="360" w:lineRule="auto"/>
        <w:rPr>
          <w:b/>
          <w:bCs/>
        </w:rPr>
      </w:pPr>
      <w:bookmarkStart w:id="60"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w:t>
      </w:r>
      <w:r w:rsidR="007D51DE">
        <w:rPr>
          <w:b/>
          <w:bCs/>
        </w:rPr>
        <w:t>Growth</w:t>
      </w:r>
      <w:r w:rsidR="000542A1" w:rsidRPr="00FA3903">
        <w:rPr>
          <w:b/>
          <w:bCs/>
        </w:rPr>
        <w:t xml:space="preserve"> with ATL08</w:t>
      </w:r>
      <w:bookmarkEnd w:id="60"/>
    </w:p>
    <w:p w14:paraId="01CC6E5A" w14:textId="674AA369" w:rsidR="00E04988" w:rsidRDefault="00BC1FA7" w:rsidP="00FF639F">
      <w:pPr>
        <w:spacing w:line="360" w:lineRule="auto"/>
        <w:ind w:firstLine="360"/>
      </w:pPr>
      <w:r>
        <w:t xml:space="preserve">Phase 4 </w:t>
      </w:r>
      <w:r w:rsidR="0008790D">
        <w:t xml:space="preserve">uses multiple </w:t>
      </w:r>
      <w:r w:rsidR="00AC0C22">
        <w:t xml:space="preserve">statistical </w:t>
      </w:r>
      <w:r w:rsidR="0008790D">
        <w:t xml:space="preserve">approaches to identify canopy height growth in ATL08 </w:t>
      </w:r>
      <w:r w:rsidR="006D0768">
        <w:t>segment data</w:t>
      </w:r>
      <w:r w:rsidR="0008790D">
        <w:t xml:space="preserve">. Growth trends are </w:t>
      </w:r>
      <w:r w:rsidR="00E04988">
        <w:t xml:space="preserve">stratified across </w:t>
      </w:r>
      <w:r w:rsidR="00AC10D0">
        <w:t>the following three factors</w:t>
      </w:r>
      <w:r w:rsidR="00E04988">
        <w:t xml:space="preserve">: </w:t>
      </w:r>
    </w:p>
    <w:p w14:paraId="1AB221FA" w14:textId="0A596DBB" w:rsidR="00E04988" w:rsidRDefault="00681302" w:rsidP="00FF639F">
      <w:pPr>
        <w:pStyle w:val="ListParagraph"/>
        <w:numPr>
          <w:ilvl w:val="0"/>
          <w:numId w:val="12"/>
        </w:numPr>
        <w:spacing w:line="360" w:lineRule="auto"/>
        <w:contextualSpacing/>
      </w:pPr>
      <w:r>
        <w:rPr>
          <w:b/>
          <w:bCs/>
        </w:rPr>
        <w:t>Forest</w:t>
      </w:r>
      <w:r w:rsidR="00E04988" w:rsidRPr="000715C9">
        <w:rPr>
          <w:b/>
          <w:bCs/>
        </w:rPr>
        <w:t xml:space="preserve"> cover type</w:t>
      </w:r>
      <w:r w:rsidR="00E04988">
        <w:t>: Deciduous Forest, Evergreen Forest, Mixed Forest, Woody Wetlands</w:t>
      </w:r>
    </w:p>
    <w:p w14:paraId="3ECE3EE7" w14:textId="608DF259" w:rsidR="00E04988" w:rsidRDefault="00E04988" w:rsidP="00FF639F">
      <w:pPr>
        <w:pStyle w:val="ListParagraph"/>
        <w:numPr>
          <w:ilvl w:val="0"/>
          <w:numId w:val="12"/>
        </w:numPr>
        <w:spacing w:line="360" w:lineRule="auto"/>
        <w:contextualSpacing/>
      </w:pPr>
      <w:r w:rsidRPr="00EF288A">
        <w:rPr>
          <w:b/>
          <w:bCs/>
        </w:rPr>
        <w:t>Disturbance presence:</w:t>
      </w:r>
      <w:r>
        <w:t xml:space="preserve"> </w:t>
      </w:r>
      <w:r w:rsidR="00681302">
        <w:t>Yes</w:t>
      </w:r>
      <w:r>
        <w:t xml:space="preserve">, </w:t>
      </w:r>
      <w:r w:rsidR="00681302">
        <w:t>No</w:t>
      </w:r>
    </w:p>
    <w:p w14:paraId="605CBA28" w14:textId="35D3FF2A"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w:t>
      </w:r>
      <w:r w:rsidR="00681302">
        <w:t>&lt;</w:t>
      </w:r>
      <w:r>
        <w:t>10 Years, 10-20 Years, 20-30 Years, 30+ Year</w:t>
      </w:r>
      <w:r w:rsidR="00EF288A">
        <w:t>s</w:t>
      </w:r>
    </w:p>
    <w:p w14:paraId="6D7554E2" w14:textId="1F59008E" w:rsidR="006D0768" w:rsidRDefault="006D0768" w:rsidP="006D0768">
      <w:pPr>
        <w:spacing w:line="360" w:lineRule="auto"/>
        <w:ind w:firstLine="360"/>
      </w:pPr>
      <w:r>
        <w:t xml:space="preserve">First, </w:t>
      </w:r>
      <w:r w:rsidR="00AC0C22">
        <w:t>we use a</w:t>
      </w:r>
      <w:r>
        <w:t xml:space="preserve"> Wilcoxon Rank Sum test to determine net change </w:t>
      </w:r>
      <w:r w:rsidR="006E01CA">
        <w:t xml:space="preserve">in canopy height </w:t>
      </w:r>
      <w:r w:rsidR="00AC0C22">
        <w:t xml:space="preserve">comparing the first and last years of </w:t>
      </w:r>
      <w:r>
        <w:t xml:space="preserve">ATL08 segments. </w:t>
      </w:r>
      <w:r w:rsidR="006E01CA">
        <w:t>T</w:t>
      </w:r>
      <w:r>
        <w:t xml:space="preserve">his </w:t>
      </w:r>
      <w:r w:rsidR="00AC0C22">
        <w:t xml:space="preserve">one-sided test </w:t>
      </w:r>
      <w:r>
        <w:t>use</w:t>
      </w:r>
      <w:r w:rsidR="00AC0C22">
        <w:t xml:space="preserve">s </w:t>
      </w:r>
      <w:r>
        <w:t xml:space="preserve">an alternative hypothesis that canopy heights in the last year </w:t>
      </w:r>
      <w:r w:rsidR="00AC0C22">
        <w:t>are</w:t>
      </w:r>
      <w:r>
        <w:t xml:space="preserve"> </w:t>
      </w:r>
      <w:r w:rsidR="00AC0C22">
        <w:t xml:space="preserve">significantly </w:t>
      </w:r>
      <w:r w:rsidRPr="0077417E">
        <w:rPr>
          <w:i/>
          <w:iCs/>
        </w:rPr>
        <w:t>greater</w:t>
      </w:r>
      <w:r>
        <w:t xml:space="preserve"> than those </w:t>
      </w:r>
      <w:r w:rsidR="00AC0C22">
        <w:t>in</w:t>
      </w:r>
      <w:r>
        <w:t xml:space="preserve"> the first year,</w:t>
      </w:r>
      <w:r w:rsidR="006E01CA">
        <w:t xml:space="preserve"> indicative of </w:t>
      </w:r>
      <w:r w:rsidR="00AC0C22">
        <w:t xml:space="preserve">growth </w:t>
      </w:r>
      <w:r w:rsidR="006E01CA">
        <w:t>over time</w:t>
      </w:r>
      <w:r>
        <w:t>. For th</w:t>
      </w:r>
      <w:r w:rsidR="00DF1F88">
        <w:t xml:space="preserve">e Wilcoxon </w:t>
      </w:r>
      <w:r>
        <w:t>tests</w:t>
      </w:r>
      <w:r w:rsidR="00AC0C22">
        <w:t xml:space="preserve"> </w:t>
      </w:r>
      <w:r>
        <w:t xml:space="preserve">we report </w:t>
      </w:r>
      <w:r w:rsidR="006E01CA">
        <w:t xml:space="preserve">the </w:t>
      </w:r>
      <w:r w:rsidR="00DF1F88">
        <w:t xml:space="preserve">W statistic and the difference in mean canopy height between the </w:t>
      </w:r>
      <w:r w:rsidR="00AC0C22">
        <w:t xml:space="preserve">first and </w:t>
      </w:r>
      <w:r w:rsidR="00DF1F88">
        <w:t>last year of</w:t>
      </w:r>
      <w:r w:rsidR="00AC0C22">
        <w:t xml:space="preserve"> </w:t>
      </w:r>
      <w:r w:rsidR="00DF1F88">
        <w:t>segments</w:t>
      </w:r>
      <w:r>
        <w:t xml:space="preserve">. </w:t>
      </w:r>
    </w:p>
    <w:p w14:paraId="5A7F4766" w14:textId="27E2F5E7" w:rsidR="00E04988" w:rsidRDefault="0008790D" w:rsidP="00FF639F">
      <w:pPr>
        <w:spacing w:line="360" w:lineRule="auto"/>
        <w:ind w:firstLine="360"/>
      </w:pPr>
      <w:r>
        <w:t xml:space="preserve">Next, </w:t>
      </w:r>
      <w:r w:rsidR="00AC0C22">
        <w:t xml:space="preserve">we employ </w:t>
      </w:r>
      <w:r>
        <w:t xml:space="preserve">a Theil-Sen regression </w:t>
      </w:r>
      <w:r w:rsidR="00E27190">
        <w:t xml:space="preserve">to estimate </w:t>
      </w:r>
      <w:r w:rsidR="00AC0C22">
        <w:t>incremental change</w:t>
      </w:r>
      <w:r w:rsidR="00E27190">
        <w:t xml:space="preserve"> </w:t>
      </w:r>
      <w:r w:rsidR="00AC0C22">
        <w:t xml:space="preserve">in canopy height over time modeling the </w:t>
      </w:r>
      <w:r w:rsidR="00E04988">
        <w:t>response of ATL08 canopy heights (Y) to the year (X</w:t>
      </w:r>
      <w:r w:rsidR="00AC0C22">
        <w:t>)</w:t>
      </w:r>
      <w:r w:rsidR="00E04988">
        <w:t xml:space="preserve">. </w:t>
      </w:r>
      <w:r w:rsidR="00AC0C22">
        <w:t xml:space="preserve">From </w:t>
      </w:r>
      <w:r w:rsidR="00E27190">
        <w:t xml:space="preserve">this model </w:t>
      </w:r>
      <w:r w:rsidR="00AC0C22">
        <w:t>we report the slope</w:t>
      </w:r>
      <w:r w:rsidR="00E27190">
        <w:t>, approximating the rate of change from year-to-year,</w:t>
      </w:r>
      <w:r w:rsidR="00AC0C22">
        <w:t xml:space="preserve"> and</w:t>
      </w:r>
      <w:r w:rsidR="00E27190">
        <w:t xml:space="preserve"> the</w:t>
      </w:r>
      <w:r w:rsidR="00AC0C22">
        <w:t xml:space="preserve"> intercept</w:t>
      </w:r>
      <w:r w:rsidR="00E27190">
        <w:t>, representing the baseline canopy height at the start of the segment timeframe</w:t>
      </w:r>
      <w:r>
        <w:t>.</w:t>
      </w:r>
    </w:p>
    <w:p w14:paraId="5FE30C63" w14:textId="7C2EAB55" w:rsidR="00E04988" w:rsidRDefault="00E04988" w:rsidP="00FF639F">
      <w:pPr>
        <w:spacing w:line="360" w:lineRule="auto"/>
        <w:ind w:firstLine="360"/>
      </w:pPr>
      <w:r w:rsidRPr="002B5EF7">
        <w:t>Finally</w:t>
      </w:r>
      <w:r>
        <w:t xml:space="preserve">, </w:t>
      </w:r>
      <w:r w:rsidR="00E27190">
        <w:t xml:space="preserve">we use </w:t>
      </w:r>
      <w:r>
        <w:t>a one-sided Mann-Kendall (MK) test was used to identify monotonic trend</w:t>
      </w:r>
      <w:r w:rsidR="00AC0C22">
        <w:t>s</w:t>
      </w:r>
      <w:r>
        <w:t xml:space="preserve"> in canopy height over time. </w:t>
      </w:r>
      <w:r w:rsidR="0008790D">
        <w:t xml:space="preserve">The </w:t>
      </w:r>
      <w:r>
        <w:t xml:space="preserve">MK </w:t>
      </w:r>
      <w:r w:rsidR="0008790D">
        <w:t xml:space="preserve">test is </w:t>
      </w:r>
      <w:r w:rsidR="00E27190">
        <w:t xml:space="preserve">also </w:t>
      </w:r>
      <w:r w:rsidR="0008790D">
        <w:t xml:space="preserve">one-sided, </w:t>
      </w:r>
      <w:r>
        <w:t>us</w:t>
      </w:r>
      <w:r w:rsidR="0008790D">
        <w:t xml:space="preserve">ing </w:t>
      </w:r>
      <w:r>
        <w:t>an alternative hypothesis that later values are</w:t>
      </w:r>
      <w:r w:rsidR="00E27190">
        <w:t xml:space="preserve"> significantly</w:t>
      </w:r>
      <w:r>
        <w:t xml:space="preserve"> </w:t>
      </w:r>
      <w:r w:rsidRPr="0008790D">
        <w:rPr>
          <w:i/>
          <w:iCs/>
        </w:rPr>
        <w:t>greater</w:t>
      </w:r>
      <w:r>
        <w:t xml:space="preserve"> than earlier values, </w:t>
      </w:r>
      <w:r w:rsidR="00E27190">
        <w:t>suggestive</w:t>
      </w:r>
      <w:r w:rsidR="0008790D">
        <w:t xml:space="preserve"> of growth over time</w:t>
      </w:r>
      <w:r>
        <w:t xml:space="preserve">. </w:t>
      </w:r>
      <w:r w:rsidR="004E550E">
        <w:t>From the MK test results we report the Z</w:t>
      </w:r>
      <w:r w:rsidR="00591F9C">
        <w:t xml:space="preserve"> and </w:t>
      </w:r>
      <w:r w:rsidR="004E550E">
        <w:t>Tau statistics.</w:t>
      </w:r>
    </w:p>
    <w:p w14:paraId="0D894B9A" w14:textId="60923637" w:rsidR="00E04988" w:rsidRPr="00FA3903" w:rsidRDefault="00AC0C22" w:rsidP="00AC10D0">
      <w:pPr>
        <w:spacing w:line="360" w:lineRule="auto"/>
        <w:ind w:firstLine="360"/>
        <w:rPr>
          <w:b/>
          <w:bCs/>
        </w:rPr>
      </w:pPr>
      <w:r>
        <w:t>Due to the large sample size in our ATL08 segment dataset, tests</w:t>
      </w:r>
      <w:r w:rsidR="00E04988">
        <w:t xml:space="preserve">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rsidR="00DB4CAE">
        <w:t xml:space="preserve">10,000 </w:t>
      </w:r>
      <w:r w:rsidR="00082C51">
        <w:t xml:space="preserve">iterations on an independent </w:t>
      </w:r>
      <w:r w:rsidR="00DB4CAE">
        <w:t>sample</w:t>
      </w:r>
      <w:r w:rsidR="00082C51">
        <w:t xml:space="preserve"> </w:t>
      </w:r>
      <w:r w:rsidR="00DB4CAE">
        <w:t>of 500 observations</w:t>
      </w:r>
      <w:r w:rsidR="00082C51">
        <w:t xml:space="preserve"> taken with replacement</w:t>
      </w:r>
      <w:r w:rsidR="00DB4CAE">
        <w:t xml:space="preserve">. This </w:t>
      </w:r>
      <w:r w:rsidR="00E27190">
        <w:t xml:space="preserve">accommodates the unequal sample sizes between years of ATL08 data, and </w:t>
      </w:r>
      <w:r w:rsidR="00DB4CAE">
        <w:t>ensure</w:t>
      </w:r>
      <w:r w:rsidR="00E27190">
        <w:t>s</w:t>
      </w:r>
      <w:r w:rsidR="00A96568">
        <w:t xml:space="preserve"> </w:t>
      </w:r>
      <w:r w:rsidR="00DB4CAE">
        <w:t xml:space="preserve">that any ATL08 segment </w:t>
      </w:r>
      <w:r w:rsidR="00A96568">
        <w:t xml:space="preserve">is </w:t>
      </w:r>
      <w:r w:rsidR="00082C51">
        <w:t xml:space="preserve">an </w:t>
      </w:r>
      <w:r w:rsidR="00DB4CAE">
        <w:t xml:space="preserve">independent pull from </w:t>
      </w:r>
      <w:r w:rsidR="00082C51">
        <w:t xml:space="preserve">the </w:t>
      </w:r>
      <w:r>
        <w:t>dataset</w:t>
      </w:r>
      <w:r w:rsidR="00DB4CAE">
        <w:t>. Additionally</w:t>
      </w:r>
      <w:r w:rsidR="00AC10D0">
        <w:rPr>
          <w:color w:val="000000"/>
        </w:rPr>
        <w:t xml:space="preserve">, using 10,000 iterations </w:t>
      </w:r>
      <w:r w:rsidR="00082C51">
        <w:rPr>
          <w:color w:val="000000"/>
        </w:rPr>
        <w:t xml:space="preserve">stabilized the </w:t>
      </w:r>
      <w:r w:rsidR="00082C51">
        <w:rPr>
          <w:color w:val="000000"/>
        </w:rPr>
        <w:lastRenderedPageBreak/>
        <w:t xml:space="preserve">variability inherent in the bootstrapping technique. </w:t>
      </w:r>
      <w:r w:rsidR="00E27190">
        <w:rPr>
          <w:color w:val="000000"/>
        </w:rPr>
        <w:t>S</w:t>
      </w:r>
      <w:r w:rsidR="00DB4CAE" w:rsidRPr="00E04988">
        <w:rPr>
          <w:color w:val="000000"/>
        </w:rPr>
        <w:t xml:space="preserve">tatistics reported in </w:t>
      </w:r>
      <w:r w:rsidR="00DB4CAE">
        <w:rPr>
          <w:color w:val="000000"/>
        </w:rPr>
        <w:t>Phase</w:t>
      </w:r>
      <w:r w:rsidR="00DB4CAE" w:rsidRPr="00E04988">
        <w:rPr>
          <w:color w:val="000000"/>
        </w:rPr>
        <w:t xml:space="preserve"> 4 are the median values </w:t>
      </w:r>
      <w:r w:rsidR="00DB4CAE">
        <w:rPr>
          <w:color w:val="000000"/>
        </w:rPr>
        <w:t>of</w:t>
      </w:r>
      <w:r w:rsidR="00DB4CAE" w:rsidRPr="00E04988">
        <w:rPr>
          <w:color w:val="000000"/>
        </w:rPr>
        <w:t xml:space="preserve"> the 10</w:t>
      </w:r>
      <w:r w:rsidR="00DB4CAE">
        <w:rPr>
          <w:color w:val="000000"/>
        </w:rPr>
        <w:t>,0</w:t>
      </w:r>
      <w:r w:rsidR="00DB4CAE" w:rsidRPr="00E04988">
        <w:rPr>
          <w:color w:val="000000"/>
        </w:rPr>
        <w:t>00 iterations</w:t>
      </w:r>
      <w:r w:rsidR="00DB4CAE">
        <w:rPr>
          <w:color w:val="000000"/>
        </w:rPr>
        <w:t>.</w:t>
      </w:r>
    </w:p>
    <w:p w14:paraId="672610E9" w14:textId="4BBD9228" w:rsidR="00DE60C7" w:rsidRPr="00FA3903" w:rsidRDefault="00DE60C7" w:rsidP="00FF639F">
      <w:pPr>
        <w:numPr>
          <w:ilvl w:val="0"/>
          <w:numId w:val="9"/>
        </w:numPr>
        <w:spacing w:line="360" w:lineRule="auto"/>
        <w:rPr>
          <w:b/>
          <w:bCs/>
        </w:rPr>
      </w:pPr>
      <w:bookmarkStart w:id="61" w:name="_Toc195460511"/>
      <w:r w:rsidRPr="00FA3903">
        <w:rPr>
          <w:b/>
          <w:bCs/>
        </w:rPr>
        <w:t>Results</w:t>
      </w:r>
      <w:bookmarkEnd w:id="38"/>
      <w:bookmarkEnd w:id="39"/>
      <w:bookmarkEnd w:id="61"/>
    </w:p>
    <w:p w14:paraId="2BF2C8AB" w14:textId="77777777" w:rsidR="00BA0245" w:rsidRDefault="008638FC" w:rsidP="00BA0245">
      <w:pPr>
        <w:numPr>
          <w:ilvl w:val="1"/>
          <w:numId w:val="9"/>
        </w:numPr>
        <w:spacing w:line="360" w:lineRule="auto"/>
        <w:rPr>
          <w:b/>
          <w:bCs/>
        </w:rPr>
      </w:pPr>
      <w:bookmarkStart w:id="62" w:name="_Toc195460512"/>
      <w:r>
        <w:rPr>
          <w:b/>
          <w:bCs/>
        </w:rPr>
        <w:t>Phase</w:t>
      </w:r>
      <w:r w:rsidR="003E5D6A" w:rsidRPr="00FA3903">
        <w:rPr>
          <w:b/>
          <w:bCs/>
        </w:rPr>
        <w:t xml:space="preserve"> </w:t>
      </w:r>
      <w:r w:rsidR="000542A1" w:rsidRPr="00FA3903">
        <w:rPr>
          <w:b/>
          <w:bCs/>
        </w:rPr>
        <w:t>1: Validating ATL08 Canopy Heights with ALS</w:t>
      </w:r>
      <w:bookmarkEnd w:id="62"/>
    </w:p>
    <w:p w14:paraId="62636592" w14:textId="653CA289" w:rsidR="00595F83" w:rsidRPr="00BA0245" w:rsidRDefault="00BA0245" w:rsidP="00BA0245">
      <w:pPr>
        <w:spacing w:line="360" w:lineRule="auto"/>
        <w:rPr>
          <w:b/>
          <w:bCs/>
        </w:rPr>
      </w:pPr>
      <w:r>
        <w:tab/>
      </w:r>
      <w:r w:rsidR="00595F83" w:rsidRPr="00595F83">
        <w:t xml:space="preserve">ATL08 </w:t>
      </w:r>
      <w:r>
        <w:t xml:space="preserve">segment canopy height estimations </w:t>
      </w:r>
      <w:r w:rsidR="00595F83" w:rsidRPr="00595F83">
        <w:t>demonstrate</w:t>
      </w:r>
      <w:r>
        <w:t xml:space="preserve"> </w:t>
      </w:r>
      <w:r w:rsidR="00595F83" w:rsidRPr="00595F83">
        <w:t xml:space="preserve">strong correlation with reference ALS data </w:t>
      </w:r>
      <w:r>
        <w:t>at a single point in time</w:t>
      </w:r>
      <w:r w:rsidR="00595F83" w:rsidRPr="00595F83">
        <w:t xml:space="preserve"> (Figure 8). With an R</w:t>
      </w:r>
      <w:r w:rsidRPr="00BA0245">
        <w:rPr>
          <w:vertAlign w:val="superscript"/>
        </w:rPr>
        <w:t>2</w:t>
      </w:r>
      <w:r w:rsidR="00595F83" w:rsidRPr="00595F83">
        <w:t xml:space="preserve"> of 0.8</w:t>
      </w:r>
      <w:r w:rsidR="00595F83">
        <w:t>8</w:t>
      </w:r>
      <w:r w:rsidR="00595F83" w:rsidRPr="00595F83">
        <w:t xml:space="preserve"> and an RMSE of 2.</w:t>
      </w:r>
      <w:r w:rsidR="00595F83">
        <w:t>64</w:t>
      </w:r>
      <w:r w:rsidR="00595F83" w:rsidRPr="00595F83">
        <w:t xml:space="preserve"> meters, ATL08 </w:t>
      </w:r>
      <w:r>
        <w:t>segments are</w:t>
      </w:r>
      <w:r w:rsidR="00595F83" w:rsidRPr="00595F83">
        <w:t xml:space="preserve"> adequately estimating canopy heights within the study area. The greater dispersion of points below the regression </w:t>
      </w:r>
      <w:r>
        <w:t xml:space="preserve">(red) </w:t>
      </w:r>
      <w:r w:rsidR="00595F83" w:rsidRPr="00595F83">
        <w:t xml:space="preserve">line is indicative of an overall underestimation of canopy height by ATL08 in comparison to ALS data. </w:t>
      </w:r>
    </w:p>
    <w:p w14:paraId="68075734" w14:textId="77777777" w:rsidR="00BA0245" w:rsidRPr="00BA0245" w:rsidRDefault="00825129" w:rsidP="00BA0245">
      <w:pPr>
        <w:keepNext/>
        <w:tabs>
          <w:tab w:val="left" w:pos="3120"/>
        </w:tabs>
        <w:spacing w:line="360" w:lineRule="auto"/>
        <w:jc w:val="center"/>
        <w:rPr>
          <w:i/>
          <w:iCs/>
        </w:rPr>
      </w:pPr>
      <w:r w:rsidRPr="00BA0245">
        <w:rPr>
          <w:i/>
          <w:iCs/>
          <w:noProof/>
        </w:rPr>
        <w:drawing>
          <wp:inline distT="0" distB="0" distL="0" distR="0" wp14:anchorId="7C950DA5" wp14:editId="396DD6E9">
            <wp:extent cx="6217920" cy="3886200"/>
            <wp:effectExtent l="0" t="0" r="0" b="0"/>
            <wp:docPr id="5988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1A3C765F" w14:textId="3652DA98" w:rsidR="00595F83" w:rsidRPr="00BA0245" w:rsidRDefault="00BA0245" w:rsidP="00BA0245">
      <w:pPr>
        <w:pStyle w:val="Caption"/>
        <w:spacing w:line="360" w:lineRule="auto"/>
        <w:rPr>
          <w:b w:val="0"/>
          <w:bCs w:val="0"/>
          <w:i/>
          <w:iCs/>
          <w:sz w:val="24"/>
          <w:szCs w:val="24"/>
        </w:rPr>
      </w:pPr>
      <w:r w:rsidRPr="00BA0245">
        <w:rPr>
          <w:b w:val="0"/>
          <w:bCs w:val="0"/>
          <w:i/>
          <w:iCs/>
          <w:sz w:val="24"/>
          <w:szCs w:val="24"/>
        </w:rPr>
        <w:t xml:space="preserve">Figure </w:t>
      </w:r>
      <w:r w:rsidRPr="00BA0245">
        <w:rPr>
          <w:b w:val="0"/>
          <w:bCs w:val="0"/>
          <w:i/>
          <w:iCs/>
          <w:sz w:val="24"/>
          <w:szCs w:val="24"/>
        </w:rPr>
        <w:fldChar w:fldCharType="begin"/>
      </w:r>
      <w:r w:rsidRPr="00BA0245">
        <w:rPr>
          <w:b w:val="0"/>
          <w:bCs w:val="0"/>
          <w:i/>
          <w:iCs/>
          <w:sz w:val="24"/>
          <w:szCs w:val="24"/>
        </w:rPr>
        <w:instrText xml:space="preserve"> SEQ Figure \* ARABIC </w:instrText>
      </w:r>
      <w:r w:rsidRPr="00BA0245">
        <w:rPr>
          <w:b w:val="0"/>
          <w:bCs w:val="0"/>
          <w:i/>
          <w:iCs/>
          <w:sz w:val="24"/>
          <w:szCs w:val="24"/>
        </w:rPr>
        <w:fldChar w:fldCharType="separate"/>
      </w:r>
      <w:r w:rsidR="005E1AA5">
        <w:rPr>
          <w:b w:val="0"/>
          <w:bCs w:val="0"/>
          <w:i/>
          <w:iCs/>
          <w:noProof/>
          <w:sz w:val="24"/>
          <w:szCs w:val="24"/>
        </w:rPr>
        <w:t>9</w:t>
      </w:r>
      <w:r w:rsidRPr="00BA0245">
        <w:rPr>
          <w:b w:val="0"/>
          <w:bCs w:val="0"/>
          <w:i/>
          <w:iCs/>
          <w:sz w:val="24"/>
          <w:szCs w:val="24"/>
        </w:rPr>
        <w:fldChar w:fldCharType="end"/>
      </w:r>
      <w:r>
        <w:rPr>
          <w:b w:val="0"/>
          <w:bCs w:val="0"/>
          <w:i/>
          <w:iCs/>
          <w:sz w:val="24"/>
          <w:szCs w:val="24"/>
        </w:rPr>
        <w:t xml:space="preserve">: </w:t>
      </w:r>
      <w:r w:rsidRPr="00BA0245">
        <w:rPr>
          <w:b w:val="0"/>
          <w:bCs w:val="0"/>
          <w:i/>
          <w:iCs/>
          <w:sz w:val="24"/>
          <w:szCs w:val="24"/>
        </w:rPr>
        <w:t>Correlation of canopy heights estimated by ALS and ATL08. Canopy heights are reported in meters above ground. Red line indicates trend line from a Theil-Sen regression using ATL08 (Y) and ALS (X) canopy heights</w:t>
      </w:r>
    </w:p>
    <w:p w14:paraId="1A833C5E" w14:textId="4F4030D2" w:rsidR="000542A1" w:rsidRDefault="008638FC" w:rsidP="00F12D18">
      <w:pPr>
        <w:numPr>
          <w:ilvl w:val="1"/>
          <w:numId w:val="9"/>
        </w:numPr>
        <w:spacing w:line="360" w:lineRule="auto"/>
        <w:rPr>
          <w:b/>
          <w:bCs/>
        </w:rPr>
      </w:pPr>
      <w:bookmarkStart w:id="63" w:name="_Toc195460513"/>
      <w:r>
        <w:rPr>
          <w:b/>
          <w:bCs/>
        </w:rPr>
        <w:t>Phase</w:t>
      </w:r>
      <w:r w:rsidR="003E5D6A" w:rsidRPr="00FA3903">
        <w:rPr>
          <w:b/>
          <w:bCs/>
        </w:rPr>
        <w:t xml:space="preserve"> </w:t>
      </w:r>
      <w:r w:rsidR="000542A1" w:rsidRPr="00FA3903">
        <w:rPr>
          <w:b/>
          <w:bCs/>
        </w:rPr>
        <w:t xml:space="preserve">2: </w:t>
      </w:r>
      <w:bookmarkEnd w:id="63"/>
      <w:r w:rsidR="007D51DE">
        <w:rPr>
          <w:b/>
          <w:bCs/>
        </w:rPr>
        <w:t>Addressing Sampling Bias of ICESat-2 Data Collection</w:t>
      </w:r>
    </w:p>
    <w:p w14:paraId="1C56ACE9" w14:textId="15A7E75C" w:rsidR="00F12D18" w:rsidRDefault="007D51DE" w:rsidP="00F12D18">
      <w:pPr>
        <w:numPr>
          <w:ilvl w:val="2"/>
          <w:numId w:val="9"/>
        </w:numPr>
        <w:spacing w:line="360" w:lineRule="auto"/>
        <w:rPr>
          <w:b/>
          <w:bCs/>
        </w:rPr>
      </w:pPr>
      <w:r>
        <w:rPr>
          <w:b/>
          <w:bCs/>
        </w:rPr>
        <w:t>Sample Representation</w:t>
      </w:r>
    </w:p>
    <w:p w14:paraId="10765A0A" w14:textId="215750A8" w:rsidR="00BA0245" w:rsidRDefault="00BA0245" w:rsidP="00BA0245">
      <w:pPr>
        <w:spacing w:line="360" w:lineRule="auto"/>
      </w:pPr>
      <w:r>
        <w:tab/>
        <w:t xml:space="preserve">When comparing ALS canopy heights in the locations of each sample against ALS canopy heights throughout entire study area, the samples appear representative of </w:t>
      </w:r>
      <w:r>
        <w:lastRenderedPageBreak/>
        <w:t xml:space="preserve">the broader population (Figure 10). Each sample’s canopy height distribution falls within the bounds of the overall population distribution, indicated by the overarching </w:t>
      </w:r>
      <w:r w:rsidR="005E1AA5">
        <w:t>light gray</w:t>
      </w:r>
      <w:r>
        <w:t xml:space="preserve"> histogram. Moreover, the distributions of the individual samples demonstrate reasonable alignment with each other. </w:t>
      </w:r>
    </w:p>
    <w:p w14:paraId="2AC83CB4" w14:textId="77777777" w:rsidR="005E1AA5" w:rsidRDefault="00A75068" w:rsidP="005E1AA5">
      <w:pPr>
        <w:keepNext/>
        <w:spacing w:line="360" w:lineRule="auto"/>
      </w:pPr>
      <w:commentRangeStart w:id="64"/>
      <w:commentRangeEnd w:id="64"/>
      <w:r>
        <w:rPr>
          <w:rStyle w:val="CommentReference"/>
        </w:rPr>
        <w:commentReference w:id="64"/>
      </w:r>
      <w:r w:rsidR="005E1AA5" w:rsidRPr="005E1AA5">
        <w:t xml:space="preserve"> </w:t>
      </w:r>
      <w:r w:rsidR="005E1AA5">
        <w:rPr>
          <w:noProof/>
        </w:rPr>
        <w:drawing>
          <wp:inline distT="0" distB="0" distL="0" distR="0" wp14:anchorId="06310D53" wp14:editId="76FCCF03">
            <wp:extent cx="6217920" cy="3886200"/>
            <wp:effectExtent l="0" t="0" r="0" b="0"/>
            <wp:docPr id="844478916" name="Picture 10"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8916" name="Picture 10" descr="A graph of a sound wav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43CABEB8" w14:textId="63BC4D07" w:rsidR="005E1AA5" w:rsidRDefault="005E1AA5" w:rsidP="005E1AA5">
      <w:pPr>
        <w:pStyle w:val="Caption"/>
        <w:spacing w:line="360" w:lineRule="auto"/>
      </w:pPr>
      <w:r w:rsidRPr="005E1AA5">
        <w:rPr>
          <w:b w:val="0"/>
          <w:bCs w:val="0"/>
          <w:i/>
          <w:iCs/>
          <w:sz w:val="22"/>
          <w:szCs w:val="22"/>
        </w:rPr>
        <w:t xml:space="preserve">Figure </w:t>
      </w:r>
      <w:r w:rsidRPr="005E1AA5">
        <w:rPr>
          <w:b w:val="0"/>
          <w:bCs w:val="0"/>
          <w:i/>
          <w:iCs/>
          <w:sz w:val="22"/>
          <w:szCs w:val="22"/>
        </w:rPr>
        <w:fldChar w:fldCharType="begin"/>
      </w:r>
      <w:r w:rsidRPr="005E1AA5">
        <w:rPr>
          <w:b w:val="0"/>
          <w:bCs w:val="0"/>
          <w:i/>
          <w:iCs/>
          <w:sz w:val="22"/>
          <w:szCs w:val="22"/>
        </w:rPr>
        <w:instrText xml:space="preserve"> SEQ Figure \* ARABIC </w:instrText>
      </w:r>
      <w:r w:rsidRPr="005E1AA5">
        <w:rPr>
          <w:b w:val="0"/>
          <w:bCs w:val="0"/>
          <w:i/>
          <w:iCs/>
          <w:sz w:val="22"/>
          <w:szCs w:val="22"/>
        </w:rPr>
        <w:fldChar w:fldCharType="separate"/>
      </w:r>
      <w:r w:rsidRPr="005E1AA5">
        <w:rPr>
          <w:b w:val="0"/>
          <w:bCs w:val="0"/>
          <w:i/>
          <w:iCs/>
          <w:noProof/>
          <w:sz w:val="22"/>
          <w:szCs w:val="22"/>
        </w:rPr>
        <w:t>10</w:t>
      </w:r>
      <w:r w:rsidRPr="005E1AA5">
        <w:rPr>
          <w:b w:val="0"/>
          <w:bCs w:val="0"/>
          <w:i/>
          <w:iCs/>
          <w:sz w:val="22"/>
          <w:szCs w:val="22"/>
        </w:rPr>
        <w:fldChar w:fldCharType="end"/>
      </w:r>
      <w:r w:rsidRPr="005E1AA5">
        <w:rPr>
          <w:b w:val="0"/>
          <w:bCs w:val="0"/>
          <w:i/>
          <w:iCs/>
          <w:sz w:val="22"/>
          <w:szCs w:val="22"/>
        </w:rPr>
        <w:t>: Plot showing distribution of ALS canopy heights for each sample overlaid on overall population of ALS canopy heights (</w:t>
      </w:r>
      <w:r>
        <w:rPr>
          <w:b w:val="0"/>
          <w:bCs w:val="0"/>
          <w:i/>
          <w:iCs/>
          <w:sz w:val="22"/>
          <w:szCs w:val="22"/>
        </w:rPr>
        <w:t>light gray</w:t>
      </w:r>
      <w:r w:rsidRPr="005E1AA5">
        <w:rPr>
          <w:b w:val="0"/>
          <w:bCs w:val="0"/>
          <w:i/>
          <w:iCs/>
          <w:sz w:val="22"/>
          <w:szCs w:val="22"/>
        </w:rPr>
        <w:t xml:space="preserve"> histogram). Unique colors chosen for distributions of each sample</w:t>
      </w:r>
      <w:r>
        <w:rPr>
          <w:b w:val="0"/>
          <w:bCs w:val="0"/>
          <w:i/>
          <w:iCs/>
          <w:sz w:val="22"/>
          <w:szCs w:val="22"/>
        </w:rPr>
        <w:t>.</w:t>
      </w:r>
    </w:p>
    <w:p w14:paraId="790EFD47" w14:textId="501574B8" w:rsidR="004B0211" w:rsidRDefault="007D51DE" w:rsidP="005E1AA5">
      <w:pPr>
        <w:numPr>
          <w:ilvl w:val="2"/>
          <w:numId w:val="9"/>
        </w:numPr>
        <w:spacing w:line="360" w:lineRule="auto"/>
        <w:rPr>
          <w:b/>
          <w:bCs/>
        </w:rPr>
      </w:pPr>
      <w:bookmarkStart w:id="65" w:name="_Toc195460514"/>
      <w:r>
        <w:rPr>
          <w:b/>
          <w:bCs/>
        </w:rPr>
        <w:t>Sample Location Equivalence</w:t>
      </w:r>
    </w:p>
    <w:p w14:paraId="6FA1FF06" w14:textId="09422EE1" w:rsidR="0092781F" w:rsidRDefault="002B7F9A" w:rsidP="005E1AA5">
      <w:pPr>
        <w:spacing w:line="360" w:lineRule="auto"/>
        <w:ind w:firstLine="360"/>
      </w:pPr>
      <w:r w:rsidRPr="00595F83">
        <w:t xml:space="preserve">Bootstrapped TOST </w:t>
      </w:r>
      <w:r>
        <w:t>show that</w:t>
      </w:r>
      <w:r w:rsidRPr="00595F83">
        <w:t xml:space="preserve"> </w:t>
      </w:r>
      <w:r w:rsidR="00A75068">
        <w:t xml:space="preserve">the footprints of samples </w:t>
      </w:r>
      <w:r w:rsidRPr="00595F83">
        <w:t>are practically equivalen</w:t>
      </w:r>
      <w:r>
        <w:t>t</w:t>
      </w:r>
      <w:r w:rsidRPr="00595F83">
        <w:t xml:space="preserve"> </w:t>
      </w:r>
      <w:r>
        <w:t xml:space="preserve">within </w:t>
      </w:r>
      <w:r w:rsidR="00A75068">
        <w:t>two</w:t>
      </w:r>
      <w:r>
        <w:t xml:space="preserve"> meter</w:t>
      </w:r>
      <w:r w:rsidR="00A75068">
        <w:t>s</w:t>
      </w:r>
      <w:r>
        <w:t xml:space="preserve"> of canopy height (</w:t>
      </w:r>
      <w:r w:rsidRPr="00595F83">
        <w:t>Figure 1</w:t>
      </w:r>
      <w:r>
        <w:t>3</w:t>
      </w:r>
      <w:r w:rsidRPr="00595F83">
        <w:t>)</w:t>
      </w:r>
      <w:r>
        <w:t xml:space="preserve">, </w:t>
      </w:r>
      <w:r w:rsidRPr="00595F83">
        <w:t xml:space="preserve">as below </w:t>
      </w:r>
      <w:r>
        <w:t xml:space="preserve">this </w:t>
      </w:r>
      <w:r w:rsidRPr="00595F83">
        <w:t>bound</w:t>
      </w:r>
      <w:r>
        <w:t xml:space="preserve"> no</w:t>
      </w:r>
      <w:r w:rsidR="00BA3BB6">
        <w:t>t all</w:t>
      </w:r>
      <w:r>
        <w:t xml:space="preserve"> </w:t>
      </w:r>
      <w:r w:rsidR="00BA3BB6">
        <w:t xml:space="preserve">samples </w:t>
      </w:r>
      <w:r w:rsidRPr="00595F83">
        <w:t xml:space="preserve">demonstrate equivalence. </w:t>
      </w:r>
    </w:p>
    <w:p w14:paraId="193CA51C" w14:textId="38C09F24" w:rsidR="0092781F" w:rsidRDefault="0092781F" w:rsidP="0092781F">
      <w:pPr>
        <w:spacing w:line="360" w:lineRule="auto"/>
        <w:jc w:val="center"/>
      </w:pPr>
      <w:r>
        <w:rPr>
          <w:noProof/>
        </w:rPr>
        <w:lastRenderedPageBreak/>
        <w:drawing>
          <wp:inline distT="0" distB="0" distL="0" distR="0" wp14:anchorId="3270510B" wp14:editId="3E32E90C">
            <wp:extent cx="6217920" cy="3886200"/>
            <wp:effectExtent l="0" t="0" r="0" b="0"/>
            <wp:docPr id="2108069104" name="Picture 3" descr="A group of blue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69104" name="Picture 3" descr="A group of blue and yellow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02CA132C" w14:textId="4ADC3D07" w:rsidR="002B7F9A" w:rsidRDefault="002B7F9A" w:rsidP="00BA3BB6">
      <w:pPr>
        <w:pStyle w:val="Caption"/>
        <w:spacing w:line="360" w:lineRule="auto"/>
        <w:rPr>
          <w:b w:val="0"/>
          <w:bCs w:val="0"/>
          <w:i/>
          <w:iCs/>
          <w:color w:val="000000" w:themeColor="text1"/>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5E1AA5">
        <w:rPr>
          <w:b w:val="0"/>
          <w:bCs w:val="0"/>
          <w:i/>
          <w:iCs/>
          <w:noProof/>
        </w:rPr>
        <w:t>11</w:t>
      </w:r>
      <w:r w:rsidRPr="006D7784">
        <w:rPr>
          <w:b w:val="0"/>
          <w:bCs w:val="0"/>
          <w:i/>
          <w:iCs/>
        </w:rPr>
        <w:fldChar w:fldCharType="end"/>
      </w:r>
      <w:r w:rsidRPr="006D7784">
        <w:rPr>
          <w:b w:val="0"/>
          <w:bCs w:val="0"/>
          <w:i/>
          <w:iCs/>
        </w:rPr>
        <w:t xml:space="preserve">: </w:t>
      </w:r>
      <w:r w:rsidRPr="006D7784">
        <w:rPr>
          <w:b w:val="0"/>
          <w:bCs w:val="0"/>
          <w:i/>
          <w:iCs/>
          <w:color w:val="000000" w:themeColor="text1"/>
        </w:rPr>
        <w:t xml:space="preserve">Grid of plots showing results of equivalence tests between </w:t>
      </w:r>
      <w:r w:rsidR="00A75068">
        <w:rPr>
          <w:b w:val="0"/>
          <w:bCs w:val="0"/>
          <w:i/>
          <w:iCs/>
          <w:color w:val="000000" w:themeColor="text1"/>
        </w:rPr>
        <w:t>locations samples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w:t>
      </w:r>
      <w:r w:rsidR="0092781F">
        <w:rPr>
          <w:b w:val="0"/>
          <w:bCs w:val="0"/>
          <w:i/>
          <w:iCs/>
          <w:color w:val="000000" w:themeColor="text1"/>
        </w:rPr>
        <w:t>Blue</w:t>
      </w:r>
      <w:r w:rsidRPr="006D7784">
        <w:rPr>
          <w:b w:val="0"/>
          <w:bCs w:val="0"/>
          <w:i/>
          <w:iCs/>
          <w:color w:val="000000" w:themeColor="text1"/>
        </w:rPr>
        <w:t xml:space="preserve"> cells indicate that </w:t>
      </w:r>
      <w:r w:rsidR="00A75068">
        <w:rPr>
          <w:b w:val="0"/>
          <w:bCs w:val="0"/>
          <w:i/>
          <w:iCs/>
          <w:color w:val="000000" w:themeColor="text1"/>
        </w:rPr>
        <w:t xml:space="preserve">locations in Sample 1 </w:t>
      </w:r>
      <w:r w:rsidRPr="006D7784">
        <w:rPr>
          <w:b w:val="0"/>
          <w:bCs w:val="0"/>
          <w:i/>
          <w:iCs/>
          <w:color w:val="000000" w:themeColor="text1"/>
        </w:rPr>
        <w:t xml:space="preserve">(X) and </w:t>
      </w:r>
      <w:r w:rsidR="00A75068">
        <w:rPr>
          <w:b w:val="0"/>
          <w:bCs w:val="0"/>
          <w:i/>
          <w:iCs/>
          <w:color w:val="000000" w:themeColor="text1"/>
        </w:rPr>
        <w:t xml:space="preserve">Sample </w:t>
      </w:r>
      <w:r w:rsidRPr="006D7784">
        <w:rPr>
          <w:b w:val="0"/>
          <w:bCs w:val="0"/>
          <w:i/>
          <w:iCs/>
          <w:color w:val="000000" w:themeColor="text1"/>
        </w:rPr>
        <w:t>2</w:t>
      </w:r>
      <w:r>
        <w:rPr>
          <w:b w:val="0"/>
          <w:bCs w:val="0"/>
          <w:i/>
          <w:iCs/>
          <w:color w:val="000000" w:themeColor="text1"/>
        </w:rPr>
        <w:t xml:space="preserve"> </w:t>
      </w:r>
      <w:r w:rsidRPr="006D7784">
        <w:rPr>
          <w:b w:val="0"/>
          <w:bCs w:val="0"/>
          <w:i/>
          <w:iCs/>
          <w:color w:val="000000" w:themeColor="text1"/>
        </w:rPr>
        <w:t xml:space="preserve">(Y) are equivalent within the bound specified in the subplot title. </w:t>
      </w:r>
      <w:r w:rsidR="0092781F">
        <w:rPr>
          <w:b w:val="0"/>
          <w:bCs w:val="0"/>
          <w:i/>
          <w:iCs/>
          <w:color w:val="000000" w:themeColor="text1"/>
        </w:rPr>
        <w:t>Yellow</w:t>
      </w:r>
      <w:r w:rsidRPr="006D7784">
        <w:rPr>
          <w:b w:val="0"/>
          <w:bCs w:val="0"/>
          <w:i/>
          <w:iCs/>
          <w:color w:val="000000" w:themeColor="text1"/>
        </w:rPr>
        <w:t xml:space="preserve"> cells indicate </w:t>
      </w:r>
      <w:r w:rsidR="00A75068">
        <w:rPr>
          <w:b w:val="0"/>
          <w:bCs w:val="0"/>
          <w:i/>
          <w:iCs/>
          <w:color w:val="000000" w:themeColor="text1"/>
        </w:rPr>
        <w:t xml:space="preserve">Samples </w:t>
      </w:r>
      <w:r w:rsidRPr="006D7784">
        <w:rPr>
          <w:b w:val="0"/>
          <w:bCs w:val="0"/>
          <w:i/>
          <w:iCs/>
          <w:color w:val="000000" w:themeColor="text1"/>
        </w:rPr>
        <w:t>1 and 2 are not equivalent, as at least one of the null hypotheses in the TOST was not rejected.</w:t>
      </w:r>
    </w:p>
    <w:p w14:paraId="35B54364" w14:textId="6563990E" w:rsidR="00BA3BB6" w:rsidRPr="00BA3BB6" w:rsidRDefault="00BA3BB6" w:rsidP="00BA3BB6">
      <w:pPr>
        <w:spacing w:line="360" w:lineRule="auto"/>
      </w:pPr>
      <w:r>
        <w:tab/>
        <w:t xml:space="preserve">At more strict margins of equivalence such as 0.1 or 0.25, none of our samples demonstrate equivalence in canopy height with each other. Based on the results of the equivalence tests in Figure 11, the 2019 sample demonstrates noticeably lower equivalence than other samples. If the 2019 sample is removed from consideration, all other samples demonstrate equivalence at a margin as tight as 1 meter in canopy height. </w:t>
      </w:r>
      <w:r>
        <w:tab/>
        <w:t>With this in mind, we remove the 2019 sample from temporal analyses. While this sample may have represented the population, spatial differences in canopy height between this sample and the other</w:t>
      </w:r>
      <w:r w:rsidR="006A52AD">
        <w:t>s could impact trends over time. As a result, we’ve minimized the sampling bias present in our ATL08 segments, but have limited the timeframe for tracking change to only 5 years of data (2020-2024)</w:t>
      </w:r>
      <w:r>
        <w:t xml:space="preserve"> </w:t>
      </w:r>
    </w:p>
    <w:p w14:paraId="37AF9819" w14:textId="0D6E6587" w:rsidR="000542A1" w:rsidRDefault="008638FC" w:rsidP="00BA3BB6">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5"/>
      <w:r w:rsidR="006422DB">
        <w:rPr>
          <w:b/>
          <w:bCs/>
        </w:rPr>
        <w:t>FIA-Derived Canopy Height Change</w:t>
      </w:r>
    </w:p>
    <w:p w14:paraId="203E18F6" w14:textId="3FCB773A" w:rsidR="0008020F" w:rsidRDefault="00595F83" w:rsidP="00BA3BB6">
      <w:pPr>
        <w:spacing w:line="360" w:lineRule="auto"/>
        <w:ind w:firstLine="360"/>
      </w:pPr>
      <w:r w:rsidRPr="00595F83">
        <w:lastRenderedPageBreak/>
        <w:t xml:space="preserve">Table 1 shows </w:t>
      </w:r>
      <w:r w:rsidR="00DD1CC5">
        <w:t>plot-level</w:t>
      </w:r>
      <w:r w:rsidRPr="00595F83">
        <w:t xml:space="preserve"> summary statistics for </w:t>
      </w:r>
      <w:r w:rsidR="005918D9" w:rsidRPr="00595F83">
        <w:t>increment</w:t>
      </w:r>
      <w:r w:rsidR="00D44017">
        <w:t xml:space="preserve"> and net change in canopy height from FIA remeasurement plots.</w:t>
      </w:r>
    </w:p>
    <w:p w14:paraId="2338C177" w14:textId="0C3D7C6A"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343F34">
        <w:rPr>
          <w:b w:val="0"/>
          <w:bCs w:val="0"/>
          <w:i/>
          <w:iCs/>
          <w:sz w:val="22"/>
          <w:szCs w:val="22"/>
        </w:rPr>
        <w:t xml:space="preserve">total and actual </w:t>
      </w:r>
      <w:r>
        <w:rPr>
          <w:b w:val="0"/>
          <w:bCs w:val="0"/>
          <w:i/>
          <w:iCs/>
          <w:sz w:val="22"/>
          <w:szCs w:val="22"/>
        </w:rPr>
        <w:t>height</w:t>
      </w:r>
      <w:r w:rsidR="00343F34">
        <w:rPr>
          <w:b w:val="0"/>
          <w:bCs w:val="0"/>
          <w:i/>
          <w:iCs/>
          <w:sz w:val="22"/>
          <w:szCs w:val="22"/>
        </w:rPr>
        <w:t xml:space="preserve"> measurements. Units reported as original FIA measurements were in feet. </w:t>
      </w:r>
    </w:p>
    <w:tbl>
      <w:tblPr>
        <w:tblStyle w:val="TableGrid"/>
        <w:tblW w:w="9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1890"/>
        <w:gridCol w:w="720"/>
        <w:gridCol w:w="1080"/>
        <w:gridCol w:w="1080"/>
        <w:gridCol w:w="1080"/>
        <w:gridCol w:w="1260"/>
        <w:gridCol w:w="1168"/>
      </w:tblGrid>
      <w:tr w:rsidR="004D1978" w14:paraId="3355EA0C" w14:textId="77777777" w:rsidTr="004D1978">
        <w:trPr>
          <w:trHeight w:val="386"/>
        </w:trPr>
        <w:tc>
          <w:tcPr>
            <w:tcW w:w="1435" w:type="dxa"/>
            <w:tcBorders>
              <w:top w:val="single" w:sz="4" w:space="0" w:color="auto"/>
              <w:bottom w:val="single" w:sz="4" w:space="0" w:color="auto"/>
            </w:tcBorders>
            <w:shd w:val="clear" w:color="auto" w:fill="auto"/>
          </w:tcPr>
          <w:p w14:paraId="694983E2" w14:textId="384E3BDB" w:rsidR="005918D9" w:rsidRPr="004D1978" w:rsidRDefault="005918D9" w:rsidP="004D1978">
            <w:pPr>
              <w:spacing w:line="360" w:lineRule="auto"/>
              <w:rPr>
                <w:rFonts w:ascii="Times New Roman" w:hAnsi="Times New Roman"/>
                <w:b/>
                <w:bCs/>
              </w:rPr>
            </w:pPr>
            <w:r w:rsidRPr="004D1978">
              <w:rPr>
                <w:rFonts w:ascii="Times New Roman" w:hAnsi="Times New Roman"/>
                <w:b/>
                <w:bCs/>
              </w:rPr>
              <w:t>Variable</w:t>
            </w:r>
          </w:p>
        </w:tc>
        <w:tc>
          <w:tcPr>
            <w:tcW w:w="1890" w:type="dxa"/>
            <w:tcBorders>
              <w:top w:val="single" w:sz="4" w:space="0" w:color="auto"/>
              <w:bottom w:val="single" w:sz="4" w:space="0" w:color="auto"/>
            </w:tcBorders>
            <w:shd w:val="clear" w:color="auto" w:fill="auto"/>
          </w:tcPr>
          <w:p w14:paraId="58E448D0" w14:textId="52B6367B" w:rsidR="005918D9" w:rsidRPr="004D1978" w:rsidRDefault="005918D9" w:rsidP="004D1978">
            <w:pPr>
              <w:spacing w:line="360" w:lineRule="auto"/>
              <w:rPr>
                <w:rFonts w:ascii="Times New Roman" w:hAnsi="Times New Roman"/>
                <w:b/>
                <w:bCs/>
              </w:rPr>
            </w:pPr>
            <w:r w:rsidRPr="004D1978">
              <w:rPr>
                <w:rFonts w:ascii="Times New Roman" w:hAnsi="Times New Roman"/>
                <w:b/>
                <w:bCs/>
              </w:rPr>
              <w:t>Units</w:t>
            </w:r>
          </w:p>
        </w:tc>
        <w:tc>
          <w:tcPr>
            <w:tcW w:w="720" w:type="dxa"/>
            <w:tcBorders>
              <w:top w:val="single" w:sz="4" w:space="0" w:color="auto"/>
              <w:bottom w:val="single" w:sz="4" w:space="0" w:color="auto"/>
            </w:tcBorders>
            <w:shd w:val="clear" w:color="auto" w:fill="auto"/>
          </w:tcPr>
          <w:p w14:paraId="44555CA7" w14:textId="1867366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Min</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19D04D8F" w14:textId="7F6BFE7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1</w:t>
            </w:r>
            <w:r w:rsidRPr="004D1978">
              <w:rPr>
                <w:rFonts w:ascii="Times New Roman" w:hAnsi="Times New Roman"/>
                <w:b/>
                <w:bCs/>
                <w:vertAlign w:val="superscript"/>
              </w:rPr>
              <w:t>st</w:t>
            </w:r>
            <w:r w:rsidRPr="004D1978">
              <w:rPr>
                <w:rFonts w:ascii="Times New Roman" w:hAnsi="Times New Roman"/>
                <w:b/>
                <w:bCs/>
              </w:rPr>
              <w:t xml:space="preserve"> Qu</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673C2716" w14:textId="174B825A"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Median</w:t>
            </w:r>
          </w:p>
        </w:tc>
        <w:tc>
          <w:tcPr>
            <w:tcW w:w="1080" w:type="dxa"/>
            <w:tcBorders>
              <w:top w:val="single" w:sz="4" w:space="0" w:color="auto"/>
              <w:bottom w:val="single" w:sz="4" w:space="0" w:color="auto"/>
            </w:tcBorders>
            <w:shd w:val="clear" w:color="auto" w:fill="auto"/>
          </w:tcPr>
          <w:p w14:paraId="09B4636B" w14:textId="0D0C1975"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Mean</w:t>
            </w:r>
          </w:p>
        </w:tc>
        <w:tc>
          <w:tcPr>
            <w:tcW w:w="1260" w:type="dxa"/>
            <w:tcBorders>
              <w:top w:val="single" w:sz="4" w:space="0" w:color="auto"/>
              <w:bottom w:val="single" w:sz="4" w:space="0" w:color="auto"/>
            </w:tcBorders>
            <w:shd w:val="clear" w:color="auto" w:fill="auto"/>
          </w:tcPr>
          <w:p w14:paraId="6856ACFA" w14:textId="2D7CD5C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3</w:t>
            </w:r>
            <w:r w:rsidRPr="004D1978">
              <w:rPr>
                <w:rFonts w:ascii="Times New Roman" w:hAnsi="Times New Roman"/>
                <w:b/>
                <w:bCs/>
                <w:vertAlign w:val="superscript"/>
              </w:rPr>
              <w:t>rd</w:t>
            </w:r>
            <w:r w:rsidRPr="004D1978">
              <w:rPr>
                <w:rFonts w:ascii="Times New Roman" w:hAnsi="Times New Roman"/>
                <w:b/>
                <w:bCs/>
              </w:rPr>
              <w:t xml:space="preserve"> Qu</w:t>
            </w:r>
            <w:r w:rsidR="004D1978">
              <w:rPr>
                <w:rFonts w:ascii="Times New Roman" w:hAnsi="Times New Roman"/>
                <w:b/>
                <w:bCs/>
              </w:rPr>
              <w:t>.</w:t>
            </w:r>
          </w:p>
        </w:tc>
        <w:tc>
          <w:tcPr>
            <w:tcW w:w="1168" w:type="dxa"/>
            <w:tcBorders>
              <w:top w:val="single" w:sz="4" w:space="0" w:color="auto"/>
              <w:bottom w:val="single" w:sz="4" w:space="0" w:color="auto"/>
            </w:tcBorders>
            <w:shd w:val="clear" w:color="auto" w:fill="auto"/>
          </w:tcPr>
          <w:p w14:paraId="6036D9FF" w14:textId="6E03A38E"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Max</w:t>
            </w:r>
            <w:r w:rsidR="004D1978">
              <w:rPr>
                <w:rFonts w:ascii="Times New Roman" w:hAnsi="Times New Roman"/>
                <w:b/>
                <w:bCs/>
              </w:rPr>
              <w:t>.</w:t>
            </w:r>
          </w:p>
        </w:tc>
      </w:tr>
      <w:tr w:rsidR="004D1978" w14:paraId="7F1E0E19" w14:textId="77777777" w:rsidTr="004D1978">
        <w:trPr>
          <w:trHeight w:val="407"/>
        </w:trPr>
        <w:tc>
          <w:tcPr>
            <w:tcW w:w="1435" w:type="dxa"/>
            <w:tcBorders>
              <w:top w:val="single" w:sz="4" w:space="0" w:color="auto"/>
            </w:tcBorders>
            <w:shd w:val="clear" w:color="auto" w:fill="auto"/>
          </w:tcPr>
          <w:p w14:paraId="0200A31B" w14:textId="56F0D4E8" w:rsidR="005918D9" w:rsidRPr="004D1978" w:rsidRDefault="005918D9" w:rsidP="004D1978">
            <w:pPr>
              <w:spacing w:line="360" w:lineRule="auto"/>
              <w:rPr>
                <w:rFonts w:ascii="Times New Roman" w:hAnsi="Times New Roman"/>
              </w:rPr>
            </w:pPr>
            <w:r w:rsidRPr="004D1978">
              <w:rPr>
                <w:rFonts w:ascii="Times New Roman" w:hAnsi="Times New Roman"/>
              </w:rPr>
              <w:t>Increment</w:t>
            </w:r>
          </w:p>
        </w:tc>
        <w:tc>
          <w:tcPr>
            <w:tcW w:w="1890" w:type="dxa"/>
            <w:tcBorders>
              <w:top w:val="single" w:sz="4" w:space="0" w:color="auto"/>
            </w:tcBorders>
            <w:shd w:val="clear" w:color="auto" w:fill="auto"/>
          </w:tcPr>
          <w:p w14:paraId="0E84A25F" w14:textId="7E6B4317" w:rsidR="005918D9" w:rsidRPr="004D1978" w:rsidRDefault="005918D9" w:rsidP="004D1978">
            <w:pPr>
              <w:spacing w:line="360" w:lineRule="auto"/>
              <w:rPr>
                <w:rFonts w:ascii="Times New Roman" w:hAnsi="Times New Roman"/>
              </w:rPr>
            </w:pPr>
            <w:r w:rsidRPr="004D1978">
              <w:rPr>
                <w:rFonts w:ascii="Times New Roman" w:hAnsi="Times New Roman"/>
              </w:rPr>
              <w:t>Meters per Year</w:t>
            </w:r>
          </w:p>
        </w:tc>
        <w:tc>
          <w:tcPr>
            <w:tcW w:w="720" w:type="dxa"/>
            <w:tcBorders>
              <w:top w:val="single" w:sz="4" w:space="0" w:color="auto"/>
            </w:tcBorders>
            <w:shd w:val="clear" w:color="auto" w:fill="auto"/>
          </w:tcPr>
          <w:p w14:paraId="6D7E06FE" w14:textId="48CA289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p>
        </w:tc>
        <w:tc>
          <w:tcPr>
            <w:tcW w:w="1080" w:type="dxa"/>
            <w:tcBorders>
              <w:top w:val="single" w:sz="4" w:space="0" w:color="auto"/>
            </w:tcBorders>
            <w:shd w:val="clear" w:color="auto" w:fill="auto"/>
          </w:tcPr>
          <w:p w14:paraId="16DF235B" w14:textId="0E2CFED0"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20</w:t>
            </w:r>
          </w:p>
        </w:tc>
        <w:tc>
          <w:tcPr>
            <w:tcW w:w="1080" w:type="dxa"/>
            <w:tcBorders>
              <w:top w:val="single" w:sz="4" w:space="0" w:color="auto"/>
            </w:tcBorders>
            <w:shd w:val="clear" w:color="auto" w:fill="auto"/>
          </w:tcPr>
          <w:p w14:paraId="095C25D1" w14:textId="5BC7AC80"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34</w:t>
            </w:r>
          </w:p>
        </w:tc>
        <w:tc>
          <w:tcPr>
            <w:tcW w:w="1080" w:type="dxa"/>
            <w:tcBorders>
              <w:top w:val="single" w:sz="4" w:space="0" w:color="auto"/>
            </w:tcBorders>
            <w:shd w:val="clear" w:color="auto" w:fill="auto"/>
          </w:tcPr>
          <w:p w14:paraId="2F23688B" w14:textId="1465BDA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41</w:t>
            </w:r>
          </w:p>
        </w:tc>
        <w:tc>
          <w:tcPr>
            <w:tcW w:w="1260" w:type="dxa"/>
            <w:tcBorders>
              <w:top w:val="single" w:sz="4" w:space="0" w:color="auto"/>
            </w:tcBorders>
            <w:shd w:val="clear" w:color="auto" w:fill="auto"/>
          </w:tcPr>
          <w:p w14:paraId="7C6E5703" w14:textId="4F1241A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.53</w:t>
            </w:r>
          </w:p>
        </w:tc>
        <w:tc>
          <w:tcPr>
            <w:tcW w:w="1168" w:type="dxa"/>
            <w:tcBorders>
              <w:top w:val="single" w:sz="4" w:space="0" w:color="auto"/>
            </w:tcBorders>
            <w:shd w:val="clear" w:color="auto" w:fill="auto"/>
          </w:tcPr>
          <w:p w14:paraId="300D08F9" w14:textId="350364A9" w:rsidR="005918D9" w:rsidRPr="004D1978" w:rsidRDefault="00DD1CC5" w:rsidP="004D1978">
            <w:pPr>
              <w:spacing w:line="360" w:lineRule="auto"/>
              <w:jc w:val="center"/>
              <w:rPr>
                <w:rFonts w:ascii="Times New Roman" w:hAnsi="Times New Roman"/>
              </w:rPr>
            </w:pPr>
            <w:r w:rsidRPr="004D1978">
              <w:rPr>
                <w:rFonts w:ascii="Times New Roman" w:hAnsi="Times New Roman"/>
              </w:rPr>
              <w:t>1.76</w:t>
            </w:r>
          </w:p>
        </w:tc>
      </w:tr>
      <w:tr w:rsidR="004D1978" w14:paraId="76B5DD5C" w14:textId="77777777" w:rsidTr="004D1978">
        <w:trPr>
          <w:trHeight w:val="418"/>
        </w:trPr>
        <w:tc>
          <w:tcPr>
            <w:tcW w:w="1435" w:type="dxa"/>
            <w:tcBorders>
              <w:bottom w:val="single" w:sz="4" w:space="0" w:color="auto"/>
            </w:tcBorders>
            <w:shd w:val="clear" w:color="auto" w:fill="auto"/>
          </w:tcPr>
          <w:p w14:paraId="33354F75" w14:textId="5A0DE387" w:rsidR="005918D9" w:rsidRPr="004D1978" w:rsidRDefault="005918D9" w:rsidP="004D1978">
            <w:pPr>
              <w:spacing w:line="360" w:lineRule="auto"/>
              <w:rPr>
                <w:rFonts w:ascii="Times New Roman" w:hAnsi="Times New Roman"/>
              </w:rPr>
            </w:pPr>
            <w:r w:rsidRPr="004D1978">
              <w:rPr>
                <w:rFonts w:ascii="Times New Roman" w:hAnsi="Times New Roman"/>
              </w:rPr>
              <w:t>Net Change</w:t>
            </w:r>
          </w:p>
        </w:tc>
        <w:tc>
          <w:tcPr>
            <w:tcW w:w="1890" w:type="dxa"/>
            <w:tcBorders>
              <w:bottom w:val="single" w:sz="4" w:space="0" w:color="auto"/>
            </w:tcBorders>
            <w:shd w:val="clear" w:color="auto" w:fill="auto"/>
          </w:tcPr>
          <w:p w14:paraId="251D74C7" w14:textId="6C9EEC0F" w:rsidR="005918D9" w:rsidRPr="004D1978" w:rsidRDefault="005918D9" w:rsidP="004D1978">
            <w:pPr>
              <w:spacing w:line="360" w:lineRule="auto"/>
              <w:rPr>
                <w:rFonts w:ascii="Times New Roman" w:hAnsi="Times New Roman"/>
              </w:rPr>
            </w:pPr>
            <w:r w:rsidRPr="004D1978">
              <w:rPr>
                <w:rFonts w:ascii="Times New Roman" w:hAnsi="Times New Roman"/>
              </w:rPr>
              <w:t>Meters</w:t>
            </w:r>
          </w:p>
        </w:tc>
        <w:tc>
          <w:tcPr>
            <w:tcW w:w="720" w:type="dxa"/>
            <w:tcBorders>
              <w:bottom w:val="single" w:sz="4" w:space="0" w:color="auto"/>
            </w:tcBorders>
            <w:shd w:val="clear" w:color="auto" w:fill="auto"/>
          </w:tcPr>
          <w:p w14:paraId="1F360D41" w14:textId="71C81D6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p>
        </w:tc>
        <w:tc>
          <w:tcPr>
            <w:tcW w:w="1080" w:type="dxa"/>
            <w:tcBorders>
              <w:bottom w:val="single" w:sz="4" w:space="0" w:color="auto"/>
            </w:tcBorders>
            <w:shd w:val="clear" w:color="auto" w:fill="auto"/>
          </w:tcPr>
          <w:p w14:paraId="77A7309B" w14:textId="13D293F3" w:rsidR="005918D9" w:rsidRPr="004D1978" w:rsidRDefault="00DD1CC5" w:rsidP="004D1978">
            <w:pPr>
              <w:spacing w:line="360" w:lineRule="auto"/>
              <w:jc w:val="center"/>
              <w:rPr>
                <w:rFonts w:ascii="Times New Roman" w:hAnsi="Times New Roman"/>
              </w:rPr>
            </w:pPr>
            <w:r w:rsidRPr="004D1978">
              <w:rPr>
                <w:rFonts w:ascii="Times New Roman" w:hAnsi="Times New Roman"/>
              </w:rPr>
              <w:t>1.03</w:t>
            </w:r>
          </w:p>
        </w:tc>
        <w:tc>
          <w:tcPr>
            <w:tcW w:w="1080" w:type="dxa"/>
            <w:tcBorders>
              <w:bottom w:val="single" w:sz="4" w:space="0" w:color="auto"/>
            </w:tcBorders>
            <w:shd w:val="clear" w:color="auto" w:fill="auto"/>
          </w:tcPr>
          <w:p w14:paraId="64009AC6" w14:textId="14406B8C" w:rsidR="005918D9" w:rsidRPr="004D1978" w:rsidRDefault="00DD1CC5" w:rsidP="004D1978">
            <w:pPr>
              <w:spacing w:line="360" w:lineRule="auto"/>
              <w:jc w:val="center"/>
              <w:rPr>
                <w:rFonts w:ascii="Times New Roman" w:hAnsi="Times New Roman"/>
              </w:rPr>
            </w:pPr>
            <w:r w:rsidRPr="004D1978">
              <w:rPr>
                <w:rFonts w:ascii="Times New Roman" w:hAnsi="Times New Roman"/>
              </w:rPr>
              <w:t>1.68</w:t>
            </w:r>
          </w:p>
        </w:tc>
        <w:tc>
          <w:tcPr>
            <w:tcW w:w="1080" w:type="dxa"/>
            <w:tcBorders>
              <w:bottom w:val="single" w:sz="4" w:space="0" w:color="auto"/>
            </w:tcBorders>
            <w:shd w:val="clear" w:color="auto" w:fill="auto"/>
          </w:tcPr>
          <w:p w14:paraId="063E9080" w14:textId="729107CF" w:rsidR="005918D9" w:rsidRPr="004D1978" w:rsidRDefault="005918D9" w:rsidP="004D1978">
            <w:pPr>
              <w:spacing w:line="360" w:lineRule="auto"/>
              <w:jc w:val="center"/>
              <w:rPr>
                <w:rFonts w:ascii="Times New Roman" w:hAnsi="Times New Roman"/>
              </w:rPr>
            </w:pPr>
            <w:r w:rsidRPr="004D1978">
              <w:rPr>
                <w:rFonts w:ascii="Times New Roman" w:hAnsi="Times New Roman"/>
              </w:rPr>
              <w:t>2.</w:t>
            </w:r>
            <w:r w:rsidR="00DD1CC5" w:rsidRPr="004D1978">
              <w:rPr>
                <w:rFonts w:ascii="Times New Roman" w:hAnsi="Times New Roman"/>
              </w:rPr>
              <w:t>07</w:t>
            </w:r>
          </w:p>
        </w:tc>
        <w:tc>
          <w:tcPr>
            <w:tcW w:w="1260" w:type="dxa"/>
            <w:tcBorders>
              <w:bottom w:val="single" w:sz="4" w:space="0" w:color="auto"/>
            </w:tcBorders>
            <w:shd w:val="clear" w:color="auto" w:fill="auto"/>
          </w:tcPr>
          <w:p w14:paraId="293A2790" w14:textId="7E80699E" w:rsidR="005918D9" w:rsidRPr="004D1978" w:rsidRDefault="00DD1CC5" w:rsidP="004D1978">
            <w:pPr>
              <w:spacing w:line="360" w:lineRule="auto"/>
              <w:jc w:val="center"/>
              <w:rPr>
                <w:rFonts w:ascii="Times New Roman" w:hAnsi="Times New Roman"/>
              </w:rPr>
            </w:pPr>
            <w:r w:rsidRPr="004D1978">
              <w:rPr>
                <w:rFonts w:ascii="Times New Roman" w:hAnsi="Times New Roman"/>
              </w:rPr>
              <w:t>2.63</w:t>
            </w:r>
          </w:p>
        </w:tc>
        <w:tc>
          <w:tcPr>
            <w:tcW w:w="1168" w:type="dxa"/>
            <w:tcBorders>
              <w:bottom w:val="single" w:sz="4" w:space="0" w:color="auto"/>
            </w:tcBorders>
            <w:shd w:val="clear" w:color="auto" w:fill="auto"/>
          </w:tcPr>
          <w:p w14:paraId="370C8778" w14:textId="3497E8CF" w:rsidR="005918D9" w:rsidRPr="004D1978" w:rsidRDefault="00A34B1C" w:rsidP="004D1978">
            <w:pPr>
              <w:spacing w:line="360" w:lineRule="auto"/>
              <w:jc w:val="center"/>
              <w:rPr>
                <w:rFonts w:ascii="Times New Roman" w:hAnsi="Times New Roman"/>
              </w:rPr>
            </w:pPr>
            <w:r w:rsidRPr="004D1978">
              <w:rPr>
                <w:rFonts w:ascii="Times New Roman" w:hAnsi="Times New Roman"/>
              </w:rPr>
              <w:t>8.82</w:t>
            </w:r>
          </w:p>
        </w:tc>
      </w:tr>
    </w:tbl>
    <w:p w14:paraId="69C20A45" w14:textId="478ABD40" w:rsidR="00BA1401" w:rsidRDefault="00E51138" w:rsidP="005918D9">
      <w:pPr>
        <w:spacing w:line="360" w:lineRule="auto"/>
      </w:pPr>
      <w:r>
        <w:tab/>
      </w:r>
      <w:r w:rsidR="006D4E45">
        <w:t>Figure</w:t>
      </w:r>
      <w:r w:rsidR="00BA1401" w:rsidRPr="00BA1401">
        <w:t xml:space="preserve"> 11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indicates that </w:t>
      </w:r>
      <w:r w:rsidR="00287510">
        <w:t>across the range of forest types in our study area</w:t>
      </w:r>
      <w:r w:rsidR="00BA1401" w:rsidRPr="00BA1401">
        <w:t>, one can expect an additional 0.</w:t>
      </w:r>
      <w:r w:rsidR="00561248">
        <w:t>3</w:t>
      </w:r>
      <w:r w:rsidR="002052B7">
        <w:t>4</w:t>
      </w:r>
      <w:r w:rsidR="00561248">
        <w:t xml:space="preserve"> </w:t>
      </w:r>
      <w:r w:rsidR="00BA1401" w:rsidRPr="00BA1401">
        <w:t xml:space="preserve">meters of </w:t>
      </w:r>
      <w:r w:rsidR="002052B7">
        <w:t xml:space="preserve">tree height </w:t>
      </w:r>
      <w:r w:rsidR="00BA1401" w:rsidRPr="00BA1401">
        <w:t xml:space="preserve">growth </w:t>
      </w:r>
      <w:r w:rsidR="00287510">
        <w:t>each year</w:t>
      </w:r>
      <w:r w:rsidR="002052B7">
        <w:t xml:space="preserve"> at the plot level</w:t>
      </w:r>
      <w:r w:rsidR="00BA1401" w:rsidRPr="00BA1401">
        <w:t>.</w:t>
      </w:r>
    </w:p>
    <w:p w14:paraId="37C66067" w14:textId="2BA0A20E" w:rsidR="00287510" w:rsidRDefault="002052B7" w:rsidP="00287510">
      <w:pPr>
        <w:keepNext/>
        <w:spacing w:line="360" w:lineRule="auto"/>
      </w:pPr>
      <w:r>
        <w:rPr>
          <w:noProof/>
        </w:rPr>
        <w:drawing>
          <wp:inline distT="0" distB="0" distL="0" distR="0" wp14:anchorId="22143B0B" wp14:editId="4E086BF1">
            <wp:extent cx="6217920" cy="3886200"/>
            <wp:effectExtent l="0" t="0" r="0" b="0"/>
            <wp:docPr id="1368437619" name="Picture 6"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7619" name="Picture 6" descr="A graph of blu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75CF3A8D" w14:textId="3375C2A7"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5E1AA5">
        <w:rPr>
          <w:b w:val="0"/>
          <w:bCs w:val="0"/>
          <w:i/>
          <w:iCs/>
          <w:noProof/>
          <w:sz w:val="22"/>
          <w:szCs w:val="22"/>
        </w:rPr>
        <w:t>12</w:t>
      </w:r>
      <w:r w:rsidRPr="00287510">
        <w:rPr>
          <w:b w:val="0"/>
          <w:bCs w:val="0"/>
          <w:i/>
          <w:iCs/>
          <w:sz w:val="22"/>
          <w:szCs w:val="22"/>
        </w:rPr>
        <w:fldChar w:fldCharType="end"/>
      </w:r>
      <w:r>
        <w:rPr>
          <w:b w:val="0"/>
          <w:bCs w:val="0"/>
          <w:i/>
          <w:iCs/>
          <w:sz w:val="22"/>
          <w:szCs w:val="22"/>
        </w:rPr>
        <w:t xml:space="preserve">: Distribution of height increment values from </w:t>
      </w:r>
      <w:r w:rsidRPr="00287510">
        <w:rPr>
          <w:b w:val="0"/>
          <w:bCs w:val="0"/>
          <w:i/>
          <w:iCs/>
          <w:sz w:val="22"/>
          <w:szCs w:val="22"/>
        </w:rPr>
        <w:t>FIA remeasurement plots. Red line indicates median value</w:t>
      </w:r>
      <w:r>
        <w:rPr>
          <w:b w:val="0"/>
          <w:bCs w:val="0"/>
          <w:i/>
          <w:iCs/>
          <w:sz w:val="22"/>
          <w:szCs w:val="22"/>
        </w:rPr>
        <w:t>.</w:t>
      </w:r>
    </w:p>
    <w:p w14:paraId="73FCAD9E" w14:textId="5440198B" w:rsidR="00BA1401" w:rsidRDefault="00BA1401" w:rsidP="00287510">
      <w:pPr>
        <w:spacing w:line="360" w:lineRule="auto"/>
        <w:ind w:firstLine="360"/>
      </w:pPr>
      <w:r w:rsidRPr="00BA1401">
        <w:t xml:space="preserve">Finally, Figure 12 shows the distribution of values for </w:t>
      </w:r>
      <w:r w:rsidR="00287510">
        <w:t>net change in actual height over</w:t>
      </w:r>
      <w:r w:rsidR="002052B7">
        <w:t xml:space="preserve"> five</w:t>
      </w:r>
      <w:r w:rsidR="00287510">
        <w:t xml:space="preserve"> </w:t>
      </w:r>
      <w:r w:rsidRPr="00BA1401">
        <w:t>year</w:t>
      </w:r>
      <w:r w:rsidR="00287510">
        <w:t xml:space="preserve">s. This distribution is centered at </w:t>
      </w:r>
      <w:r w:rsidR="00241347">
        <w:t>1.68</w:t>
      </w:r>
      <w:r w:rsidR="00287510">
        <w:t xml:space="preserve"> meters with a strong right skew, with values ranging from 0 to </w:t>
      </w:r>
      <w:r w:rsidR="00241347">
        <w:t>8.82</w:t>
      </w:r>
      <w:r w:rsidR="00287510">
        <w:t xml:space="preserve"> meters of tree growth in a </w:t>
      </w:r>
      <w:r w:rsidR="00241347">
        <w:t>5</w:t>
      </w:r>
      <w:r w:rsidR="00DF240C">
        <w:t>-year</w:t>
      </w:r>
      <w:r w:rsidR="00287510">
        <w:t xml:space="preserve"> period.</w:t>
      </w:r>
    </w:p>
    <w:p w14:paraId="4832E9BD" w14:textId="348B339B" w:rsidR="00287510" w:rsidRDefault="00241347" w:rsidP="00287510">
      <w:pPr>
        <w:keepNext/>
        <w:spacing w:line="360" w:lineRule="auto"/>
        <w:jc w:val="center"/>
      </w:pPr>
      <w:r>
        <w:rPr>
          <w:noProof/>
        </w:rPr>
        <w:lastRenderedPageBreak/>
        <w:drawing>
          <wp:inline distT="0" distB="0" distL="0" distR="0" wp14:anchorId="50D61BD6" wp14:editId="0155BFCD">
            <wp:extent cx="6217920" cy="3886200"/>
            <wp:effectExtent l="0" t="0" r="0" b="0"/>
            <wp:docPr id="727896214" name="Picture 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96214" name="Picture 8" descr="A graph of a graph&#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6842CD2F" w14:textId="0BCF1502"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5E1AA5">
        <w:rPr>
          <w:b w:val="0"/>
          <w:bCs w:val="0"/>
          <w:i/>
          <w:iCs/>
          <w:noProof/>
          <w:sz w:val="22"/>
          <w:szCs w:val="22"/>
        </w:rPr>
        <w:t>13</w:t>
      </w:r>
      <w:r w:rsidRPr="00287510">
        <w:rPr>
          <w:b w:val="0"/>
          <w:bCs w:val="0"/>
          <w:i/>
          <w:iCs/>
          <w:sz w:val="22"/>
          <w:szCs w:val="22"/>
        </w:rPr>
        <w:fldChar w:fldCharType="end"/>
      </w:r>
      <w:r w:rsidRPr="00287510">
        <w:rPr>
          <w:b w:val="0"/>
          <w:bCs w:val="0"/>
          <w:i/>
          <w:iCs/>
          <w:sz w:val="22"/>
          <w:szCs w:val="22"/>
        </w:rPr>
        <w:t xml:space="preserve">: Distribution of </w:t>
      </w:r>
      <w:r w:rsidR="00241347">
        <w:rPr>
          <w:b w:val="0"/>
          <w:bCs w:val="0"/>
          <w:i/>
          <w:iCs/>
          <w:sz w:val="22"/>
          <w:szCs w:val="22"/>
        </w:rPr>
        <w:t>five</w:t>
      </w:r>
      <w:r>
        <w:rPr>
          <w:b w:val="0"/>
          <w:bCs w:val="0"/>
          <w:i/>
          <w:iCs/>
          <w:sz w:val="22"/>
          <w:szCs w:val="22"/>
        </w:rPr>
        <w:t xml:space="preserve">-year net change in height from </w:t>
      </w:r>
      <w:r w:rsidRPr="00287510">
        <w:rPr>
          <w:b w:val="0"/>
          <w:bCs w:val="0"/>
          <w:i/>
          <w:iCs/>
          <w:color w:val="000000" w:themeColor="text1"/>
          <w:sz w:val="22"/>
          <w:szCs w:val="22"/>
        </w:rPr>
        <w:t>FIA remeasurement plots. Red line indicates median value</w:t>
      </w:r>
      <w:r w:rsidR="00241347">
        <w:rPr>
          <w:b w:val="0"/>
          <w:bCs w:val="0"/>
          <w:i/>
          <w:iCs/>
          <w:color w:val="000000" w:themeColor="text1"/>
          <w:sz w:val="22"/>
          <w:szCs w:val="22"/>
        </w:rPr>
        <w:t>.</w:t>
      </w:r>
    </w:p>
    <w:p w14:paraId="6E5F8BB0" w14:textId="6044042D" w:rsidR="00E91B3F" w:rsidRDefault="008638FC" w:rsidP="00E91B3F">
      <w:pPr>
        <w:numPr>
          <w:ilvl w:val="1"/>
          <w:numId w:val="9"/>
        </w:numPr>
        <w:spacing w:line="360" w:lineRule="auto"/>
        <w:rPr>
          <w:b/>
          <w:bCs/>
        </w:rPr>
      </w:pPr>
      <w:bookmarkStart w:id="66" w:name="_Toc195460515"/>
      <w:r>
        <w:rPr>
          <w:b/>
          <w:bCs/>
        </w:rPr>
        <w:t>Phase</w:t>
      </w:r>
      <w:r w:rsidR="003E5D6A" w:rsidRPr="00FA3903">
        <w:rPr>
          <w:b/>
          <w:bCs/>
        </w:rPr>
        <w:t xml:space="preserve"> </w:t>
      </w:r>
      <w:r w:rsidR="000542A1" w:rsidRPr="00FA3903">
        <w:rPr>
          <w:b/>
          <w:bCs/>
        </w:rPr>
        <w:t>4: Assessing Canopy Height Change with ATL08</w:t>
      </w:r>
      <w:bookmarkEnd w:id="66"/>
    </w:p>
    <w:p w14:paraId="3E8C2899" w14:textId="302EE34D" w:rsidR="006F1694" w:rsidRDefault="003F3E73" w:rsidP="003F3E73">
      <w:pPr>
        <w:spacing w:line="360" w:lineRule="auto"/>
      </w:pPr>
      <w:r>
        <w:rPr>
          <w:b/>
          <w:bCs/>
        </w:rPr>
        <w:tab/>
      </w:r>
      <w:r w:rsidR="00591F9C" w:rsidRPr="00591F9C">
        <w:t>Wilcoxon Rank Sum tests show</w:t>
      </w:r>
      <w:r w:rsidR="00591F9C">
        <w:rPr>
          <w:b/>
          <w:bCs/>
        </w:rPr>
        <w:t xml:space="preserve"> s</w:t>
      </w:r>
      <w:r>
        <w:t xml:space="preserve">tatistically significant net </w:t>
      </w:r>
      <w:r w:rsidR="00591F9C">
        <w:t xml:space="preserve">growth </w:t>
      </w:r>
      <w:r>
        <w:t>in canopy height between 2020 and 2024 for all factor levels except forests with 20-30 years since disturbance (Figure 1</w:t>
      </w:r>
      <w:r w:rsidR="00591F9C">
        <w:t>3</w:t>
      </w:r>
      <w:r>
        <w:t xml:space="preserve">). </w:t>
      </w:r>
      <w:r w:rsidR="006F1694">
        <w:t>The W statistic-</w:t>
      </w:r>
      <w:r w:rsidR="00BE6723">
        <w:t xml:space="preserve">indicating </w:t>
      </w:r>
      <w:r w:rsidR="006F1694">
        <w:t>summed ranks of canopy heights in the last year of data-is highest in Woody Wetlands (</w:t>
      </w:r>
      <w:r w:rsidR="00BE6723">
        <w:t xml:space="preserve">W = </w:t>
      </w:r>
      <w:r w:rsidR="006F1694">
        <w:t xml:space="preserve">15,119). W values are comparable </w:t>
      </w:r>
      <w:r w:rsidR="00BE6723">
        <w:t>between</w:t>
      </w:r>
      <w:r w:rsidR="006F1694">
        <w:t xml:space="preserve"> disturbed (</w:t>
      </w:r>
      <w:r w:rsidR="00BE6723">
        <w:t xml:space="preserve">W = </w:t>
      </w:r>
      <w:r w:rsidR="006F1694">
        <w:t>147,364) and undisturbed forests (</w:t>
      </w:r>
      <w:r w:rsidR="00BE6723">
        <w:t xml:space="preserve">W = </w:t>
      </w:r>
      <w:r w:rsidR="006F1694">
        <w:t xml:space="preserve">146,018). For forests with a disturbance history, W values </w:t>
      </w:r>
      <w:r w:rsidR="00BE6723">
        <w:t xml:space="preserve">are </w:t>
      </w:r>
      <w:r w:rsidR="006F1694">
        <w:t xml:space="preserve">highest in the &lt;10 years </w:t>
      </w:r>
      <w:r w:rsidR="00BE6723">
        <w:t xml:space="preserve">group </w:t>
      </w:r>
      <w:r w:rsidR="006F1694">
        <w:t>(</w:t>
      </w:r>
      <w:r w:rsidR="00BE6723">
        <w:t xml:space="preserve">W = </w:t>
      </w:r>
      <w:r w:rsidR="006F1694">
        <w:t xml:space="preserve">154,953), and decrease </w:t>
      </w:r>
      <w:r w:rsidR="00BE6723">
        <w:t>as you move away from disturbance in time.</w:t>
      </w:r>
    </w:p>
    <w:p w14:paraId="3C808066" w14:textId="2015150A" w:rsidR="00A35761" w:rsidRDefault="006F1694" w:rsidP="00BE6723">
      <w:pPr>
        <w:spacing w:line="360" w:lineRule="auto"/>
      </w:pPr>
      <w:r>
        <w:tab/>
        <w:t>The mean difference in canopy height between the last and first year of data follow a similar pattern. It is highest in Woody Wetlands</w:t>
      </w:r>
      <w:r w:rsidR="00BE6723">
        <w:t xml:space="preserve">, with a net growth of </w:t>
      </w:r>
      <w:r>
        <w:t xml:space="preserve">2.59 meters </w:t>
      </w:r>
      <w:r w:rsidR="00BE6723">
        <w:t xml:space="preserve">in </w:t>
      </w:r>
      <w:r>
        <w:t>five</w:t>
      </w:r>
      <w:r w:rsidR="00BE6723">
        <w:t xml:space="preserve"> years</w:t>
      </w:r>
      <w:r>
        <w:t>. Mean difference</w:t>
      </w:r>
      <w:r w:rsidR="00BE6723">
        <w:t>s</w:t>
      </w:r>
      <w:r>
        <w:t xml:space="preserve"> </w:t>
      </w:r>
      <w:r w:rsidR="004B53E8">
        <w:t>are</w:t>
      </w:r>
      <w:r>
        <w:t xml:space="preserve"> nearly equivalent in disturbed (2.15 m) and undisturbed forests (2.13 m). Mean difference decreases </w:t>
      </w:r>
      <w:r w:rsidR="00BE6723">
        <w:t xml:space="preserve">as you move away from disturbance in time </w:t>
      </w:r>
      <w:r>
        <w:t xml:space="preserve">until the 30+ years group, </w:t>
      </w:r>
      <w:r w:rsidR="00BE6723">
        <w:t>which shows the largest mean difference</w:t>
      </w:r>
      <w:r>
        <w:t xml:space="preserve"> of any factor level at 3.33 meters. </w:t>
      </w:r>
    </w:p>
    <w:p w14:paraId="36904661" w14:textId="77777777" w:rsidR="0098451E" w:rsidRDefault="0098451E" w:rsidP="0098451E">
      <w:pPr>
        <w:keepNext/>
        <w:spacing w:line="360" w:lineRule="auto"/>
        <w:jc w:val="center"/>
      </w:pPr>
      <w:r>
        <w:rPr>
          <w:noProof/>
        </w:rPr>
        <w:lastRenderedPageBreak/>
        <w:drawing>
          <wp:inline distT="0" distB="0" distL="0" distR="0" wp14:anchorId="38647918" wp14:editId="094FD257">
            <wp:extent cx="5926158" cy="6400800"/>
            <wp:effectExtent l="0" t="0" r="0" b="0"/>
            <wp:docPr id="980253629" name="Picture 3" descr="A set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3629" name="Picture 3" descr="A set of colorful bar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158" cy="6400800"/>
                    </a:xfrm>
                    <a:prstGeom prst="rect">
                      <a:avLst/>
                    </a:prstGeom>
                    <a:noFill/>
                    <a:ln>
                      <a:noFill/>
                    </a:ln>
                  </pic:spPr>
                </pic:pic>
              </a:graphicData>
            </a:graphic>
          </wp:inline>
        </w:drawing>
      </w:r>
    </w:p>
    <w:p w14:paraId="2F7E0698" w14:textId="0B8AEE3A" w:rsidR="0098451E" w:rsidRPr="00591F9C" w:rsidRDefault="0098451E" w:rsidP="0098451E">
      <w:pPr>
        <w:pStyle w:val="Caption"/>
        <w:spacing w:line="360" w:lineRule="auto"/>
        <w:rPr>
          <w:b w:val="0"/>
          <w:bCs w:val="0"/>
          <w:i/>
          <w:iCs/>
          <w:sz w:val="24"/>
          <w:szCs w:val="24"/>
        </w:rPr>
      </w:pPr>
      <w:r w:rsidRPr="00591F9C">
        <w:rPr>
          <w:b w:val="0"/>
          <w:bCs w:val="0"/>
          <w:i/>
          <w:iCs/>
          <w:sz w:val="24"/>
          <w:szCs w:val="24"/>
        </w:rPr>
        <w:t xml:space="preserve">Figure </w:t>
      </w:r>
      <w:r w:rsidRPr="00591F9C">
        <w:rPr>
          <w:b w:val="0"/>
          <w:bCs w:val="0"/>
          <w:i/>
          <w:iCs/>
          <w:sz w:val="24"/>
          <w:szCs w:val="24"/>
        </w:rPr>
        <w:fldChar w:fldCharType="begin"/>
      </w:r>
      <w:r w:rsidRPr="00591F9C">
        <w:rPr>
          <w:b w:val="0"/>
          <w:bCs w:val="0"/>
          <w:i/>
          <w:iCs/>
          <w:sz w:val="24"/>
          <w:szCs w:val="24"/>
        </w:rPr>
        <w:instrText xml:space="preserve"> SEQ Figure \* ARABIC </w:instrText>
      </w:r>
      <w:r w:rsidRPr="00591F9C">
        <w:rPr>
          <w:b w:val="0"/>
          <w:bCs w:val="0"/>
          <w:i/>
          <w:iCs/>
          <w:sz w:val="24"/>
          <w:szCs w:val="24"/>
        </w:rPr>
        <w:fldChar w:fldCharType="separate"/>
      </w:r>
      <w:r w:rsidR="005E1AA5">
        <w:rPr>
          <w:b w:val="0"/>
          <w:bCs w:val="0"/>
          <w:i/>
          <w:iCs/>
          <w:noProof/>
          <w:sz w:val="24"/>
          <w:szCs w:val="24"/>
        </w:rPr>
        <w:t>14</w:t>
      </w:r>
      <w:r w:rsidRPr="00591F9C">
        <w:rPr>
          <w:b w:val="0"/>
          <w:bCs w:val="0"/>
          <w:i/>
          <w:iCs/>
          <w:sz w:val="24"/>
          <w:szCs w:val="24"/>
        </w:rPr>
        <w:fldChar w:fldCharType="end"/>
      </w:r>
      <w:r>
        <w:rPr>
          <w:b w:val="0"/>
          <w:bCs w:val="0"/>
          <w:i/>
          <w:iCs/>
          <w:sz w:val="24"/>
          <w:szCs w:val="24"/>
        </w:rPr>
        <w:t>: Bar graphs showing results of net growth in canopy height over time from Wilcoxon Rank-Sum test, grouped by factor and level. Separate plots show a) the W statistic, and b) mean difference in canopy height between the first and last years of data. Bars with value labels indicate statistically significant trends (p &lt; 0.05).</w:t>
      </w:r>
    </w:p>
    <w:p w14:paraId="49F3FEC1" w14:textId="4850C2F4" w:rsidR="00613B67" w:rsidRDefault="007F2AE5" w:rsidP="00591F9C">
      <w:pPr>
        <w:spacing w:line="360" w:lineRule="auto"/>
      </w:pPr>
      <w:r w:rsidRPr="00591F9C">
        <w:rPr>
          <w:b/>
          <w:bCs/>
        </w:rPr>
        <w:tab/>
      </w:r>
      <w:r w:rsidR="00613B67">
        <w:t xml:space="preserve">Theil-Sen regression </w:t>
      </w:r>
      <w:r w:rsidRPr="00591F9C">
        <w:t xml:space="preserve">models </w:t>
      </w:r>
      <w:r w:rsidR="0096585F">
        <w:t xml:space="preserve">reveal </w:t>
      </w:r>
      <w:r w:rsidRPr="00591F9C">
        <w:t xml:space="preserve">statistically </w:t>
      </w:r>
      <w:r w:rsidR="0096585F">
        <w:t xml:space="preserve">significant </w:t>
      </w:r>
      <w:r w:rsidRPr="00591F9C">
        <w:t xml:space="preserve">rates of </w:t>
      </w:r>
      <w:r w:rsidR="0096585F">
        <w:t xml:space="preserve">canopy height growth </w:t>
      </w:r>
      <w:r w:rsidRPr="00591F9C">
        <w:t xml:space="preserve">over time for only </w:t>
      </w:r>
      <w:r w:rsidR="00681302">
        <w:t>four</w:t>
      </w:r>
      <w:r w:rsidRPr="00591F9C">
        <w:t xml:space="preserve"> of ten factor levels (</w:t>
      </w:r>
      <w:r w:rsidR="0098451E">
        <w:t>Figure 14</w:t>
      </w:r>
      <w:r w:rsidRPr="00591F9C">
        <w:t>)</w:t>
      </w:r>
      <w:r w:rsidR="00613B67">
        <w:t>.</w:t>
      </w:r>
      <w:r w:rsidRPr="00591F9C">
        <w:t xml:space="preserve"> </w:t>
      </w:r>
      <w:r w:rsidR="0096585F">
        <w:t xml:space="preserve">The highest estimated </w:t>
      </w:r>
      <w:r w:rsidR="0096585F">
        <w:lastRenderedPageBreak/>
        <w:t xml:space="preserve">growth rate occurred in </w:t>
      </w:r>
      <w:r w:rsidRPr="007F2AE5">
        <w:t>Woody</w:t>
      </w:r>
      <w:r w:rsidR="002A1AAB">
        <w:t xml:space="preserve"> Wetlands </w:t>
      </w:r>
      <w:r w:rsidRPr="007F2AE5">
        <w:t>(0.4</w:t>
      </w:r>
      <w:r w:rsidR="00613B67">
        <w:t>4</w:t>
      </w:r>
      <w:r>
        <w:t xml:space="preserve"> </w:t>
      </w:r>
      <w:r w:rsidR="0096585F">
        <w:t>m</w:t>
      </w:r>
      <w:r w:rsidRPr="007F2AE5">
        <w:t>/year), followed by Evergreen Forest (0.4</w:t>
      </w:r>
      <w:r w:rsidR="00613B67">
        <w:t>2</w:t>
      </w:r>
      <w:r w:rsidRPr="007F2AE5">
        <w:t xml:space="preserve"> </w:t>
      </w:r>
      <w:r w:rsidR="0096585F">
        <w:t>m</w:t>
      </w:r>
      <w:r w:rsidRPr="007F2AE5">
        <w:t xml:space="preserve">/year), Mixed Forest (0.39 </w:t>
      </w:r>
      <w:r w:rsidR="0096585F">
        <w:t>m</w:t>
      </w:r>
      <w:r w:rsidRPr="007F2AE5">
        <w:t xml:space="preserve">/year), and finally Deciduous Forest (0.31 </w:t>
      </w:r>
      <w:r w:rsidR="0096585F">
        <w:t>m</w:t>
      </w:r>
      <w:r w:rsidRPr="007F2AE5">
        <w:t xml:space="preserve">/year). </w:t>
      </w:r>
    </w:p>
    <w:p w14:paraId="368C2A4B" w14:textId="4B81D4F7" w:rsidR="00613B67" w:rsidRDefault="00613B67" w:rsidP="00591F9C">
      <w:pPr>
        <w:spacing w:line="360" w:lineRule="auto"/>
      </w:pPr>
      <w:r>
        <w:tab/>
      </w:r>
      <w:r w:rsidR="007F2AE5" w:rsidRPr="007F2AE5">
        <w:t xml:space="preserve">Disturbed forests show a higher rate of change (0.49 </w:t>
      </w:r>
      <w:r w:rsidR="0096585F">
        <w:t>m</w:t>
      </w:r>
      <w:r w:rsidR="007F2AE5" w:rsidRPr="007F2AE5">
        <w:t xml:space="preserve">/year) </w:t>
      </w:r>
      <w:r w:rsidR="0096585F">
        <w:t xml:space="preserve">compared to undisturbed forests </w:t>
      </w:r>
      <w:r w:rsidR="007F2AE5" w:rsidRPr="007F2AE5">
        <w:t xml:space="preserve">(0.36 </w:t>
      </w:r>
      <w:r w:rsidR="0096585F">
        <w:t>m</w:t>
      </w:r>
      <w:r w:rsidR="007F2AE5" w:rsidRPr="007F2AE5">
        <w:t xml:space="preserve">/year). </w:t>
      </w:r>
      <w:r>
        <w:t xml:space="preserve">For forests with </w:t>
      </w:r>
      <w:r w:rsidR="0096585F">
        <w:t xml:space="preserve">a </w:t>
      </w:r>
      <w:r>
        <w:t>disturbance</w:t>
      </w:r>
      <w:r w:rsidR="0096585F">
        <w:t xml:space="preserve"> history</w:t>
      </w:r>
      <w:r>
        <w:t>, growth rate</w:t>
      </w:r>
      <w:r w:rsidR="0096585F">
        <w:t>s</w:t>
      </w:r>
      <w:r w:rsidR="007F2AE5" w:rsidRPr="007F2AE5">
        <w:t xml:space="preserve"> did not increase in tandem with time since disturbance. </w:t>
      </w:r>
      <w:r w:rsidR="0096585F">
        <w:t>The highest rate was observed in forests disturbed</w:t>
      </w:r>
      <w:r w:rsidR="006F1694">
        <w:t xml:space="preserve"> &lt;1</w:t>
      </w:r>
      <w:r w:rsidR="0096585F" w:rsidRPr="007F2AE5">
        <w:t>0 years</w:t>
      </w:r>
      <w:r w:rsidR="0096585F">
        <w:t xml:space="preserve"> ago (0.64 m/year), followed by lower values in the </w:t>
      </w:r>
      <w:r w:rsidR="007F2AE5" w:rsidRPr="007F2AE5">
        <w:t xml:space="preserve">10-20 years </w:t>
      </w:r>
      <w:r w:rsidR="0096585F">
        <w:t>(</w:t>
      </w:r>
      <w:r w:rsidR="007F2AE5" w:rsidRPr="007F2AE5">
        <w:t xml:space="preserve">0.33 </w:t>
      </w:r>
      <w:r w:rsidR="0096585F">
        <w:t>m</w:t>
      </w:r>
      <w:r w:rsidR="007F2AE5" w:rsidRPr="007F2AE5">
        <w:t>/year</w:t>
      </w:r>
      <w:r w:rsidR="0096585F">
        <w:t xml:space="preserve">) and </w:t>
      </w:r>
      <w:r w:rsidR="007F2AE5" w:rsidRPr="007F2AE5">
        <w:t xml:space="preserve">20-30 years </w:t>
      </w:r>
      <w:r w:rsidR="0096585F">
        <w:t>(0.14</w:t>
      </w:r>
      <w:r w:rsidR="00BE6723">
        <w:t xml:space="preserve"> m/year</w:t>
      </w:r>
      <w:r w:rsidR="0096585F">
        <w:t xml:space="preserve">) </w:t>
      </w:r>
      <w:r w:rsidR="007F2AE5" w:rsidRPr="007F2AE5">
        <w:t>group</w:t>
      </w:r>
      <w:r w:rsidR="0096585F">
        <w:t xml:space="preserve">s. Notably, the 30+ years group showed a rebound in growth with a </w:t>
      </w:r>
      <w:r w:rsidR="007F2AE5" w:rsidRPr="007F2AE5">
        <w:t xml:space="preserve">rate of 0.55 </w:t>
      </w:r>
      <w:r w:rsidR="0096585F">
        <w:t>m</w:t>
      </w:r>
      <w:r w:rsidR="007F2AE5" w:rsidRPr="007F2AE5">
        <w:t>/year.</w:t>
      </w:r>
      <w:r>
        <w:t xml:space="preserve"> </w:t>
      </w:r>
    </w:p>
    <w:p w14:paraId="0F7EBBE6" w14:textId="177EFD88" w:rsidR="00613B67" w:rsidRDefault="00613B67" w:rsidP="00591F9C">
      <w:pPr>
        <w:spacing w:line="360" w:lineRule="auto"/>
      </w:pPr>
      <w:r>
        <w:tab/>
      </w:r>
      <w:r w:rsidR="0096585F">
        <w:t>Trends for baseline canopy height differed from growth rates</w:t>
      </w:r>
      <w:r w:rsidR="002A1AAB">
        <w:t xml:space="preserve">. Baseline canopy height is highest in Deciduous Forests (24.81 </w:t>
      </w:r>
      <w:r w:rsidR="0096585F">
        <w:t>m</w:t>
      </w:r>
      <w:r w:rsidR="002A1AAB">
        <w:t>), followed by Mixed Forest (24.17</w:t>
      </w:r>
      <w:r w:rsidR="0096585F">
        <w:t xml:space="preserve"> m</w:t>
      </w:r>
      <w:r w:rsidR="002A1AAB">
        <w:t>), Woody Wetlands (20.46</w:t>
      </w:r>
      <w:r w:rsidR="0096585F">
        <w:t xml:space="preserve"> m</w:t>
      </w:r>
      <w:r w:rsidR="002A1AAB">
        <w:t>), and is lowest in Evergreen Forests (19.91</w:t>
      </w:r>
      <w:r w:rsidR="0096585F">
        <w:t xml:space="preserve"> m</w:t>
      </w:r>
      <w:r w:rsidR="002A1AAB">
        <w:t xml:space="preserve">). Baseline canopy height </w:t>
      </w:r>
      <w:r w:rsidR="0096585F">
        <w:t>was</w:t>
      </w:r>
      <w:r w:rsidR="002A1AAB">
        <w:t xml:space="preserve"> higher in undisturbed forests (23.58</w:t>
      </w:r>
      <w:r w:rsidR="0096585F">
        <w:t xml:space="preserve"> m</w:t>
      </w:r>
      <w:r w:rsidR="002A1AAB">
        <w:t xml:space="preserve">) than </w:t>
      </w:r>
      <w:r w:rsidR="0096585F">
        <w:t>disturbed forests (18.71)</w:t>
      </w:r>
      <w:r w:rsidR="002A1AAB">
        <w:t xml:space="preserve">. For forests with a history of disturbance, baseline canopy height </w:t>
      </w:r>
      <w:r w:rsidR="0096585F">
        <w:t xml:space="preserve">generally </w:t>
      </w:r>
      <w:r w:rsidR="002A1AAB">
        <w:t>increase</w:t>
      </w:r>
      <w:r w:rsidR="0096585F">
        <w:t>d with time since disturbance</w:t>
      </w:r>
      <w:r w:rsidR="002A1AAB">
        <w:t xml:space="preserve">. </w:t>
      </w:r>
    </w:p>
    <w:p w14:paraId="710FC064" w14:textId="77777777" w:rsidR="00613B67" w:rsidRDefault="00613B67" w:rsidP="00613B67">
      <w:pPr>
        <w:keepNext/>
        <w:spacing w:line="360" w:lineRule="auto"/>
        <w:jc w:val="center"/>
      </w:pPr>
      <w:r>
        <w:rPr>
          <w:noProof/>
        </w:rPr>
        <w:lastRenderedPageBreak/>
        <w:drawing>
          <wp:inline distT="0" distB="0" distL="0" distR="0" wp14:anchorId="4C14926D" wp14:editId="20FFE811">
            <wp:extent cx="5750537" cy="6400800"/>
            <wp:effectExtent l="0" t="0" r="0" b="0"/>
            <wp:docPr id="70635582"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82" name="Picture 7" descr="A graph of different colored bar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0537" cy="6400800"/>
                    </a:xfrm>
                    <a:prstGeom prst="rect">
                      <a:avLst/>
                    </a:prstGeom>
                    <a:noFill/>
                    <a:ln>
                      <a:noFill/>
                    </a:ln>
                  </pic:spPr>
                </pic:pic>
              </a:graphicData>
            </a:graphic>
          </wp:inline>
        </w:drawing>
      </w:r>
    </w:p>
    <w:p w14:paraId="6F9A6CBB" w14:textId="7883CD7E" w:rsidR="0098451E" w:rsidRPr="0096585F" w:rsidRDefault="00613B67" w:rsidP="0096585F">
      <w:pPr>
        <w:pStyle w:val="Caption"/>
        <w:spacing w:line="360" w:lineRule="auto"/>
        <w:rPr>
          <w:b w:val="0"/>
          <w:bCs w:val="0"/>
          <w:i/>
          <w:iCs/>
          <w:sz w:val="22"/>
          <w:szCs w:val="22"/>
        </w:rPr>
      </w:pPr>
      <w:r w:rsidRPr="00613B67">
        <w:rPr>
          <w:b w:val="0"/>
          <w:bCs w:val="0"/>
          <w:i/>
          <w:iCs/>
          <w:sz w:val="22"/>
          <w:szCs w:val="22"/>
        </w:rPr>
        <w:t xml:space="preserve">Figure </w:t>
      </w:r>
      <w:r w:rsidRPr="00613B67">
        <w:rPr>
          <w:b w:val="0"/>
          <w:bCs w:val="0"/>
          <w:i/>
          <w:iCs/>
          <w:sz w:val="22"/>
          <w:szCs w:val="22"/>
        </w:rPr>
        <w:fldChar w:fldCharType="begin"/>
      </w:r>
      <w:r w:rsidRPr="00613B67">
        <w:rPr>
          <w:b w:val="0"/>
          <w:bCs w:val="0"/>
          <w:i/>
          <w:iCs/>
          <w:sz w:val="22"/>
          <w:szCs w:val="22"/>
        </w:rPr>
        <w:instrText xml:space="preserve"> SEQ Figure \* ARABIC </w:instrText>
      </w:r>
      <w:r w:rsidRPr="00613B67">
        <w:rPr>
          <w:b w:val="0"/>
          <w:bCs w:val="0"/>
          <w:i/>
          <w:iCs/>
          <w:sz w:val="22"/>
          <w:szCs w:val="22"/>
        </w:rPr>
        <w:fldChar w:fldCharType="separate"/>
      </w:r>
      <w:r w:rsidR="005E1AA5">
        <w:rPr>
          <w:b w:val="0"/>
          <w:bCs w:val="0"/>
          <w:i/>
          <w:iCs/>
          <w:noProof/>
          <w:sz w:val="22"/>
          <w:szCs w:val="22"/>
        </w:rPr>
        <w:t>15</w:t>
      </w:r>
      <w:r w:rsidRPr="00613B67">
        <w:rPr>
          <w:b w:val="0"/>
          <w:bCs w:val="0"/>
          <w:i/>
          <w:iCs/>
          <w:sz w:val="22"/>
          <w:szCs w:val="22"/>
        </w:rPr>
        <w:fldChar w:fldCharType="end"/>
      </w:r>
      <w:r>
        <w:rPr>
          <w:b w:val="0"/>
          <w:bCs w:val="0"/>
          <w:i/>
          <w:iCs/>
          <w:sz w:val="22"/>
          <w:szCs w:val="22"/>
        </w:rPr>
        <w:t>:</w:t>
      </w:r>
      <w:r w:rsidRPr="00613B67">
        <w:rPr>
          <w:b w:val="0"/>
          <w:bCs w:val="0"/>
          <w:i/>
          <w:iCs/>
          <w:sz w:val="22"/>
          <w:szCs w:val="22"/>
        </w:rPr>
        <w:t xml:space="preserve"> Bar graphs showing results of incremental growth in canopy height over time from Theil-Sen regressions, grouped by factor and level. Separate plots show a) the regression slope value, and b) regression intercept values. Bars with value labels indicate statistically significant trends (p &lt; 0.05).</w:t>
      </w:r>
    </w:p>
    <w:p w14:paraId="01DA8A74" w14:textId="1D8B2809" w:rsidR="00217F80" w:rsidRDefault="002A03A2" w:rsidP="00613B67">
      <w:pPr>
        <w:spacing w:line="360" w:lineRule="auto"/>
        <w:ind w:firstLine="720"/>
      </w:pPr>
      <w:bookmarkStart w:id="67" w:name="_Toc195197923"/>
      <w:bookmarkStart w:id="68" w:name="_Toc195198130"/>
      <w:bookmarkStart w:id="69" w:name="_Toc195460516"/>
      <w:r>
        <w:t xml:space="preserve">Finally, </w:t>
      </w:r>
      <w:r w:rsidR="009866CF" w:rsidRPr="00BA1401">
        <w:t xml:space="preserve">MK tests show statistically significant monotonic trend of canopy heights over time for </w:t>
      </w:r>
      <w:r w:rsidR="00C75A5D">
        <w:t>six of ten</w:t>
      </w:r>
      <w:r w:rsidR="009866CF" w:rsidRPr="00BA1401">
        <w:t xml:space="preserve"> factor levels (</w:t>
      </w:r>
      <w:r w:rsidR="00CD288D">
        <w:t>Figure 15</w:t>
      </w:r>
      <w:r w:rsidR="009866CF" w:rsidRPr="00BA1401">
        <w:t xml:space="preserve">). </w:t>
      </w:r>
      <w:r w:rsidR="00217F80">
        <w:t>No significant</w:t>
      </w:r>
      <w:r w:rsidR="001B2129">
        <w:t xml:space="preserve"> trends were shown </w:t>
      </w:r>
      <w:r w:rsidR="00217F80">
        <w:t>found</w:t>
      </w:r>
      <w:r w:rsidR="00C75A5D">
        <w:t xml:space="preserve"> Woody Wetlands,</w:t>
      </w:r>
      <w:r w:rsidR="001B2129">
        <w:t xml:space="preserve"> </w:t>
      </w:r>
      <w:r>
        <w:t xml:space="preserve">undisturbed forests, </w:t>
      </w:r>
      <w:r w:rsidR="001B2129">
        <w:t xml:space="preserve">and forests </w:t>
      </w:r>
      <w:r w:rsidR="00217F80">
        <w:t xml:space="preserve">disturbed </w:t>
      </w:r>
      <w:r w:rsidR="001B2129">
        <w:t>10-20 or 20-30 years ago</w:t>
      </w:r>
      <w:r w:rsidR="009866CF" w:rsidRPr="00BA1401">
        <w:t xml:space="preserve">. </w:t>
      </w:r>
      <w:r w:rsidR="00217F80">
        <w:lastRenderedPageBreak/>
        <w:t xml:space="preserve">The Z </w:t>
      </w:r>
      <w:r w:rsidR="00C42F4C">
        <w:t>value</w:t>
      </w:r>
      <w:r w:rsidR="00217F80">
        <w:t xml:space="preserve"> is highest in Mixed Forests (Z = 2.51) of all forest cover types, while Deciduous (Z = 1.87) and Evergreen Forests (1.83) yield comparable values. </w:t>
      </w:r>
    </w:p>
    <w:p w14:paraId="3351B80E" w14:textId="2322B38D" w:rsidR="00217F80" w:rsidRDefault="00C42F4C" w:rsidP="0098451E">
      <w:pPr>
        <w:spacing w:line="360" w:lineRule="auto"/>
        <w:ind w:firstLine="720"/>
      </w:pPr>
      <w:r>
        <w:t xml:space="preserve">The </w:t>
      </w:r>
      <w:r w:rsidR="00217F80">
        <w:t xml:space="preserve">Z value is higher in disturbed than undisturbed forests, which showed no significant trend. For forests with </w:t>
      </w:r>
      <w:r>
        <w:t xml:space="preserve">a </w:t>
      </w:r>
      <w:r w:rsidR="00217F80">
        <w:t xml:space="preserve">disturbance history, Z values </w:t>
      </w:r>
      <w:r>
        <w:t>were</w:t>
      </w:r>
      <w:r w:rsidR="00217F80">
        <w:t xml:space="preserve"> high in </w:t>
      </w:r>
      <w:r>
        <w:t xml:space="preserve">areas </w:t>
      </w:r>
      <w:r w:rsidR="00217F80">
        <w:t>disturb</w:t>
      </w:r>
      <w:r>
        <w:t>ed less than 10 years ago (Z = 2.62), and decreased with time since disturbance</w:t>
      </w:r>
      <w:r w:rsidR="00217F80">
        <w:t xml:space="preserve">. </w:t>
      </w:r>
      <w:r>
        <w:t xml:space="preserve">However, forests disturbed </w:t>
      </w:r>
      <w:r w:rsidR="00217F80">
        <w:t xml:space="preserve">30+ years </w:t>
      </w:r>
      <w:r>
        <w:t xml:space="preserve">ago showed the strongest trend of </w:t>
      </w:r>
      <w:r w:rsidR="00217F80">
        <w:t>all factor levels</w:t>
      </w:r>
      <w:r>
        <w:t xml:space="preserve"> (Z = </w:t>
      </w:r>
      <w:r w:rsidR="00217F80">
        <w:t>3.51</w:t>
      </w:r>
      <w:r>
        <w:t>)</w:t>
      </w:r>
      <w:r w:rsidR="00217F80">
        <w:t xml:space="preserve">. </w:t>
      </w:r>
    </w:p>
    <w:p w14:paraId="6392C5F7" w14:textId="35553B57" w:rsidR="009866CF" w:rsidRDefault="00E847D4" w:rsidP="0098451E">
      <w:pPr>
        <w:spacing w:line="360" w:lineRule="auto"/>
        <w:ind w:firstLine="720"/>
      </w:pPr>
      <w:r>
        <w:t>T</w:t>
      </w:r>
      <w:r w:rsidR="00217F80">
        <w:t xml:space="preserve">rends for </w:t>
      </w:r>
      <w:r>
        <w:t>Kendall’s</w:t>
      </w:r>
      <w:r w:rsidR="00217F80">
        <w:t xml:space="preserve"> Tau statistic mirror those of the Z statistic. </w:t>
      </w:r>
      <w:r w:rsidR="009866CF" w:rsidRPr="00BA1401">
        <w:t>Tau values range</w:t>
      </w:r>
      <w:r>
        <w:t>d</w:t>
      </w:r>
      <w:r w:rsidR="009866CF" w:rsidRPr="00BA1401">
        <w:t xml:space="preserve"> from 0.0</w:t>
      </w:r>
      <w:r w:rsidR="001B2129">
        <w:t>5</w:t>
      </w:r>
      <w:r w:rsidR="009866CF">
        <w:t xml:space="preserve"> </w:t>
      </w:r>
      <w:r w:rsidR="009866CF" w:rsidRPr="00BA1401">
        <w:t xml:space="preserve">for </w:t>
      </w:r>
      <w:r w:rsidR="001B2129">
        <w:t>Woody Wetlands</w:t>
      </w:r>
      <w:r w:rsidR="009866CF" w:rsidRPr="00BA1401">
        <w:t xml:space="preserve">, </w:t>
      </w:r>
      <w:r>
        <w:t xml:space="preserve">indicating </w:t>
      </w:r>
      <w:r w:rsidR="009866CF" w:rsidRPr="00BA1401">
        <w:t xml:space="preserve">the lowest agreement between </w:t>
      </w:r>
      <w:r>
        <w:t>canopy height growth and time</w:t>
      </w:r>
      <w:r w:rsidR="009866CF" w:rsidRPr="00BA1401">
        <w:t>, to 0.0</w:t>
      </w:r>
      <w:r w:rsidR="00217F80">
        <w:t>8</w:t>
      </w:r>
      <w:r w:rsidR="009866CF" w:rsidRPr="00BA1401">
        <w:t xml:space="preserve"> </w:t>
      </w:r>
      <w:r w:rsidR="0018107C">
        <w:t>in</w:t>
      </w:r>
      <w:r w:rsidR="009866CF" w:rsidRPr="00BA1401">
        <w:t xml:space="preserve"> Mixed Forest</w:t>
      </w:r>
      <w:r w:rsidR="00217F80">
        <w:t>s</w:t>
      </w:r>
      <w:r w:rsidR="009866CF" w:rsidRPr="00BA1401">
        <w:t xml:space="preserve">. </w:t>
      </w:r>
      <w:r w:rsidR="001B2129">
        <w:t xml:space="preserve">Disturbed forests have </w:t>
      </w:r>
      <w:r w:rsidR="002A03A2">
        <w:t>a</w:t>
      </w:r>
      <w:r w:rsidR="001B2129">
        <w:t xml:space="preserve"> slightly higher Tau </w:t>
      </w:r>
      <w:r w:rsidR="0018107C">
        <w:t>(</w:t>
      </w:r>
      <w:r w:rsidR="001B2129">
        <w:t>0.06</w:t>
      </w:r>
      <w:r w:rsidR="0018107C">
        <w:t>)</w:t>
      </w:r>
      <w:r w:rsidR="001B2129">
        <w:t xml:space="preserve"> than undisturbed forests </w:t>
      </w:r>
      <w:r w:rsidR="0018107C">
        <w:t>(</w:t>
      </w:r>
      <w:r w:rsidR="001B2129">
        <w:t>0.05</w:t>
      </w:r>
      <w:r w:rsidR="0018107C">
        <w:t>)</w:t>
      </w:r>
      <w:r w:rsidR="009866CF" w:rsidRPr="00BA1401">
        <w:t xml:space="preserve">. </w:t>
      </w:r>
      <w:r w:rsidR="001B2129">
        <w:t>Tau</w:t>
      </w:r>
      <w:r w:rsidR="009866CF" w:rsidRPr="00BA1401">
        <w:t xml:space="preserve"> values </w:t>
      </w:r>
      <w:r w:rsidR="002A03A2">
        <w:t>are highest in</w:t>
      </w:r>
      <w:r w:rsidR="00217F80">
        <w:t xml:space="preserve"> forests with </w:t>
      </w:r>
      <w:r w:rsidR="006F1694">
        <w:t>&lt;</w:t>
      </w:r>
      <w:r w:rsidR="00217F80">
        <w:t>10 or 30</w:t>
      </w:r>
      <w:r w:rsidR="006F1694">
        <w:t>+</w:t>
      </w:r>
      <w:r w:rsidR="00217F80">
        <w:t xml:space="preserve"> years since disturbance, compared to </w:t>
      </w:r>
      <w:r w:rsidR="002A03A2">
        <w:t xml:space="preserve">forests with </w:t>
      </w:r>
      <w:r w:rsidR="00217F80">
        <w:t xml:space="preserve">more </w:t>
      </w:r>
      <w:r w:rsidR="002A03A2">
        <w:t xml:space="preserve">moderate time since disturbance. </w:t>
      </w:r>
    </w:p>
    <w:p w14:paraId="586FB9FE" w14:textId="77777777" w:rsidR="00C75A5D" w:rsidRDefault="00C75A5D" w:rsidP="00C75A5D">
      <w:pPr>
        <w:keepNext/>
        <w:spacing w:line="360" w:lineRule="auto"/>
        <w:jc w:val="center"/>
      </w:pPr>
      <w:r>
        <w:rPr>
          <w:noProof/>
        </w:rPr>
        <w:lastRenderedPageBreak/>
        <w:drawing>
          <wp:inline distT="0" distB="0" distL="0" distR="0" wp14:anchorId="39446BA2" wp14:editId="2F967CBC">
            <wp:extent cx="5850303" cy="6400800"/>
            <wp:effectExtent l="0" t="0" r="0" b="0"/>
            <wp:docPr id="943114037" name="Picture 6"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14037" name="Picture 6" descr="A graph of different colored square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0303" cy="6400800"/>
                    </a:xfrm>
                    <a:prstGeom prst="rect">
                      <a:avLst/>
                    </a:prstGeom>
                    <a:noFill/>
                    <a:ln>
                      <a:noFill/>
                    </a:ln>
                  </pic:spPr>
                </pic:pic>
              </a:graphicData>
            </a:graphic>
          </wp:inline>
        </w:drawing>
      </w:r>
    </w:p>
    <w:p w14:paraId="48A13326" w14:textId="44B56D3D" w:rsidR="00C75A5D" w:rsidRPr="00C75A5D" w:rsidRDefault="00C75A5D" w:rsidP="00C75A5D">
      <w:pPr>
        <w:pStyle w:val="Caption"/>
        <w:spacing w:line="360" w:lineRule="auto"/>
        <w:rPr>
          <w:b w:val="0"/>
          <w:bCs w:val="0"/>
          <w:i/>
          <w:iCs/>
          <w:sz w:val="22"/>
          <w:szCs w:val="22"/>
        </w:rPr>
      </w:pPr>
      <w:r w:rsidRPr="00C75A5D">
        <w:rPr>
          <w:b w:val="0"/>
          <w:bCs w:val="0"/>
          <w:i/>
          <w:iCs/>
          <w:sz w:val="22"/>
          <w:szCs w:val="22"/>
        </w:rPr>
        <w:t xml:space="preserve">Figure </w:t>
      </w:r>
      <w:r w:rsidRPr="00C75A5D">
        <w:rPr>
          <w:b w:val="0"/>
          <w:bCs w:val="0"/>
          <w:i/>
          <w:iCs/>
          <w:sz w:val="22"/>
          <w:szCs w:val="22"/>
        </w:rPr>
        <w:fldChar w:fldCharType="begin"/>
      </w:r>
      <w:r w:rsidRPr="00C75A5D">
        <w:rPr>
          <w:b w:val="0"/>
          <w:bCs w:val="0"/>
          <w:i/>
          <w:iCs/>
          <w:sz w:val="22"/>
          <w:szCs w:val="22"/>
        </w:rPr>
        <w:instrText xml:space="preserve"> SEQ Figure \* ARABIC </w:instrText>
      </w:r>
      <w:r w:rsidRPr="00C75A5D">
        <w:rPr>
          <w:b w:val="0"/>
          <w:bCs w:val="0"/>
          <w:i/>
          <w:iCs/>
          <w:sz w:val="22"/>
          <w:szCs w:val="22"/>
        </w:rPr>
        <w:fldChar w:fldCharType="separate"/>
      </w:r>
      <w:r w:rsidR="005E1AA5">
        <w:rPr>
          <w:b w:val="0"/>
          <w:bCs w:val="0"/>
          <w:i/>
          <w:iCs/>
          <w:noProof/>
          <w:sz w:val="22"/>
          <w:szCs w:val="22"/>
        </w:rPr>
        <w:t>16</w:t>
      </w:r>
      <w:r w:rsidRPr="00C75A5D">
        <w:rPr>
          <w:b w:val="0"/>
          <w:bCs w:val="0"/>
          <w:i/>
          <w:iCs/>
          <w:sz w:val="22"/>
          <w:szCs w:val="22"/>
        </w:rPr>
        <w:fldChar w:fldCharType="end"/>
      </w:r>
      <w:r>
        <w:rPr>
          <w:b w:val="0"/>
          <w:bCs w:val="0"/>
          <w:i/>
          <w:iCs/>
          <w:sz w:val="22"/>
          <w:szCs w:val="22"/>
        </w:rPr>
        <w:t>:</w:t>
      </w:r>
      <w:r w:rsidRPr="00C75A5D">
        <w:rPr>
          <w:b w:val="0"/>
          <w:bCs w:val="0"/>
          <w:i/>
          <w:iCs/>
          <w:sz w:val="22"/>
          <w:szCs w:val="22"/>
        </w:rPr>
        <w:t xml:space="preserve"> Bar graphs showing results of monotonic growth in canopy height over time from Mann-Kendall tests, grouped by factor and level. Separate plots show a) Z statistic, and b) Tau </w:t>
      </w:r>
      <w:r w:rsidR="00681302">
        <w:rPr>
          <w:b w:val="0"/>
          <w:bCs w:val="0"/>
          <w:i/>
          <w:iCs/>
          <w:sz w:val="22"/>
          <w:szCs w:val="22"/>
        </w:rPr>
        <w:t>statistic</w:t>
      </w:r>
      <w:r w:rsidRPr="00C75A5D">
        <w:rPr>
          <w:b w:val="0"/>
          <w:bCs w:val="0"/>
          <w:i/>
          <w:iCs/>
          <w:sz w:val="22"/>
          <w:szCs w:val="22"/>
        </w:rPr>
        <w:t>. Bars with value labels indicate statistically significant trends (p &lt; 0.05).</w:t>
      </w:r>
    </w:p>
    <w:p w14:paraId="29AB00C1" w14:textId="6B341916" w:rsidR="00CD288D" w:rsidRDefault="00CD288D" w:rsidP="00C75A5D">
      <w:pPr>
        <w:pStyle w:val="Caption"/>
        <w:jc w:val="center"/>
      </w:pPr>
    </w:p>
    <w:p w14:paraId="299BCDE4" w14:textId="0FA0A513" w:rsidR="00DE60C7" w:rsidRDefault="00DE60C7" w:rsidP="00FF639F">
      <w:pPr>
        <w:numPr>
          <w:ilvl w:val="0"/>
          <w:numId w:val="9"/>
        </w:numPr>
        <w:spacing w:line="360" w:lineRule="auto"/>
        <w:rPr>
          <w:b/>
          <w:bCs/>
        </w:rPr>
      </w:pPr>
      <w:r w:rsidRPr="00FA3903">
        <w:rPr>
          <w:b/>
          <w:bCs/>
        </w:rPr>
        <w:t>Discussion</w:t>
      </w:r>
      <w:bookmarkEnd w:id="67"/>
      <w:bookmarkEnd w:id="68"/>
      <w:bookmarkEnd w:id="69"/>
    </w:p>
    <w:p w14:paraId="59367E6A" w14:textId="77777777"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w:t>
      </w:r>
      <w:r>
        <w:lastRenderedPageBreak/>
        <w:t xml:space="preserve">ALS data collection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7F80E04A"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 xml:space="preserve">.1, the strong performance of height estimation by ATL08 was likely due to the consistent tree height and regular tree spacing found in forest plantations within our study area. Ultimately, </w:t>
      </w:r>
      <w:r w:rsidR="00A67663" w:rsidRPr="00A67663">
        <w:rPr>
          <w:color w:val="000000"/>
        </w:rPr>
        <w:t>ATL08</w:t>
      </w:r>
      <w:r w:rsidR="00A67663">
        <w:t xml:space="preserve"> canopy height estimations in the study area at a single point in time were deemed adequate for identifying trends throughout time. </w:t>
      </w:r>
    </w:p>
    <w:p w14:paraId="04B99A0C" w14:textId="34233E15" w:rsidR="00A67663" w:rsidRDefault="009E449A" w:rsidP="00FF639F">
      <w:pPr>
        <w:spacing w:line="360" w:lineRule="auto"/>
        <w:ind w:firstLine="360"/>
        <w:rPr>
          <w:ins w:id="70" w:author="Poncy, William" w:date="2025-03-31T16:00:00Z"/>
        </w:rPr>
      </w:pPr>
      <w:r>
        <w:t>Next we</w:t>
      </w:r>
      <w:r w:rsidR="00A67663">
        <w:t xml:space="preserve"> assessed the </w:t>
      </w:r>
      <w:r w:rsidR="0003019A">
        <w:t xml:space="preserve">spatial biases in </w:t>
      </w:r>
      <w:r w:rsidR="00A67663">
        <w:t xml:space="preserve">ICESat-2 </w:t>
      </w:r>
      <w:r w:rsidR="0003019A">
        <w:t xml:space="preserve">tracks </w:t>
      </w:r>
      <w:ins w:id="71" w:author="Poncy, William" w:date="2025-03-31T16:01:00Z">
        <w:r w:rsidR="00A67663">
          <w:t xml:space="preserve">by using ATL08 segments as </w:t>
        </w:r>
      </w:ins>
      <w:r w:rsidR="00A67663">
        <w:t xml:space="preserve">spatial groups across which to compare </w:t>
      </w:r>
      <w:r w:rsidR="00911389">
        <w:t>2020</w:t>
      </w:r>
      <w:r w:rsidR="00A67663">
        <w:t xml:space="preserve"> ALS data. All groups of ALS data demonstrated equivalence within a margin of 2 meters, showing a considerable level of agreement across a study area of over 5 million hectares. When tightening the equivalence margin to 1.5 meters, </w:t>
      </w:r>
      <w:r w:rsidR="004B7332">
        <w:t xml:space="preserve">group A </w:t>
      </w:r>
      <w:r w:rsidR="00A67663">
        <w:t xml:space="preserve">did not demonstrate equivalence </w:t>
      </w:r>
      <w:r w:rsidR="004B7332">
        <w:t>with groups C, E or F</w:t>
      </w:r>
      <w:r w:rsidR="00A67663">
        <w:t xml:space="preserve">, indicating some spatial </w:t>
      </w:r>
      <w:r w:rsidR="004B7332">
        <w:t>difference in canopy height between those locations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If </w:t>
      </w:r>
      <w:r w:rsidR="004B7332">
        <w:t>group A is</w:t>
      </w:r>
      <w:r w:rsidR="00A67663">
        <w:t xml:space="preserve"> removed </w:t>
      </w:r>
      <w:r w:rsidR="004B7332">
        <w:t xml:space="preserve">from </w:t>
      </w:r>
      <w:r w:rsidR="00A67663">
        <w:t xml:space="preserve">consideration, all groups demonstrate </w:t>
      </w:r>
      <w:del w:id="72" w:author="Poncy, William" w:date="2025-03-31T15:58:00Z">
        <w:r w:rsidR="00A67663" w:rsidDel="00D61D87">
          <w:delText>equivalence of</w:delText>
        </w:r>
      </w:del>
      <w:ins w:id="73" w:author="Poncy, William" w:date="2025-03-31T15:58:00Z">
        <w:r w:rsidR="00A67663">
          <w:t>equivalence</w:t>
        </w:r>
      </w:ins>
      <w:r w:rsidR="00A67663">
        <w:t xml:space="preserve"> </w:t>
      </w:r>
      <w:del w:id="74" w:author="Poncy, William" w:date="2025-03-31T15:58:00Z">
        <w:r w:rsidR="00A67663" w:rsidDel="00D61D87">
          <w:delText xml:space="preserve">with </w:delText>
        </w:r>
      </w:del>
      <w:ins w:id="75" w:author="Poncy, William" w:date="2025-03-31T15:58:00Z">
        <w:r w:rsidR="00A67663">
          <w:t xml:space="preserve">to </w:t>
        </w:r>
      </w:ins>
      <w:r w:rsidR="00A67663">
        <w:t>each other within an even tighter 1-meter margin.</w:t>
      </w:r>
      <w:del w:id="76" w:author="Poncy, William" w:date="2025-03-31T16:00:00Z">
        <w:r w:rsidR="00A67663" w:rsidDel="00FD2CC7">
          <w:delText xml:space="preserve"> (Figure 10).</w:delText>
        </w:r>
      </w:del>
      <w:del w:id="77" w:author="Poncy, William" w:date="2025-03-31T15:59:00Z">
        <w:r w:rsidR="00A67663" w:rsidDel="00D61D87">
          <w:delText xml:space="preserve"> </w:delText>
        </w:r>
      </w:del>
    </w:p>
    <w:p w14:paraId="5F5769F7" w14:textId="1C5A0667" w:rsidR="00A67663" w:rsidRPr="00A67663" w:rsidRDefault="00A67663" w:rsidP="00FF639F">
      <w:pPr>
        <w:spacing w:line="360" w:lineRule="auto"/>
        <w:ind w:firstLine="360"/>
      </w:pPr>
      <w:ins w:id="78" w:author="Poncy, William" w:date="2025-03-31T16:00:00Z">
        <w:r>
          <w:t xml:space="preserve">Table 6 shows the </w:t>
        </w:r>
      </w:ins>
      <w:r>
        <w:t xml:space="preserve">count and </w:t>
      </w:r>
      <w:ins w:id="79" w:author="Poncy, William" w:date="2025-03-31T16:00:00Z">
        <w:r>
          <w:t xml:space="preserve">proportion of </w:t>
        </w:r>
      </w:ins>
      <w:r w:rsidR="00911389">
        <w:t>segments</w:t>
      </w:r>
      <w:ins w:id="80" w:author="Poncy, William" w:date="2025-03-31T16:00:00Z">
        <w:r>
          <w:t xml:space="preserve"> </w:t>
        </w:r>
      </w:ins>
      <w:r w:rsidR="004B7332">
        <w:t>within each group</w:t>
      </w:r>
      <w:ins w:id="81" w:author="Poncy, William" w:date="2025-03-31T16:00:00Z">
        <w:r>
          <w:t xml:space="preserve">. </w:t>
        </w:r>
      </w:ins>
      <w:r>
        <w:t xml:space="preserve">Since these </w:t>
      </w:r>
      <w:ins w:id="82" w:author="Poncy, William" w:date="2025-03-31T16:00:00Z">
        <w:r>
          <w:t xml:space="preserve">segments serve as </w:t>
        </w:r>
      </w:ins>
      <w:r>
        <w:t xml:space="preserve">locations across which </w:t>
      </w:r>
      <w:r w:rsidR="004E153D">
        <w:t xml:space="preserve">we assess canopy height equivalence </w:t>
      </w:r>
      <w:r w:rsidR="0003019A">
        <w:t xml:space="preserve">with </w:t>
      </w:r>
      <w:r>
        <w:t xml:space="preserve">ALS, it is possible that </w:t>
      </w:r>
      <w:r w:rsidR="004B7332">
        <w:t xml:space="preserve">group A </w:t>
      </w:r>
      <w:r>
        <w:t xml:space="preserve">segments are not entirely representative of the </w:t>
      </w:r>
      <w:r w:rsidRPr="00A67663">
        <w:t xml:space="preserve">study area, comprising less than 6 percent of our working dataset. </w:t>
      </w:r>
    </w:p>
    <w:p w14:paraId="37891DFE" w14:textId="2BC3ACFC" w:rsidR="00A67663" w:rsidRPr="00A67663" w:rsidRDefault="00A67663">
      <w:pPr>
        <w:pStyle w:val="Caption"/>
        <w:keepNext/>
        <w:spacing w:line="360" w:lineRule="auto"/>
        <w:jc w:val="center"/>
        <w:rPr>
          <w:b w:val="0"/>
          <w:bCs w:val="0"/>
          <w:i/>
          <w:iCs/>
          <w:color w:val="000000"/>
          <w:sz w:val="22"/>
          <w:szCs w:val="22"/>
        </w:rPr>
        <w:pPrChange w:id="83" w:author="Poncy, William" w:date="2025-03-31T16:00:00Z">
          <w:pPr>
            <w:pStyle w:val="Caption"/>
            <w:keepNext/>
            <w:spacing w:line="480" w:lineRule="auto"/>
          </w:pPr>
        </w:pPrChange>
      </w:pPr>
      <w:r w:rsidRPr="00A67663">
        <w:rPr>
          <w:b w:val="0"/>
          <w:bCs w:val="0"/>
          <w:i/>
          <w:iCs/>
          <w:color w:val="000000"/>
          <w:sz w:val="22"/>
          <w:szCs w:val="22"/>
        </w:rPr>
        <w:t xml:space="preserve">Table </w:t>
      </w:r>
      <w:r w:rsidRPr="00A67663">
        <w:rPr>
          <w:b w:val="0"/>
          <w:bCs w:val="0"/>
          <w:i/>
          <w:iCs/>
          <w:color w:val="000000"/>
          <w:sz w:val="22"/>
          <w:szCs w:val="22"/>
        </w:rPr>
        <w:fldChar w:fldCharType="begin"/>
      </w:r>
      <w:r w:rsidRPr="00A67663">
        <w:rPr>
          <w:b w:val="0"/>
          <w:bCs w:val="0"/>
          <w:i/>
          <w:iCs/>
          <w:color w:val="000000"/>
          <w:sz w:val="22"/>
          <w:szCs w:val="22"/>
        </w:rPr>
        <w:instrText xml:space="preserve"> SEQ Table \* ARABIC </w:instrText>
      </w:r>
      <w:r w:rsidRPr="00A67663">
        <w:rPr>
          <w:b w:val="0"/>
          <w:bCs w:val="0"/>
          <w:i/>
          <w:iCs/>
          <w:color w:val="000000"/>
          <w:sz w:val="22"/>
          <w:szCs w:val="22"/>
        </w:rPr>
        <w:fldChar w:fldCharType="separate"/>
      </w:r>
      <w:r w:rsidR="00A92D02">
        <w:rPr>
          <w:b w:val="0"/>
          <w:bCs w:val="0"/>
          <w:i/>
          <w:iCs/>
          <w:noProof/>
          <w:color w:val="000000"/>
          <w:sz w:val="22"/>
          <w:szCs w:val="22"/>
        </w:rPr>
        <w:t>10</w:t>
      </w:r>
      <w:r w:rsidRPr="00A67663">
        <w:rPr>
          <w:b w:val="0"/>
          <w:bCs w:val="0"/>
          <w:i/>
          <w:iCs/>
          <w:color w:val="000000"/>
          <w:sz w:val="22"/>
          <w:szCs w:val="22"/>
        </w:rPr>
        <w:fldChar w:fldCharType="end"/>
      </w:r>
      <w:r w:rsidRPr="00A67663">
        <w:rPr>
          <w:b w:val="0"/>
          <w:bCs w:val="0"/>
          <w:i/>
          <w:iCs/>
          <w:color w:val="000000"/>
          <w:sz w:val="22"/>
          <w:szCs w:val="22"/>
        </w:rPr>
        <w:t xml:space="preserve">: Number and proportion of ATL08 segments by </w:t>
      </w:r>
      <w:r w:rsidR="000E4242">
        <w:rPr>
          <w:b w:val="0"/>
          <w:bCs w:val="0"/>
          <w:i/>
          <w:iCs/>
          <w:color w:val="000000"/>
          <w:sz w:val="22"/>
          <w:szCs w:val="22"/>
        </w:rPr>
        <w:t>group</w:t>
      </w:r>
      <w:r w:rsidRPr="00A67663">
        <w:rPr>
          <w:b w:val="0"/>
          <w:bCs w:val="0"/>
          <w:i/>
          <w:iCs/>
          <w:color w:val="000000"/>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713"/>
        <w:gridCol w:w="2797"/>
      </w:tblGrid>
      <w:tr w:rsidR="00A67663" w:rsidRPr="00A67663" w14:paraId="5C6C0EF2" w14:textId="77777777" w:rsidTr="004E153D">
        <w:trPr>
          <w:trHeight w:val="260"/>
          <w:jc w:val="center"/>
        </w:trPr>
        <w:tc>
          <w:tcPr>
            <w:tcW w:w="805" w:type="dxa"/>
            <w:shd w:val="clear" w:color="auto" w:fill="BFBFBF"/>
          </w:tcPr>
          <w:p w14:paraId="22507D61" w14:textId="5B706C59" w:rsidR="00A67663" w:rsidRPr="001036BC" w:rsidRDefault="00A67663" w:rsidP="00FF639F">
            <w:pPr>
              <w:spacing w:line="360" w:lineRule="auto"/>
              <w:jc w:val="center"/>
              <w:rPr>
                <w:rFonts w:eastAsia="Calibri"/>
                <w:b/>
                <w:bCs/>
                <w:sz w:val="22"/>
                <w:szCs w:val="22"/>
              </w:rPr>
            </w:pPr>
            <w:del w:id="84" w:author="Poncy, William" w:date="2025-03-31T16:00:00Z">
              <w:r w:rsidRPr="001036BC" w:rsidDel="00FD2CC7">
                <w:rPr>
                  <w:rFonts w:eastAsia="Calibri"/>
                  <w:b/>
                  <w:bCs/>
                  <w:sz w:val="22"/>
                  <w:szCs w:val="22"/>
                </w:rPr>
                <w:delText>Year</w:delText>
              </w:r>
            </w:del>
            <w:r w:rsidR="004E153D">
              <w:rPr>
                <w:rFonts w:eastAsia="Calibri"/>
                <w:b/>
                <w:bCs/>
                <w:sz w:val="22"/>
                <w:szCs w:val="22"/>
              </w:rPr>
              <w:t>Group</w:t>
            </w:r>
          </w:p>
        </w:tc>
        <w:tc>
          <w:tcPr>
            <w:tcW w:w="2713" w:type="dxa"/>
            <w:shd w:val="clear" w:color="auto" w:fill="BFBFBF"/>
          </w:tcPr>
          <w:p w14:paraId="04E6BF7E" w14:textId="03F93125" w:rsidR="00A67663" w:rsidRPr="001036BC" w:rsidRDefault="00A67663" w:rsidP="00FF639F">
            <w:pPr>
              <w:spacing w:line="360" w:lineRule="auto"/>
              <w:jc w:val="center"/>
              <w:rPr>
                <w:rFonts w:eastAsia="Calibri"/>
                <w:b/>
                <w:bCs/>
                <w:sz w:val="22"/>
                <w:szCs w:val="22"/>
              </w:rPr>
            </w:pPr>
            <w:r w:rsidRPr="001036BC">
              <w:rPr>
                <w:rFonts w:eastAsia="Calibri"/>
                <w:b/>
                <w:bCs/>
                <w:sz w:val="22"/>
                <w:szCs w:val="22"/>
              </w:rPr>
              <w:t>Number</w:t>
            </w:r>
            <w:ins w:id="85" w:author="Poncy, William" w:date="2025-03-31T16:01:00Z">
              <w:r w:rsidRPr="001036BC">
                <w:rPr>
                  <w:rFonts w:eastAsia="Calibri"/>
                  <w:b/>
                  <w:bCs/>
                  <w:sz w:val="22"/>
                  <w:szCs w:val="22"/>
                </w:rPr>
                <w:t xml:space="preserve"> of </w:t>
              </w:r>
            </w:ins>
            <w:r w:rsidR="00911389">
              <w:rPr>
                <w:rFonts w:eastAsia="Calibri"/>
                <w:b/>
                <w:bCs/>
                <w:sz w:val="22"/>
                <w:szCs w:val="22"/>
              </w:rPr>
              <w:t>Segments</w:t>
            </w:r>
            <w:ins w:id="86" w:author="Poncy, William" w:date="2025-03-31T16:01:00Z">
              <w:r w:rsidRPr="001036BC" w:rsidDel="00FD2CC7">
                <w:rPr>
                  <w:rFonts w:eastAsia="Calibri"/>
                  <w:b/>
                  <w:bCs/>
                  <w:sz w:val="22"/>
                  <w:szCs w:val="22"/>
                </w:rPr>
                <w:t xml:space="preserve"> </w:t>
              </w:r>
            </w:ins>
            <w:del w:id="87" w:author="Poncy, William" w:date="2025-03-31T16:01:00Z">
              <w:r w:rsidRPr="001036BC" w:rsidDel="00FD2CC7">
                <w:rPr>
                  <w:rFonts w:eastAsia="Calibri"/>
                  <w:b/>
                  <w:bCs/>
                  <w:sz w:val="22"/>
                  <w:szCs w:val="22"/>
                </w:rPr>
                <w:delText>ATL08 Segments</w:delText>
              </w:r>
            </w:del>
          </w:p>
        </w:tc>
        <w:tc>
          <w:tcPr>
            <w:tcW w:w="2797" w:type="dxa"/>
            <w:shd w:val="clear" w:color="auto" w:fill="BFBFBF"/>
          </w:tcPr>
          <w:p w14:paraId="234D02AB" w14:textId="77777777" w:rsidR="00A67663" w:rsidRPr="001036BC" w:rsidRDefault="00A67663" w:rsidP="00FF639F">
            <w:pPr>
              <w:spacing w:line="360" w:lineRule="auto"/>
              <w:jc w:val="center"/>
              <w:rPr>
                <w:rFonts w:eastAsia="Calibri"/>
                <w:b/>
                <w:bCs/>
                <w:color w:val="000000"/>
                <w:sz w:val="22"/>
                <w:szCs w:val="22"/>
              </w:rPr>
            </w:pPr>
            <w:ins w:id="88" w:author="Poncy, William" w:date="2025-03-31T15:53:00Z">
              <w:r w:rsidRPr="001036BC">
                <w:rPr>
                  <w:rFonts w:eastAsia="Calibri"/>
                  <w:b/>
                  <w:bCs/>
                  <w:color w:val="000000"/>
                  <w:sz w:val="22"/>
                  <w:szCs w:val="22"/>
                </w:rPr>
                <w:t xml:space="preserve">Proportion of </w:t>
              </w:r>
            </w:ins>
            <w:ins w:id="89" w:author="Poncy, William" w:date="2025-03-31T15:54:00Z">
              <w:r w:rsidRPr="001036BC">
                <w:rPr>
                  <w:rFonts w:eastAsia="Calibri"/>
                  <w:b/>
                  <w:bCs/>
                  <w:color w:val="000000"/>
                  <w:sz w:val="22"/>
                  <w:szCs w:val="22"/>
                </w:rPr>
                <w:t>Total</w:t>
              </w:r>
            </w:ins>
            <w:ins w:id="90" w:author="Poncy, William" w:date="2025-03-31T15:57:00Z">
              <w:r w:rsidRPr="001036BC">
                <w:rPr>
                  <w:rFonts w:eastAsia="Calibri"/>
                  <w:b/>
                  <w:bCs/>
                  <w:color w:val="000000"/>
                  <w:sz w:val="22"/>
                  <w:szCs w:val="22"/>
                </w:rPr>
                <w:t xml:space="preserve"> (</w:t>
              </w:r>
            </w:ins>
            <w:ins w:id="91" w:author="Poncy, William" w:date="2025-03-31T15:58:00Z">
              <w:r w:rsidRPr="001036BC">
                <w:rPr>
                  <w:rFonts w:eastAsia="Calibri"/>
                  <w:b/>
                  <w:bCs/>
                  <w:color w:val="000000"/>
                  <w:sz w:val="22"/>
                  <w:szCs w:val="22"/>
                </w:rPr>
                <w:t>%</w:t>
              </w:r>
            </w:ins>
            <w:ins w:id="92" w:author="Poncy, William" w:date="2025-03-31T15:57:00Z">
              <w:r w:rsidRPr="001036BC">
                <w:rPr>
                  <w:rFonts w:eastAsia="Calibri"/>
                  <w:b/>
                  <w:bCs/>
                  <w:color w:val="000000"/>
                  <w:sz w:val="22"/>
                  <w:szCs w:val="22"/>
                </w:rPr>
                <w:t>)</w:t>
              </w:r>
            </w:ins>
          </w:p>
        </w:tc>
      </w:tr>
      <w:tr w:rsidR="00A67663" w:rsidRPr="00A67663" w14:paraId="5CF31C40" w14:textId="77777777" w:rsidTr="004E153D">
        <w:trPr>
          <w:trHeight w:val="260"/>
          <w:jc w:val="center"/>
        </w:trPr>
        <w:tc>
          <w:tcPr>
            <w:tcW w:w="805" w:type="dxa"/>
            <w:shd w:val="clear" w:color="auto" w:fill="auto"/>
          </w:tcPr>
          <w:p w14:paraId="388635ED" w14:textId="6D7436DD" w:rsidR="00A67663" w:rsidRPr="001036BC" w:rsidRDefault="004B7332" w:rsidP="00FF639F">
            <w:pPr>
              <w:spacing w:line="360" w:lineRule="auto"/>
              <w:jc w:val="center"/>
              <w:rPr>
                <w:rFonts w:eastAsia="Calibri"/>
                <w:sz w:val="22"/>
                <w:szCs w:val="22"/>
              </w:rPr>
            </w:pPr>
            <w:r>
              <w:rPr>
                <w:rFonts w:eastAsia="Calibri"/>
                <w:sz w:val="22"/>
                <w:szCs w:val="22"/>
              </w:rPr>
              <w:t>A</w:t>
            </w:r>
          </w:p>
        </w:tc>
        <w:tc>
          <w:tcPr>
            <w:tcW w:w="2713" w:type="dxa"/>
            <w:shd w:val="clear" w:color="auto" w:fill="auto"/>
          </w:tcPr>
          <w:p w14:paraId="0FCFA10A" w14:textId="34EFE844" w:rsidR="00A67663" w:rsidRPr="001036BC" w:rsidRDefault="00A67663" w:rsidP="00FF639F">
            <w:pPr>
              <w:spacing w:line="360" w:lineRule="auto"/>
              <w:jc w:val="center"/>
              <w:rPr>
                <w:rFonts w:eastAsia="Calibri"/>
                <w:sz w:val="22"/>
                <w:szCs w:val="22"/>
              </w:rPr>
            </w:pPr>
            <w:r w:rsidRPr="001036BC">
              <w:rPr>
                <w:rFonts w:eastAsia="Calibri"/>
                <w:sz w:val="22"/>
                <w:szCs w:val="22"/>
              </w:rPr>
              <w:t>3,</w:t>
            </w:r>
            <w:r w:rsidR="004B7332">
              <w:rPr>
                <w:rFonts w:eastAsia="Calibri"/>
                <w:sz w:val="22"/>
                <w:szCs w:val="22"/>
              </w:rPr>
              <w:t>155</w:t>
            </w:r>
          </w:p>
        </w:tc>
        <w:tc>
          <w:tcPr>
            <w:tcW w:w="2797" w:type="dxa"/>
            <w:shd w:val="clear" w:color="auto" w:fill="auto"/>
          </w:tcPr>
          <w:p w14:paraId="2B61AB3D" w14:textId="1D2F30FA" w:rsidR="00A67663" w:rsidRPr="001036BC" w:rsidRDefault="00A67663" w:rsidP="00FF639F">
            <w:pPr>
              <w:spacing w:line="360" w:lineRule="auto"/>
              <w:jc w:val="center"/>
              <w:rPr>
                <w:rFonts w:eastAsia="Calibri"/>
                <w:sz w:val="22"/>
                <w:szCs w:val="22"/>
              </w:rPr>
            </w:pPr>
            <w:ins w:id="93" w:author="Poncy, William" w:date="2025-03-31T15:57:00Z">
              <w:r w:rsidRPr="001036BC">
                <w:rPr>
                  <w:rFonts w:eastAsia="Calibri"/>
                  <w:sz w:val="22"/>
                  <w:szCs w:val="22"/>
                </w:rPr>
                <w:t>5.8</w:t>
              </w:r>
            </w:ins>
            <w:r w:rsidR="004B7332">
              <w:rPr>
                <w:rFonts w:eastAsia="Calibri"/>
                <w:sz w:val="22"/>
                <w:szCs w:val="22"/>
              </w:rPr>
              <w:t>5</w:t>
            </w:r>
          </w:p>
        </w:tc>
      </w:tr>
      <w:tr w:rsidR="00A67663" w:rsidRPr="00A67663" w14:paraId="313471E1" w14:textId="77777777" w:rsidTr="004E153D">
        <w:trPr>
          <w:trHeight w:val="260"/>
          <w:jc w:val="center"/>
        </w:trPr>
        <w:tc>
          <w:tcPr>
            <w:tcW w:w="805" w:type="dxa"/>
            <w:shd w:val="clear" w:color="auto" w:fill="auto"/>
          </w:tcPr>
          <w:p w14:paraId="758F9BF6" w14:textId="561DFF70" w:rsidR="00A67663" w:rsidRPr="001036BC" w:rsidRDefault="004B7332" w:rsidP="00FF639F">
            <w:pPr>
              <w:spacing w:line="360" w:lineRule="auto"/>
              <w:jc w:val="center"/>
              <w:rPr>
                <w:rFonts w:eastAsia="Calibri"/>
                <w:sz w:val="22"/>
                <w:szCs w:val="22"/>
              </w:rPr>
            </w:pPr>
            <w:r>
              <w:rPr>
                <w:rFonts w:eastAsia="Calibri"/>
                <w:sz w:val="22"/>
                <w:szCs w:val="22"/>
              </w:rPr>
              <w:t>B</w:t>
            </w:r>
          </w:p>
        </w:tc>
        <w:tc>
          <w:tcPr>
            <w:tcW w:w="2713" w:type="dxa"/>
            <w:shd w:val="clear" w:color="auto" w:fill="auto"/>
          </w:tcPr>
          <w:p w14:paraId="215F2EF8" w14:textId="7FC85C41" w:rsidR="00A67663" w:rsidRPr="001036BC" w:rsidRDefault="00A67663" w:rsidP="00FF639F">
            <w:pPr>
              <w:spacing w:line="360" w:lineRule="auto"/>
              <w:jc w:val="center"/>
              <w:rPr>
                <w:rFonts w:eastAsia="Calibri"/>
                <w:sz w:val="22"/>
                <w:szCs w:val="22"/>
              </w:rPr>
            </w:pPr>
            <w:r w:rsidRPr="001036BC">
              <w:rPr>
                <w:rFonts w:eastAsia="Calibri"/>
                <w:sz w:val="22"/>
                <w:szCs w:val="22"/>
              </w:rPr>
              <w:t>5,0</w:t>
            </w:r>
            <w:r w:rsidR="004B7332">
              <w:rPr>
                <w:rFonts w:eastAsia="Calibri"/>
                <w:sz w:val="22"/>
                <w:szCs w:val="22"/>
              </w:rPr>
              <w:t>26</w:t>
            </w:r>
          </w:p>
        </w:tc>
        <w:tc>
          <w:tcPr>
            <w:tcW w:w="2797" w:type="dxa"/>
            <w:shd w:val="clear" w:color="auto" w:fill="auto"/>
          </w:tcPr>
          <w:p w14:paraId="5B99AAA5" w14:textId="27662D01" w:rsidR="00A67663" w:rsidRPr="001036BC" w:rsidRDefault="00A67663" w:rsidP="00FF639F">
            <w:pPr>
              <w:spacing w:line="360" w:lineRule="auto"/>
              <w:jc w:val="center"/>
              <w:rPr>
                <w:rFonts w:eastAsia="Calibri"/>
                <w:sz w:val="22"/>
                <w:szCs w:val="22"/>
              </w:rPr>
            </w:pPr>
            <w:ins w:id="94" w:author="Poncy, William" w:date="2025-03-31T15:57:00Z">
              <w:r w:rsidRPr="001036BC">
                <w:rPr>
                  <w:rFonts w:eastAsia="Calibri"/>
                  <w:sz w:val="22"/>
                  <w:szCs w:val="22"/>
                </w:rPr>
                <w:t>9.</w:t>
              </w:r>
            </w:ins>
            <w:r w:rsidR="004B7332">
              <w:rPr>
                <w:rFonts w:eastAsia="Calibri"/>
                <w:sz w:val="22"/>
                <w:szCs w:val="22"/>
              </w:rPr>
              <w:t>32</w:t>
            </w:r>
          </w:p>
        </w:tc>
      </w:tr>
      <w:tr w:rsidR="00A67663" w:rsidRPr="00A67663" w14:paraId="6D2D4A5A" w14:textId="77777777" w:rsidTr="004E153D">
        <w:trPr>
          <w:trHeight w:val="350"/>
          <w:jc w:val="center"/>
        </w:trPr>
        <w:tc>
          <w:tcPr>
            <w:tcW w:w="805" w:type="dxa"/>
            <w:shd w:val="clear" w:color="auto" w:fill="auto"/>
          </w:tcPr>
          <w:p w14:paraId="44019AD5" w14:textId="5E903FE9" w:rsidR="00A67663" w:rsidRPr="001036BC" w:rsidRDefault="004B7332" w:rsidP="00FF639F">
            <w:pPr>
              <w:spacing w:line="360" w:lineRule="auto"/>
              <w:jc w:val="center"/>
              <w:rPr>
                <w:rFonts w:eastAsia="Calibri"/>
                <w:sz w:val="22"/>
                <w:szCs w:val="22"/>
              </w:rPr>
            </w:pPr>
            <w:r>
              <w:rPr>
                <w:rFonts w:eastAsia="Calibri"/>
                <w:sz w:val="22"/>
                <w:szCs w:val="22"/>
              </w:rPr>
              <w:t>C</w:t>
            </w:r>
          </w:p>
        </w:tc>
        <w:tc>
          <w:tcPr>
            <w:tcW w:w="2713" w:type="dxa"/>
            <w:shd w:val="clear" w:color="auto" w:fill="auto"/>
          </w:tcPr>
          <w:p w14:paraId="0C9DABE8" w14:textId="135F3B5E" w:rsidR="00A67663" w:rsidRPr="001036BC" w:rsidRDefault="00A67663" w:rsidP="00FF639F">
            <w:pPr>
              <w:spacing w:line="360" w:lineRule="auto"/>
              <w:jc w:val="center"/>
              <w:rPr>
                <w:rFonts w:eastAsia="Calibri"/>
                <w:sz w:val="22"/>
                <w:szCs w:val="22"/>
              </w:rPr>
            </w:pPr>
            <w:r w:rsidRPr="001036BC">
              <w:rPr>
                <w:rFonts w:eastAsia="Calibri"/>
                <w:sz w:val="22"/>
                <w:szCs w:val="22"/>
              </w:rPr>
              <w:t>11,6</w:t>
            </w:r>
            <w:r w:rsidR="004B7332">
              <w:rPr>
                <w:rFonts w:eastAsia="Calibri"/>
                <w:sz w:val="22"/>
                <w:szCs w:val="22"/>
              </w:rPr>
              <w:t>61</w:t>
            </w:r>
          </w:p>
        </w:tc>
        <w:tc>
          <w:tcPr>
            <w:tcW w:w="2797" w:type="dxa"/>
            <w:shd w:val="clear" w:color="auto" w:fill="auto"/>
          </w:tcPr>
          <w:p w14:paraId="17D8A48C" w14:textId="10DD8A3A" w:rsidR="00A67663" w:rsidRPr="001036BC" w:rsidRDefault="00A67663" w:rsidP="00FF639F">
            <w:pPr>
              <w:spacing w:line="360" w:lineRule="auto"/>
              <w:jc w:val="center"/>
              <w:rPr>
                <w:rFonts w:eastAsia="Calibri"/>
                <w:sz w:val="22"/>
                <w:szCs w:val="22"/>
              </w:rPr>
            </w:pPr>
            <w:ins w:id="95" w:author="Poncy, William" w:date="2025-03-31T15:57:00Z">
              <w:r w:rsidRPr="001036BC">
                <w:rPr>
                  <w:rFonts w:eastAsia="Calibri"/>
                  <w:sz w:val="22"/>
                  <w:szCs w:val="22"/>
                </w:rPr>
                <w:t>21.</w:t>
              </w:r>
            </w:ins>
            <w:r w:rsidR="004B7332">
              <w:rPr>
                <w:rFonts w:eastAsia="Calibri"/>
                <w:sz w:val="22"/>
                <w:szCs w:val="22"/>
              </w:rPr>
              <w:t>63</w:t>
            </w:r>
          </w:p>
        </w:tc>
      </w:tr>
      <w:tr w:rsidR="00A67663" w:rsidRPr="00A67663" w14:paraId="313B5F27" w14:textId="77777777" w:rsidTr="004E153D">
        <w:trPr>
          <w:trHeight w:val="260"/>
          <w:jc w:val="center"/>
        </w:trPr>
        <w:tc>
          <w:tcPr>
            <w:tcW w:w="805" w:type="dxa"/>
            <w:shd w:val="clear" w:color="auto" w:fill="auto"/>
          </w:tcPr>
          <w:p w14:paraId="7D8A4113" w14:textId="5604BBCA" w:rsidR="00A67663" w:rsidRPr="001036BC" w:rsidRDefault="004B7332" w:rsidP="00FF639F">
            <w:pPr>
              <w:spacing w:line="360" w:lineRule="auto"/>
              <w:jc w:val="center"/>
              <w:rPr>
                <w:rFonts w:eastAsia="Calibri"/>
                <w:sz w:val="22"/>
                <w:szCs w:val="22"/>
              </w:rPr>
            </w:pPr>
            <w:r>
              <w:rPr>
                <w:rFonts w:eastAsia="Calibri"/>
                <w:sz w:val="22"/>
                <w:szCs w:val="22"/>
              </w:rPr>
              <w:t>D</w:t>
            </w:r>
          </w:p>
        </w:tc>
        <w:tc>
          <w:tcPr>
            <w:tcW w:w="2713" w:type="dxa"/>
            <w:shd w:val="clear" w:color="auto" w:fill="auto"/>
          </w:tcPr>
          <w:p w14:paraId="3BEF62C6" w14:textId="2B72292F" w:rsidR="00A67663" w:rsidRPr="001036BC" w:rsidRDefault="00A67663" w:rsidP="00FF639F">
            <w:pPr>
              <w:spacing w:line="360" w:lineRule="auto"/>
              <w:jc w:val="center"/>
              <w:rPr>
                <w:rFonts w:eastAsia="Calibri"/>
                <w:sz w:val="22"/>
                <w:szCs w:val="22"/>
              </w:rPr>
            </w:pPr>
            <w:r w:rsidRPr="001036BC">
              <w:rPr>
                <w:rFonts w:eastAsia="Calibri"/>
                <w:sz w:val="22"/>
                <w:szCs w:val="22"/>
              </w:rPr>
              <w:t>14,</w:t>
            </w:r>
            <w:r w:rsidR="004B7332">
              <w:rPr>
                <w:rFonts w:eastAsia="Calibri"/>
                <w:sz w:val="22"/>
                <w:szCs w:val="22"/>
              </w:rPr>
              <w:t>904</w:t>
            </w:r>
          </w:p>
        </w:tc>
        <w:tc>
          <w:tcPr>
            <w:tcW w:w="2797" w:type="dxa"/>
            <w:shd w:val="clear" w:color="auto" w:fill="auto"/>
          </w:tcPr>
          <w:p w14:paraId="69AD1CEB" w14:textId="067A9172" w:rsidR="00A67663" w:rsidRPr="001036BC" w:rsidRDefault="00A67663" w:rsidP="00FF639F">
            <w:pPr>
              <w:spacing w:line="360" w:lineRule="auto"/>
              <w:jc w:val="center"/>
              <w:rPr>
                <w:rFonts w:eastAsia="Calibri"/>
                <w:sz w:val="22"/>
                <w:szCs w:val="22"/>
              </w:rPr>
            </w:pPr>
            <w:ins w:id="96" w:author="Poncy, William" w:date="2025-03-31T15:57:00Z">
              <w:r w:rsidRPr="001036BC">
                <w:rPr>
                  <w:rFonts w:eastAsia="Calibri"/>
                  <w:sz w:val="22"/>
                  <w:szCs w:val="22"/>
                </w:rPr>
                <w:t>27.</w:t>
              </w:r>
            </w:ins>
            <w:r w:rsidR="004B7332">
              <w:rPr>
                <w:rFonts w:eastAsia="Calibri"/>
                <w:sz w:val="22"/>
                <w:szCs w:val="22"/>
              </w:rPr>
              <w:t>65</w:t>
            </w:r>
          </w:p>
        </w:tc>
      </w:tr>
      <w:tr w:rsidR="00A67663" w:rsidRPr="00A67663" w14:paraId="33AF1BF1" w14:textId="77777777" w:rsidTr="004E153D">
        <w:trPr>
          <w:trHeight w:val="350"/>
          <w:jc w:val="center"/>
        </w:trPr>
        <w:tc>
          <w:tcPr>
            <w:tcW w:w="805" w:type="dxa"/>
            <w:shd w:val="clear" w:color="auto" w:fill="auto"/>
          </w:tcPr>
          <w:p w14:paraId="4DBE37B4" w14:textId="6E3C0593" w:rsidR="00A67663" w:rsidRPr="001036BC" w:rsidRDefault="004B7332" w:rsidP="00FF639F">
            <w:pPr>
              <w:spacing w:line="360" w:lineRule="auto"/>
              <w:jc w:val="center"/>
              <w:rPr>
                <w:rFonts w:eastAsia="Calibri"/>
                <w:sz w:val="22"/>
                <w:szCs w:val="22"/>
              </w:rPr>
            </w:pPr>
            <w:r>
              <w:rPr>
                <w:rFonts w:eastAsia="Calibri"/>
                <w:sz w:val="22"/>
                <w:szCs w:val="22"/>
              </w:rPr>
              <w:lastRenderedPageBreak/>
              <w:t>E</w:t>
            </w:r>
          </w:p>
        </w:tc>
        <w:tc>
          <w:tcPr>
            <w:tcW w:w="2713" w:type="dxa"/>
            <w:shd w:val="clear" w:color="auto" w:fill="auto"/>
          </w:tcPr>
          <w:p w14:paraId="156BDABF" w14:textId="50211164" w:rsidR="00A67663" w:rsidRPr="001036BC" w:rsidRDefault="00A67663" w:rsidP="00FF639F">
            <w:pPr>
              <w:spacing w:line="360" w:lineRule="auto"/>
              <w:jc w:val="center"/>
              <w:rPr>
                <w:rFonts w:eastAsia="Calibri"/>
                <w:sz w:val="22"/>
                <w:szCs w:val="22"/>
              </w:rPr>
            </w:pPr>
            <w:r w:rsidRPr="001036BC">
              <w:rPr>
                <w:rFonts w:eastAsia="Calibri"/>
                <w:sz w:val="22"/>
                <w:szCs w:val="22"/>
              </w:rPr>
              <w:t>6,8</w:t>
            </w:r>
            <w:r w:rsidR="004B7332">
              <w:rPr>
                <w:rFonts w:eastAsia="Calibri"/>
                <w:sz w:val="22"/>
                <w:szCs w:val="22"/>
              </w:rPr>
              <w:t>48</w:t>
            </w:r>
          </w:p>
        </w:tc>
        <w:tc>
          <w:tcPr>
            <w:tcW w:w="2797" w:type="dxa"/>
            <w:shd w:val="clear" w:color="auto" w:fill="auto"/>
          </w:tcPr>
          <w:p w14:paraId="65B38982" w14:textId="08B107D2" w:rsidR="00A67663" w:rsidRPr="001036BC" w:rsidRDefault="00A67663" w:rsidP="00FF639F">
            <w:pPr>
              <w:spacing w:line="360" w:lineRule="auto"/>
              <w:jc w:val="center"/>
              <w:rPr>
                <w:rFonts w:eastAsia="Calibri"/>
                <w:sz w:val="22"/>
                <w:szCs w:val="22"/>
              </w:rPr>
            </w:pPr>
            <w:ins w:id="97" w:author="Poncy, William" w:date="2025-03-31T15:57:00Z">
              <w:r w:rsidRPr="001036BC">
                <w:rPr>
                  <w:rFonts w:eastAsia="Calibri"/>
                  <w:sz w:val="22"/>
                  <w:szCs w:val="22"/>
                </w:rPr>
                <w:t>12.</w:t>
              </w:r>
            </w:ins>
            <w:r w:rsidR="004B7332">
              <w:rPr>
                <w:rFonts w:eastAsia="Calibri"/>
                <w:sz w:val="22"/>
                <w:szCs w:val="22"/>
              </w:rPr>
              <w:t>70</w:t>
            </w:r>
          </w:p>
        </w:tc>
      </w:tr>
      <w:tr w:rsidR="00A67663" w:rsidRPr="00A67663" w14:paraId="4E1A75CD" w14:textId="77777777" w:rsidTr="004E153D">
        <w:trPr>
          <w:trHeight w:val="359"/>
          <w:jc w:val="center"/>
        </w:trPr>
        <w:tc>
          <w:tcPr>
            <w:tcW w:w="805" w:type="dxa"/>
            <w:shd w:val="clear" w:color="auto" w:fill="auto"/>
          </w:tcPr>
          <w:p w14:paraId="5FCFAC9D" w14:textId="49A123C3" w:rsidR="00A67663" w:rsidRPr="001036BC" w:rsidRDefault="004B7332" w:rsidP="00FF639F">
            <w:pPr>
              <w:spacing w:line="360" w:lineRule="auto"/>
              <w:jc w:val="center"/>
              <w:rPr>
                <w:rFonts w:eastAsia="Calibri"/>
                <w:sz w:val="22"/>
                <w:szCs w:val="22"/>
              </w:rPr>
            </w:pPr>
            <w:r>
              <w:rPr>
                <w:rFonts w:eastAsia="Calibri"/>
                <w:sz w:val="22"/>
                <w:szCs w:val="22"/>
              </w:rPr>
              <w:t>F</w:t>
            </w:r>
          </w:p>
        </w:tc>
        <w:tc>
          <w:tcPr>
            <w:tcW w:w="2713" w:type="dxa"/>
            <w:shd w:val="clear" w:color="auto" w:fill="auto"/>
          </w:tcPr>
          <w:p w14:paraId="3D1DE87D" w14:textId="24D150D8" w:rsidR="00A67663" w:rsidRPr="001036BC" w:rsidRDefault="00A67663" w:rsidP="00FF639F">
            <w:pPr>
              <w:spacing w:line="360" w:lineRule="auto"/>
              <w:jc w:val="center"/>
              <w:rPr>
                <w:rFonts w:eastAsia="Calibri"/>
                <w:sz w:val="22"/>
                <w:szCs w:val="22"/>
              </w:rPr>
            </w:pPr>
            <w:r w:rsidRPr="001036BC">
              <w:rPr>
                <w:rFonts w:eastAsia="Calibri"/>
                <w:sz w:val="22"/>
                <w:szCs w:val="22"/>
              </w:rPr>
              <w:t>12,</w:t>
            </w:r>
            <w:r w:rsidR="004B7332">
              <w:rPr>
                <w:rFonts w:eastAsia="Calibri"/>
                <w:sz w:val="22"/>
                <w:szCs w:val="22"/>
              </w:rPr>
              <w:t>311</w:t>
            </w:r>
          </w:p>
        </w:tc>
        <w:tc>
          <w:tcPr>
            <w:tcW w:w="2797" w:type="dxa"/>
            <w:shd w:val="clear" w:color="auto" w:fill="auto"/>
          </w:tcPr>
          <w:p w14:paraId="3F6CDB00" w14:textId="324883D5" w:rsidR="00A67663" w:rsidRPr="001036BC" w:rsidRDefault="00A67663" w:rsidP="00FF639F">
            <w:pPr>
              <w:spacing w:line="360" w:lineRule="auto"/>
              <w:jc w:val="center"/>
              <w:rPr>
                <w:rFonts w:eastAsia="Calibri"/>
                <w:sz w:val="22"/>
                <w:szCs w:val="22"/>
              </w:rPr>
            </w:pPr>
            <w:ins w:id="98" w:author="Poncy, William" w:date="2025-03-31T15:57:00Z">
              <w:r w:rsidRPr="001036BC">
                <w:rPr>
                  <w:rFonts w:eastAsia="Calibri"/>
                  <w:sz w:val="22"/>
                  <w:szCs w:val="22"/>
                </w:rPr>
                <w:t>22.</w:t>
              </w:r>
            </w:ins>
            <w:r w:rsidR="004B7332">
              <w:rPr>
                <w:rFonts w:eastAsia="Calibri"/>
                <w:sz w:val="22"/>
                <w:szCs w:val="22"/>
              </w:rPr>
              <w:t>84</w:t>
            </w:r>
          </w:p>
        </w:tc>
      </w:tr>
    </w:tbl>
    <w:p w14:paraId="68261B67" w14:textId="77777777" w:rsidR="00A67663" w:rsidRDefault="00A67663" w:rsidP="00FF639F">
      <w:pPr>
        <w:keepNext/>
        <w:spacing w:line="360" w:lineRule="auto"/>
        <w:ind w:firstLine="720"/>
      </w:pPr>
    </w:p>
    <w:p w14:paraId="4403217F" w14:textId="48CC8C05" w:rsidR="003D1036" w:rsidRDefault="00A67663" w:rsidP="00911389">
      <w:pPr>
        <w:keepNext/>
        <w:spacing w:line="360" w:lineRule="auto"/>
        <w:ind w:firstLine="720"/>
      </w:pPr>
      <w:r w:rsidRPr="00A67663">
        <w:t xml:space="preserve">The spatial distribution of </w:t>
      </w:r>
      <w:r w:rsidR="0003019A">
        <w:t xml:space="preserve">each </w:t>
      </w:r>
      <w:r w:rsidR="00911389">
        <w:t xml:space="preserve">group’s </w:t>
      </w:r>
      <w:r w:rsidRPr="00A67663">
        <w:t xml:space="preserve">ATL08 segments </w:t>
      </w:r>
      <w:r w:rsidR="0003019A">
        <w:t xml:space="preserve">shown in Figure 13 </w:t>
      </w:r>
      <w:r w:rsidRPr="00A67663">
        <w:t xml:space="preserve">provides additional context </w:t>
      </w:r>
      <w:r w:rsidR="0003019A">
        <w:t>for the sample equivalence test</w:t>
      </w:r>
      <w:r w:rsidR="001B6F35">
        <w:t>s</w:t>
      </w:r>
      <w:r w:rsidR="0003019A">
        <w:t xml:space="preserve">. </w:t>
      </w:r>
      <w:r w:rsidRPr="00A67663">
        <w:t>Ideally, each year’s segments should cover a similar vertical and horizontal gradient</w:t>
      </w:r>
      <w:r>
        <w:t xml:space="preserve"> across the study area. Coverage by </w:t>
      </w:r>
      <w:r w:rsidR="00911389">
        <w:t>group A</w:t>
      </w:r>
      <w:r>
        <w:t xml:space="preserve"> is </w:t>
      </w:r>
      <w:r w:rsidR="00911389">
        <w:t xml:space="preserve">the </w:t>
      </w:r>
      <w:r>
        <w:t>lowest, as to be expected from the sample size, with notable absence in the Western regions of the study area. It is possible these areas contain forest conditions that are key for a representative sample</w:t>
      </w:r>
      <w:r w:rsidR="003D1036">
        <w:t>.</w:t>
      </w:r>
    </w:p>
    <w:p w14:paraId="676C32B4" w14:textId="77777777" w:rsidR="00911389" w:rsidRDefault="00911389" w:rsidP="00911389">
      <w:pPr>
        <w:keepNext/>
        <w:spacing w:line="360" w:lineRule="auto"/>
        <w:jc w:val="center"/>
      </w:pPr>
      <w:r>
        <w:rPr>
          <w:noProof/>
        </w:rPr>
        <w:drawing>
          <wp:inline distT="0" distB="0" distL="0" distR="0" wp14:anchorId="0994D9E1" wp14:editId="310F9659">
            <wp:extent cx="5486400" cy="1001395"/>
            <wp:effectExtent l="0" t="0" r="0" b="0"/>
            <wp:docPr id="1261638867" name="Picture 7" descr="A purple and yellow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8867" name="Picture 7" descr="A purple and yellow light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5143" cy="1004816"/>
                    </a:xfrm>
                    <a:prstGeom prst="rect">
                      <a:avLst/>
                    </a:prstGeom>
                    <a:noFill/>
                    <a:ln>
                      <a:noFill/>
                    </a:ln>
                  </pic:spPr>
                </pic:pic>
              </a:graphicData>
            </a:graphic>
          </wp:inline>
        </w:drawing>
      </w:r>
    </w:p>
    <w:p w14:paraId="2D23F210" w14:textId="471E907B" w:rsidR="00A67663" w:rsidRPr="008F71F3" w:rsidRDefault="00911389" w:rsidP="008F71F3">
      <w:pPr>
        <w:pStyle w:val="Caption"/>
        <w:spacing w:line="360" w:lineRule="auto"/>
        <w:rPr>
          <w:b w:val="0"/>
          <w:bCs w:val="0"/>
          <w:i/>
          <w:iCs/>
          <w:color w:val="000000"/>
          <w:sz w:val="22"/>
          <w:szCs w:val="22"/>
        </w:rPr>
      </w:pPr>
      <w:r w:rsidRPr="00911389">
        <w:rPr>
          <w:b w:val="0"/>
          <w:bCs w:val="0"/>
          <w:i/>
          <w:iCs/>
          <w:sz w:val="22"/>
          <w:szCs w:val="22"/>
        </w:rPr>
        <w:t xml:space="preserve">Figure </w:t>
      </w:r>
      <w:r w:rsidRPr="00911389">
        <w:rPr>
          <w:b w:val="0"/>
          <w:bCs w:val="0"/>
          <w:i/>
          <w:iCs/>
          <w:sz w:val="22"/>
          <w:szCs w:val="22"/>
        </w:rPr>
        <w:fldChar w:fldCharType="begin"/>
      </w:r>
      <w:r w:rsidRPr="00911389">
        <w:rPr>
          <w:b w:val="0"/>
          <w:bCs w:val="0"/>
          <w:i/>
          <w:iCs/>
          <w:sz w:val="22"/>
          <w:szCs w:val="22"/>
        </w:rPr>
        <w:instrText xml:space="preserve"> SEQ Figure \* ARABIC </w:instrText>
      </w:r>
      <w:r w:rsidRPr="00911389">
        <w:rPr>
          <w:b w:val="0"/>
          <w:bCs w:val="0"/>
          <w:i/>
          <w:iCs/>
          <w:sz w:val="22"/>
          <w:szCs w:val="22"/>
        </w:rPr>
        <w:fldChar w:fldCharType="separate"/>
      </w:r>
      <w:r w:rsidR="005E1AA5">
        <w:rPr>
          <w:b w:val="0"/>
          <w:bCs w:val="0"/>
          <w:i/>
          <w:iCs/>
          <w:noProof/>
          <w:sz w:val="22"/>
          <w:szCs w:val="22"/>
        </w:rPr>
        <w:t>17</w:t>
      </w:r>
      <w:r w:rsidRPr="00911389">
        <w:rPr>
          <w:b w:val="0"/>
          <w:bCs w:val="0"/>
          <w:i/>
          <w:iCs/>
          <w:sz w:val="22"/>
          <w:szCs w:val="22"/>
        </w:rPr>
        <w:fldChar w:fldCharType="end"/>
      </w:r>
      <w:r>
        <w:rPr>
          <w:b w:val="0"/>
          <w:bCs w:val="0"/>
          <w:i/>
          <w:iCs/>
          <w:sz w:val="22"/>
          <w:szCs w:val="22"/>
        </w:rPr>
        <w:t xml:space="preserve">: </w:t>
      </w:r>
      <w:r w:rsidRPr="00A67663">
        <w:rPr>
          <w:b w:val="0"/>
          <w:bCs w:val="0"/>
          <w:i/>
          <w:iCs/>
          <w:color w:val="000000"/>
          <w:sz w:val="22"/>
          <w:szCs w:val="22"/>
        </w:rPr>
        <w:t xml:space="preserve">Separate plots showing each spatial distribution of </w:t>
      </w:r>
      <w:r w:rsidR="008F71F3">
        <w:rPr>
          <w:b w:val="0"/>
          <w:bCs w:val="0"/>
          <w:i/>
          <w:iCs/>
          <w:color w:val="000000"/>
          <w:sz w:val="22"/>
          <w:szCs w:val="22"/>
        </w:rPr>
        <w:t xml:space="preserve">each group’s </w:t>
      </w:r>
      <w:r w:rsidRPr="00A67663">
        <w:rPr>
          <w:b w:val="0"/>
          <w:bCs w:val="0"/>
          <w:i/>
          <w:iCs/>
          <w:color w:val="000000"/>
          <w:sz w:val="22"/>
          <w:szCs w:val="22"/>
        </w:rPr>
        <w:t>ATL08 segments throughout the study area</w:t>
      </w:r>
      <w:r>
        <w:rPr>
          <w:b w:val="0"/>
          <w:bCs w:val="0"/>
          <w:i/>
          <w:iCs/>
          <w:color w:val="000000"/>
          <w:sz w:val="22"/>
          <w:szCs w:val="22"/>
        </w:rPr>
        <w:t xml:space="preserve">, unique </w:t>
      </w:r>
      <w:r w:rsidRPr="00A67663">
        <w:rPr>
          <w:b w:val="0"/>
          <w:bCs w:val="0"/>
          <w:i/>
          <w:iCs/>
          <w:color w:val="000000"/>
          <w:sz w:val="22"/>
          <w:szCs w:val="22"/>
        </w:rPr>
        <w:t>colors chosen for each year of segments.</w:t>
      </w:r>
    </w:p>
    <w:p w14:paraId="570A1EDC" w14:textId="6F07585B" w:rsidR="00A67663" w:rsidRPr="00A67663" w:rsidRDefault="00A67663" w:rsidP="00911389">
      <w:pPr>
        <w:spacing w:line="360" w:lineRule="auto"/>
        <w:ind w:firstLine="720"/>
      </w:pPr>
      <w:r>
        <w:t xml:space="preserve">Pursuing this idea further, the Environmental Protection Agency, in collaboration with other federal, state, and international resource management agencies, have divided the United States into regions of similar ecosystems, or </w:t>
      </w:r>
      <w:r w:rsidRPr="00316E61">
        <w:rPr>
          <w:i/>
          <w:iCs/>
        </w:rPr>
        <w:t>Ecoregions</w:t>
      </w:r>
      <w:r>
        <w:t>. Broadly speaking, Ecoregions are measurement units of reasonably consistent geology, vegetation, climate, wildlife, etc.</w:t>
      </w:r>
      <w:r w:rsidRPr="009F7034">
        <w:t xml:space="preserve"> </w:t>
      </w:r>
      <w:r>
        <w:t xml:space="preserve">These Ecoregions are available at multiple scales of granularity, from the </w:t>
      </w:r>
      <w:r w:rsidRPr="00A67663">
        <w:t>generalized Level I Ecoregions to the</w:t>
      </w:r>
      <w:r w:rsidR="0003019A">
        <w:t xml:space="preserve"> detailed</w:t>
      </w:r>
      <w:r w:rsidRPr="00A67663">
        <w:t xml:space="preserve"> Level 4 Ecoregions. Figure 14 shows the breakdown of each year’s ATL08 segments into the Level 2 Ecoregions found within our study area. </w:t>
      </w:r>
    </w:p>
    <w:p w14:paraId="70B31F61" w14:textId="77777777" w:rsidR="00C56546" w:rsidRDefault="00C56546" w:rsidP="00C56546">
      <w:pPr>
        <w:keepNext/>
        <w:spacing w:line="360" w:lineRule="auto"/>
        <w:jc w:val="center"/>
      </w:pPr>
      <w:r>
        <w:rPr>
          <w:noProof/>
        </w:rPr>
        <w:lastRenderedPageBreak/>
        <w:drawing>
          <wp:inline distT="0" distB="0" distL="0" distR="0" wp14:anchorId="4F2530F7" wp14:editId="0D299E05">
            <wp:extent cx="5486400" cy="3429000"/>
            <wp:effectExtent l="0" t="0" r="0" b="0"/>
            <wp:docPr id="724416092" name="Picture 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6092" name="Picture 8" descr="A graph of a number of individuals&#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E888B12" w14:textId="64EB489D" w:rsidR="00062334" w:rsidRPr="00C56546" w:rsidRDefault="00C56546" w:rsidP="00C56546">
      <w:pPr>
        <w:pStyle w:val="Caption"/>
        <w:spacing w:line="360" w:lineRule="auto"/>
        <w:rPr>
          <w:b w:val="0"/>
          <w:bCs w:val="0"/>
          <w:i/>
          <w:iCs/>
          <w:sz w:val="22"/>
          <w:szCs w:val="22"/>
        </w:rPr>
      </w:pPr>
      <w:r w:rsidRPr="00C56546">
        <w:rPr>
          <w:b w:val="0"/>
          <w:bCs w:val="0"/>
          <w:i/>
          <w:iCs/>
          <w:sz w:val="22"/>
          <w:szCs w:val="22"/>
        </w:rPr>
        <w:t xml:space="preserve">Figure </w:t>
      </w:r>
      <w:r w:rsidRPr="00C56546">
        <w:rPr>
          <w:b w:val="0"/>
          <w:bCs w:val="0"/>
          <w:i/>
          <w:iCs/>
          <w:sz w:val="22"/>
          <w:szCs w:val="22"/>
        </w:rPr>
        <w:fldChar w:fldCharType="begin"/>
      </w:r>
      <w:r w:rsidRPr="00C56546">
        <w:rPr>
          <w:b w:val="0"/>
          <w:bCs w:val="0"/>
          <w:i/>
          <w:iCs/>
          <w:sz w:val="22"/>
          <w:szCs w:val="22"/>
        </w:rPr>
        <w:instrText xml:space="preserve"> SEQ Figure \* ARABIC </w:instrText>
      </w:r>
      <w:r w:rsidRPr="00C56546">
        <w:rPr>
          <w:b w:val="0"/>
          <w:bCs w:val="0"/>
          <w:i/>
          <w:iCs/>
          <w:sz w:val="22"/>
          <w:szCs w:val="22"/>
        </w:rPr>
        <w:fldChar w:fldCharType="separate"/>
      </w:r>
      <w:r w:rsidR="005E1AA5">
        <w:rPr>
          <w:b w:val="0"/>
          <w:bCs w:val="0"/>
          <w:i/>
          <w:iCs/>
          <w:noProof/>
          <w:sz w:val="22"/>
          <w:szCs w:val="22"/>
        </w:rPr>
        <w:t>18</w:t>
      </w:r>
      <w:r w:rsidRPr="00C56546">
        <w:rPr>
          <w:b w:val="0"/>
          <w:bCs w:val="0"/>
          <w:i/>
          <w:iCs/>
          <w:sz w:val="22"/>
          <w:szCs w:val="22"/>
        </w:rPr>
        <w:fldChar w:fldCharType="end"/>
      </w:r>
      <w:r>
        <w:rPr>
          <w:b w:val="0"/>
          <w:bCs w:val="0"/>
          <w:i/>
          <w:iCs/>
          <w:sz w:val="22"/>
          <w:szCs w:val="22"/>
        </w:rPr>
        <w:t xml:space="preserve">: </w:t>
      </w:r>
      <w:r w:rsidRPr="00C56546">
        <w:rPr>
          <w:b w:val="0"/>
          <w:bCs w:val="0"/>
          <w:i/>
          <w:iCs/>
          <w:sz w:val="22"/>
          <w:szCs w:val="22"/>
        </w:rPr>
        <w:t>Stacked bar plot showing proportion of ATL08 segments in each EPA Level 2 Ecoregions per year of data. Percent values are relative to each year’s total sample size</w:t>
      </w:r>
    </w:p>
    <w:p w14:paraId="47A266AA" w14:textId="70C2C119" w:rsidR="00A67663" w:rsidRPr="00A67663" w:rsidRDefault="003175C7" w:rsidP="00C56546">
      <w:pPr>
        <w:spacing w:line="360" w:lineRule="auto"/>
        <w:ind w:firstLine="720"/>
        <w:rPr>
          <w:color w:val="000000"/>
        </w:rPr>
      </w:pPr>
      <w:r>
        <w:rPr>
          <w:color w:val="000000"/>
        </w:rPr>
        <w:t xml:space="preserve">The sample equivalence tests </w:t>
      </w:r>
      <w:r w:rsidR="00A67663" w:rsidRPr="00A67663">
        <w:rPr>
          <w:color w:val="000000"/>
        </w:rPr>
        <w:t xml:space="preserve">identify the group </w:t>
      </w:r>
      <w:r w:rsidR="00C56546">
        <w:rPr>
          <w:color w:val="000000"/>
        </w:rPr>
        <w:t xml:space="preserve">A canopy heights </w:t>
      </w:r>
      <w:r w:rsidR="00A67663" w:rsidRPr="00A67663">
        <w:rPr>
          <w:color w:val="000000"/>
        </w:rPr>
        <w:t>as most different from the others</w:t>
      </w:r>
      <w:r w:rsidR="00C56546">
        <w:rPr>
          <w:color w:val="000000"/>
        </w:rPr>
        <w:t xml:space="preserve">. </w:t>
      </w:r>
      <w:r w:rsidR="00A67663" w:rsidRPr="00A67663">
        <w:rPr>
          <w:color w:val="000000"/>
        </w:rPr>
        <w:t>As shown in Figure 1</w:t>
      </w:r>
      <w:r>
        <w:rPr>
          <w:color w:val="000000"/>
        </w:rPr>
        <w:t>7</w:t>
      </w:r>
      <w:r w:rsidR="00A67663" w:rsidRPr="00A67663">
        <w:rPr>
          <w:color w:val="000000"/>
        </w:rPr>
        <w:t xml:space="preserve">, the group </w:t>
      </w:r>
      <w:r>
        <w:rPr>
          <w:color w:val="000000"/>
        </w:rPr>
        <w:t xml:space="preserve">A </w:t>
      </w:r>
      <w:r w:rsidR="00A67663" w:rsidRPr="00A67663">
        <w:rPr>
          <w:color w:val="000000"/>
        </w:rPr>
        <w:t xml:space="preserve">has the distribution </w:t>
      </w:r>
      <w:r w:rsidR="00166986">
        <w:rPr>
          <w:color w:val="000000"/>
        </w:rPr>
        <w:t xml:space="preserve">which is </w:t>
      </w:r>
      <w:r w:rsidR="00A67663" w:rsidRPr="00A67663">
        <w:rPr>
          <w:color w:val="000000"/>
        </w:rPr>
        <w:t>most</w:t>
      </w:r>
      <w:r w:rsidR="00DF240C">
        <w:rPr>
          <w:color w:val="000000"/>
        </w:rPr>
        <w:t xml:space="preserve"> heavily </w:t>
      </w:r>
      <w:r w:rsidR="00A67663" w:rsidRPr="00A67663">
        <w:rPr>
          <w:color w:val="000000"/>
        </w:rPr>
        <w:t xml:space="preserve">skewed from a 50:50 split between Level 2 Ecoregions, and the lowest proportion of data collected in the Southern USA Plains. This highlights the importance of ecological continuity, implying that a more even distribution between Level 2 Ecoregions could’ve yielded </w:t>
      </w:r>
      <w:r w:rsidR="001B6F35">
        <w:rPr>
          <w:color w:val="000000"/>
        </w:rPr>
        <w:t xml:space="preserve">equivalence </w:t>
      </w:r>
      <w:r w:rsidR="00A67663" w:rsidRPr="00A67663">
        <w:rPr>
          <w:color w:val="000000"/>
        </w:rPr>
        <w:t xml:space="preserve">between </w:t>
      </w:r>
      <w:r>
        <w:rPr>
          <w:color w:val="000000"/>
        </w:rPr>
        <w:t>A</w:t>
      </w:r>
      <w:r w:rsidR="00A67663" w:rsidRPr="00A67663">
        <w:rPr>
          <w:color w:val="000000"/>
        </w:rPr>
        <w:t xml:space="preserve"> and the other groups</w:t>
      </w:r>
      <w:r w:rsidR="001B6F35">
        <w:rPr>
          <w:color w:val="000000"/>
        </w:rPr>
        <w:t xml:space="preserve"> at a tighter margin</w:t>
      </w:r>
      <w:r w:rsidR="00A67663" w:rsidRPr="00A67663">
        <w:rPr>
          <w:color w:val="000000"/>
        </w:rPr>
        <w:t xml:space="preserve">. When considering spatial scales best suited for forest monitoring with ATL08 data, this presents EPA ecoregions as a possible recommendation.  </w:t>
      </w:r>
    </w:p>
    <w:p w14:paraId="3C495BE7" w14:textId="3641C655" w:rsidR="00A67663" w:rsidRPr="00A67663" w:rsidRDefault="005D4CDD" w:rsidP="00FF639F">
      <w:pPr>
        <w:spacing w:line="360" w:lineRule="auto"/>
        <w:ind w:firstLine="720"/>
        <w:rPr>
          <w:color w:val="000000"/>
        </w:rPr>
      </w:pPr>
      <w:r>
        <w:rPr>
          <w:color w:val="000000"/>
        </w:rPr>
        <w:t>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unlikely that ATL08 measurements would be heavily influenced by spatial biases in canopy height falling within this margin of error. </w:t>
      </w:r>
    </w:p>
    <w:p w14:paraId="65578615" w14:textId="7C15E53D" w:rsidR="00A67663"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actual height increment (Figure 1</w:t>
      </w:r>
      <w:r w:rsidR="00DF240C">
        <w:t>4</w:t>
      </w:r>
      <w:r w:rsidR="00A67663">
        <w:t xml:space="preserve">) is heavily concentrated in values below </w:t>
      </w:r>
      <w:r w:rsidR="00DF240C">
        <w:t>half a</w:t>
      </w:r>
      <w:r w:rsidR="00A67663">
        <w:t xml:space="preserve"> meters per year, possibly indicative</w:t>
      </w:r>
      <w:r w:rsidR="00250E14">
        <w:t xml:space="preserve"> </w:t>
      </w:r>
      <w:r w:rsidR="00A67663">
        <w:t xml:space="preserve"> of predominantly </w:t>
      </w:r>
      <w:r w:rsidR="00DF240C">
        <w:t>young</w:t>
      </w:r>
      <w:r w:rsidR="00A67663">
        <w:t xml:space="preserve"> forests across our study area, as forest height growth tends to </w:t>
      </w:r>
      <w:r w:rsidR="00A67663">
        <w:lastRenderedPageBreak/>
        <w:t xml:space="preserve">decrease after forest stand maturity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DF240C">
        <w:t>T</w:t>
      </w:r>
      <w:r w:rsidR="00A67663">
        <w:t xml:space="preserve">otal height </w:t>
      </w:r>
      <w:r w:rsidR="00DF240C">
        <w:t xml:space="preserve">net </w:t>
      </w:r>
      <w:r w:rsidR="00A67663">
        <w:t>change (2.</w:t>
      </w:r>
      <w:r w:rsidR="00DF240C">
        <w:t>69</w:t>
      </w:r>
      <w:r w:rsidR="00A67663">
        <w:t xml:space="preserve"> m/year) </w:t>
      </w:r>
      <w:r w:rsidR="00DF240C">
        <w:t xml:space="preserve">and </w:t>
      </w:r>
      <w:r w:rsidR="00A67663">
        <w:t xml:space="preserve">actual height </w:t>
      </w:r>
      <w:r w:rsidR="00DF240C">
        <w:t xml:space="preserve">net </w:t>
      </w:r>
      <w:r w:rsidR="00A67663">
        <w:t>change (2</w:t>
      </w:r>
      <w:r w:rsidR="00DF240C">
        <w:t xml:space="preserve">.70 </w:t>
      </w:r>
      <w:r w:rsidR="00A67663">
        <w:t xml:space="preserve">m/year) </w:t>
      </w:r>
      <w:r w:rsidR="00DF240C">
        <w:t>are highly similar, indicating minimal</w:t>
      </w:r>
      <w:r w:rsidR="00C14733">
        <w:t xml:space="preserve"> FIA</w:t>
      </w:r>
      <w:r w:rsidR="00DF240C">
        <w:t xml:space="preserve"> measurement </w:t>
      </w:r>
      <w:r w:rsidR="00A67663">
        <w:t>error</w:t>
      </w:r>
      <w:r w:rsidR="00DF240C">
        <w:t xml:space="preserve"> </w:t>
      </w:r>
      <w:r w:rsidR="00C14733">
        <w:t>from</w:t>
      </w:r>
      <w:r w:rsidR="00A67663">
        <w:t xml:space="preserve"> subjective estimation when trees have broken</w:t>
      </w:r>
      <w:r w:rsidR="001B6F35">
        <w:t xml:space="preserve"> or </w:t>
      </w:r>
      <w:r w:rsidR="00A67663">
        <w:t xml:space="preserve">missing tops </w:t>
      </w:r>
      <w:r w:rsidR="00A67663">
        <w:fldChar w:fldCharType="begin"/>
      </w:r>
      <w:r w:rsidR="00D7446C">
        <w:instrText xml:space="preserve"> ADDIN ZOTERO_ITEM CSL_CITATION {"citationID":"oiRO8jdq","properties":{"formattedCitation":"(U.S.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A67663">
        <w:fldChar w:fldCharType="separate"/>
      </w:r>
      <w:r w:rsidR="009E449A" w:rsidRPr="009E449A">
        <w:t>(U.S. Department of Agriculture Forest Service, 2024)</w:t>
      </w:r>
      <w:r w:rsidR="00A67663">
        <w:fldChar w:fldCharType="end"/>
      </w:r>
      <w:r w:rsidR="00A67663">
        <w:t xml:space="preserve">. </w:t>
      </w:r>
    </w:p>
    <w:p w14:paraId="69BFB34F" w14:textId="4EDA1A1F" w:rsidR="00A67663" w:rsidRDefault="00A67663" w:rsidP="00FF639F">
      <w:pPr>
        <w:spacing w:line="360" w:lineRule="auto"/>
        <w:ind w:firstLine="720"/>
      </w:pPr>
      <w:r>
        <w:t>Dead or retired trees were removed during FIA data processing</w:t>
      </w:r>
      <w:r w:rsidR="00DD5988">
        <w:t xml:space="preserve"> </w:t>
      </w:r>
      <w:r w:rsidR="00250E14">
        <w:t>to focus solely on living-tree growth</w:t>
      </w:r>
      <w:r w:rsidR="00DD5988">
        <w:t xml:space="preserve">. </w:t>
      </w:r>
      <w:r w:rsidR="00250E14">
        <w:t xml:space="preserve">While </w:t>
      </w:r>
      <w:r>
        <w:t xml:space="preserve">ATL08 </w:t>
      </w:r>
      <w:r w:rsidR="00250E14">
        <w:t xml:space="preserve">data cannot </w:t>
      </w:r>
      <w:r>
        <w:t>differentiate between live or dead standing trees</w:t>
      </w:r>
      <w:r w:rsidR="00250E14">
        <w:t xml:space="preserve">-and one can argue for retaining all standing trees to </w:t>
      </w:r>
      <w:r>
        <w:t>more holistically represent the</w:t>
      </w:r>
      <w:r w:rsidR="00DF240C">
        <w:t xml:space="preserve"> forest</w:t>
      </w:r>
      <w:r>
        <w:t xml:space="preserve"> conditions</w:t>
      </w:r>
      <w:r w:rsidR="00250E14">
        <w:t xml:space="preserve"> surveyed by LiDAR-including dead or retired </w:t>
      </w:r>
      <w:r>
        <w:t xml:space="preserve">trees in FIA analysis would have lowered values of </w:t>
      </w:r>
      <w:r w:rsidR="00250E14">
        <w:t xml:space="preserve">both </w:t>
      </w:r>
      <w:r>
        <w:t>height change and increment.</w:t>
      </w:r>
      <w:r w:rsidR="00DD5988">
        <w:t xml:space="preserve"> </w:t>
      </w:r>
      <w:r w:rsidR="00250E14">
        <w:t>Ultimately, w</w:t>
      </w:r>
      <w:r w:rsidR="00DD5988">
        <w:t>e remove</w:t>
      </w:r>
      <w:r w:rsidR="001B6F35">
        <w:t>d</w:t>
      </w:r>
      <w:r w:rsidR="00DD5988">
        <w:t xml:space="preserve"> </w:t>
      </w:r>
      <w:r w:rsidR="00250E14">
        <w:t xml:space="preserve">these trees </w:t>
      </w:r>
      <w:r w:rsidR="00DD5988">
        <w:t>from FIA remeasurement plots</w:t>
      </w:r>
      <w:r>
        <w:t xml:space="preserve"> </w:t>
      </w:r>
      <w:r w:rsidR="00DD5988">
        <w:t>to</w:t>
      </w:r>
      <w:r w:rsidR="00DD5988" w:rsidRPr="006C2BBB">
        <w:t xml:space="preserve"> </w:t>
      </w:r>
      <w:r w:rsidR="00DD5988">
        <w:t>select the best subset to demonstrate forest height growth, just as the heavy filtering of ATL08 data aimed to achieve.</w:t>
      </w:r>
    </w:p>
    <w:p w14:paraId="7A4EDC2D" w14:textId="58DB7EC4" w:rsidR="00A67663" w:rsidRDefault="008638FC" w:rsidP="00FF639F">
      <w:pPr>
        <w:spacing w:line="360" w:lineRule="auto"/>
        <w:ind w:firstLine="720"/>
      </w:pPr>
      <w:r>
        <w:t>Phase</w:t>
      </w:r>
      <w:r w:rsidR="00A67663">
        <w:t xml:space="preserve"> 4 combined parametric and non-parametric approaches to determine if trends in canopy height change emerged across 6 years (2019-2024) of </w:t>
      </w:r>
      <w:r w:rsidR="00A67663" w:rsidRPr="00A67663">
        <w:rPr>
          <w:color w:val="000000"/>
        </w:rPr>
        <w:t xml:space="preserve">ATL08 </w:t>
      </w:r>
      <w:r w:rsidR="00A67663">
        <w:t>data. The rates of change, indicated by linear regression slopes, were highest in plantation-like conditions (Evergreen Forest</w:t>
      </w:r>
      <w:r w:rsidR="00CD56DE">
        <w:t xml:space="preserve"> and Woody Wetlands</w:t>
      </w:r>
      <w:r w:rsidR="00A67663">
        <w:t xml:space="preserve">). Growth estimates in Mixed Forests were most in line with reference FIA data, speaking to the breadth of spatial coverage by the FIA program. Limiting FIA remeasurement plots to plantation-like forest types would have resulted in greater values in both height change and increment, and closer alignment with the linear regression slope or t-test mean difference of Evergreen Forest or Woody Wetlands. </w:t>
      </w:r>
    </w:p>
    <w:p w14:paraId="3E619B91" w14:textId="644EF5DC" w:rsidR="00A67663" w:rsidRDefault="00A67663" w:rsidP="00FF639F">
      <w:pPr>
        <w:spacing w:line="360" w:lineRule="auto"/>
        <w:ind w:firstLine="720"/>
      </w:pPr>
      <w:r>
        <w:t xml:space="preserve">Disturbed and undisturbed forests show </w:t>
      </w:r>
      <w:r w:rsidR="001B6F35">
        <w:t>highly</w:t>
      </w:r>
      <w:r>
        <w:t xml:space="preserve"> similar patterns of canopy height</w:t>
      </w:r>
      <w:r w:rsidR="001B6F35">
        <w:t xml:space="preserve"> change</w:t>
      </w:r>
      <w:r>
        <w:t>, with comparable values for the linear regression slope, t-test Cohen’s D, and M</w:t>
      </w:r>
      <w:r w:rsidR="001B6F35">
        <w:t>K</w:t>
      </w:r>
      <w:r>
        <w:t xml:space="preserve"> Z statistic, and identical </w:t>
      </w:r>
      <w:r w:rsidR="001B6F35">
        <w:t xml:space="preserve">MK </w:t>
      </w:r>
      <w:r>
        <w:t>tau values. A lower t-test mean difference in disturbed forests than undisturbed forests is likely due to an amplified underestimation of canopy height in sparser stands (Figure 15), as a sparser canopy has a lower probability of generating returns throughout the canopy profile. In comparison, a denser canopy with a more homogenous top surface (present in undisturbed forests, or plantations with ample recovery from disturbance) will yield a more consistent canopy height.</w:t>
      </w:r>
    </w:p>
    <w:p w14:paraId="6C958E7D" w14:textId="77777777" w:rsidR="00CD56DE" w:rsidRDefault="000A701C" w:rsidP="00CD56DE">
      <w:pPr>
        <w:keepNext/>
        <w:spacing w:line="360" w:lineRule="auto"/>
      </w:pPr>
      <w:r w:rsidRPr="00201F61">
        <w:rPr>
          <w:noProof/>
        </w:rPr>
        <w:lastRenderedPageBreak/>
        <w:drawing>
          <wp:inline distT="0" distB="0" distL="0" distR="0" wp14:anchorId="2C04761E" wp14:editId="0298620C">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4A0B452" w14:textId="05349CAE" w:rsidR="00A67663" w:rsidRPr="00CD56DE" w:rsidRDefault="00CD56DE" w:rsidP="00CD56DE">
      <w:pPr>
        <w:pStyle w:val="Caption"/>
        <w:spacing w:line="360" w:lineRule="auto"/>
        <w:rPr>
          <w:b w:val="0"/>
          <w:bCs w:val="0"/>
          <w:sz w:val="24"/>
          <w:szCs w:val="24"/>
        </w:rPr>
      </w:pPr>
      <w:r w:rsidRPr="00CD56DE">
        <w:rPr>
          <w:b w:val="0"/>
          <w:bCs w:val="0"/>
          <w:i/>
          <w:iCs/>
          <w:sz w:val="22"/>
          <w:szCs w:val="22"/>
        </w:rPr>
        <w:t xml:space="preserve">Figure </w:t>
      </w:r>
      <w:r w:rsidRPr="00CD56DE">
        <w:rPr>
          <w:b w:val="0"/>
          <w:bCs w:val="0"/>
          <w:i/>
          <w:iCs/>
          <w:sz w:val="22"/>
          <w:szCs w:val="22"/>
        </w:rPr>
        <w:fldChar w:fldCharType="begin"/>
      </w:r>
      <w:r w:rsidRPr="00CD56DE">
        <w:rPr>
          <w:b w:val="0"/>
          <w:bCs w:val="0"/>
          <w:i/>
          <w:iCs/>
          <w:sz w:val="22"/>
          <w:szCs w:val="22"/>
        </w:rPr>
        <w:instrText xml:space="preserve"> SEQ Figure \* ARABIC </w:instrText>
      </w:r>
      <w:r w:rsidRPr="00CD56DE">
        <w:rPr>
          <w:b w:val="0"/>
          <w:bCs w:val="0"/>
          <w:i/>
          <w:iCs/>
          <w:sz w:val="22"/>
          <w:szCs w:val="22"/>
        </w:rPr>
        <w:fldChar w:fldCharType="separate"/>
      </w:r>
      <w:r w:rsidR="005E1AA5">
        <w:rPr>
          <w:b w:val="0"/>
          <w:bCs w:val="0"/>
          <w:i/>
          <w:iCs/>
          <w:noProof/>
          <w:sz w:val="22"/>
          <w:szCs w:val="22"/>
        </w:rPr>
        <w:t>19</w:t>
      </w:r>
      <w:r w:rsidRPr="00CD56DE">
        <w:rPr>
          <w:b w:val="0"/>
          <w:bCs w:val="0"/>
          <w:i/>
          <w:iCs/>
          <w:sz w:val="22"/>
          <w:szCs w:val="22"/>
        </w:rPr>
        <w:fldChar w:fldCharType="end"/>
      </w:r>
      <w:r>
        <w:rPr>
          <w:b w:val="0"/>
          <w:bCs w:val="0"/>
          <w:i/>
          <w:iCs/>
          <w:sz w:val="22"/>
          <w:szCs w:val="22"/>
        </w:rPr>
        <w:t xml:space="preserve">: </w:t>
      </w:r>
      <w:r w:rsidRPr="00CD56DE">
        <w:rPr>
          <w:b w:val="0"/>
          <w:bCs w:val="0"/>
          <w:i/>
          <w:iCs/>
          <w:sz w:val="22"/>
          <w:szCs w:val="22"/>
        </w:rPr>
        <w:t xml:space="preserve">Diagram showing canopy surface (black line) in disturbed (left) vs. undisturbed (right) forests. Due to the canopy openness, photons returned to the ATLAS sensor (red dots) are more likely to underestimate true 98th percentile canopy height in a disturbed forest. This also applies to mixed forests with greater tree heterogeneity, where the probability of accurately representing 98th percentile canopy height is far lower than in a plantation with more consistent tree heights.  </w:t>
      </w:r>
      <w:r w:rsidR="00A67663" w:rsidRPr="00A67663">
        <w:rPr>
          <w:b w:val="0"/>
          <w:bCs w:val="0"/>
          <w:i/>
          <w:iCs/>
          <w:color w:val="000000"/>
          <w:sz w:val="18"/>
          <w:szCs w:val="18"/>
        </w:rPr>
        <w:t xml:space="preserve"> </w:t>
      </w:r>
    </w:p>
    <w:p w14:paraId="643279B1" w14:textId="605E873F" w:rsidR="00A67663" w:rsidRDefault="00A67663" w:rsidP="00CD56DE">
      <w:pPr>
        <w:spacing w:line="360" w:lineRule="auto"/>
        <w:ind w:firstLine="360"/>
      </w:pPr>
      <w:r>
        <w:t>Interestingly, the only factor level demonstrating statistically significant non-linear smoothing from the GAMs was disturbed forests. This implies that</w:t>
      </w:r>
      <w:r w:rsidR="00CD56DE">
        <w:t xml:space="preserve"> </w:t>
      </w:r>
      <w:r>
        <w:t xml:space="preserve">even within a 6-year timeframe ATL08 data may be picking up non-linear patterns of forest recovery from disturbance. However, the GAM results were ineffective in demonstrating nonlinear canopy height change for all other factor levels, as none of the disturbance age groups themselves demonstrated statistically significant non-linear smoothing. It is possible that these groups may be too broad in their division of years. In consideration of the lackluster results from the GAMs, it is likely that the non-linear patterns of forest height growth for any one given stand smoothed out to more linear patterns over the extent of our study area. Though focusing on smaller regions with more consistent stand age would yield a lower sample size, it could reveal more nonlinear patterns of canopy height change in ATL08 data. </w:t>
      </w:r>
    </w:p>
    <w:p w14:paraId="7F735536" w14:textId="49F982F3" w:rsidR="00A67663" w:rsidRDefault="00AA7039" w:rsidP="00FF639F">
      <w:pPr>
        <w:spacing w:line="360" w:lineRule="auto"/>
        <w:ind w:firstLine="360"/>
      </w:pPr>
      <w:r>
        <w:t>T</w:t>
      </w:r>
      <w:r w:rsidR="00A67663">
        <w:t xml:space="preserve">he </w:t>
      </w:r>
      <w:r w:rsidR="009E449A">
        <w:t>two sample</w:t>
      </w:r>
      <w:r w:rsidR="00A67663">
        <w:t xml:space="preserve"> t-tests and MK tests show that both net and monotonic trends were emergent. This was not applicable only to Deciduous Forest, which </w:t>
      </w:r>
      <w:r w:rsidR="00CD56DE">
        <w:t>only showed statistical significan</w:t>
      </w:r>
      <w:r>
        <w:t>ce in</w:t>
      </w:r>
      <w:r w:rsidR="00CD56DE">
        <w:t xml:space="preserve"> net change</w:t>
      </w:r>
      <w:r w:rsidR="00A67663">
        <w:t xml:space="preserve">. While these forests undoubtedly experienced growth, it is likely that the heterogenous canopy presented challenges for the ATL08 algorithm to detect </w:t>
      </w:r>
      <w:r w:rsidR="00CD56DE">
        <w:t>year-over-year change</w:t>
      </w:r>
      <w:r w:rsidR="00A67663">
        <w:t xml:space="preserve">. </w:t>
      </w:r>
    </w:p>
    <w:p w14:paraId="0698F7A0" w14:textId="27466CC6" w:rsidR="00A67663" w:rsidRDefault="00A67663" w:rsidP="00FF639F">
      <w:pPr>
        <w:spacing w:line="360" w:lineRule="auto"/>
        <w:ind w:firstLine="360"/>
      </w:pPr>
      <w:r>
        <w:lastRenderedPageBreak/>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changes greater than that to be expected in other </w:t>
      </w:r>
      <w:r w:rsidR="00183ACB">
        <w:t>U.S. forests</w:t>
      </w:r>
      <w:r>
        <w:t xml:space="preserve">, where canopy height change </w:t>
      </w:r>
      <w:r w:rsidR="00183ACB">
        <w:t xml:space="preserve">over 6-years </w:t>
      </w:r>
      <w:r>
        <w:t xml:space="preserve">may not reach a level detectable </w:t>
      </w:r>
      <w:r w:rsidR="00183ACB">
        <w:t xml:space="preserve">in </w:t>
      </w:r>
      <w:r>
        <w:t>ATL08</w:t>
      </w:r>
      <w:r w:rsidR="00183ACB">
        <w:t xml:space="preserve"> data</w:t>
      </w:r>
      <w:r>
        <w:t xml:space="preserve">. As such, we must note that users should strongly consider the dominant topography, forest conditions, and forest productivity of their study area if attempting to identify </w:t>
      </w:r>
      <w:r w:rsidR="00EB00F0">
        <w:t xml:space="preserve">canopy height change </w:t>
      </w:r>
      <w:r>
        <w:t>with ATL08 data.</w:t>
      </w:r>
    </w:p>
    <w:p w14:paraId="40AD3049" w14:textId="00D6DAF3" w:rsidR="00A67663" w:rsidRPr="00F84B04" w:rsidRDefault="00A67663" w:rsidP="004D536B">
      <w:pPr>
        <w:spacing w:line="360" w:lineRule="auto"/>
        <w:ind w:firstLine="360"/>
      </w:pPr>
      <w:r>
        <w:t>As a final assessment,</w:t>
      </w:r>
      <w:r w:rsidR="00EE17C8">
        <w:t xml:space="preserve"> Phase 5 removed segments demonstrating spatial bias in canopy height from our working dataset. Though th</w:t>
      </w:r>
      <w:r>
        <w:t xml:space="preserve">is limited our dataset to only 5 years (2020-2024), </w:t>
      </w:r>
      <w:r w:rsidR="00EE17C8">
        <w:t xml:space="preserve">these segments were collected </w:t>
      </w:r>
      <w:r w:rsidR="00AA7039">
        <w:t>across</w:t>
      </w:r>
      <w:r w:rsidR="00EE17C8">
        <w:t xml:space="preserve"> </w:t>
      </w:r>
      <w:r>
        <w:t xml:space="preserve">locations with canopy heights that </w:t>
      </w:r>
      <w:r w:rsidR="006410E6">
        <w:t>are</w:t>
      </w:r>
      <w:r w:rsidR="00AA7039">
        <w:t xml:space="preserve"> </w:t>
      </w:r>
      <w:r>
        <w:t xml:space="preserve">equivalent within a margin of 1m </w:t>
      </w:r>
      <w:r w:rsidR="00EE17C8">
        <w:t xml:space="preserve">from 2020 ALS </w:t>
      </w:r>
      <w:r>
        <w:t>(Figure 1</w:t>
      </w:r>
      <w:r w:rsidR="00EE17C8">
        <w:t>1</w:t>
      </w:r>
      <w:r>
        <w:t>). With this adjusted dataset</w:t>
      </w:r>
      <w:r w:rsidR="004D536B">
        <w:t>, s</w:t>
      </w:r>
      <w:r w:rsidR="00EE17C8">
        <w:t xml:space="preserve">ignificant net </w:t>
      </w:r>
      <w:r w:rsidR="00EB00F0">
        <w:t xml:space="preserve">canopy height </w:t>
      </w:r>
      <w:r w:rsidR="00EE17C8">
        <w:t xml:space="preserve">change was still </w:t>
      </w:r>
      <w:r w:rsidR="004D536B">
        <w:t xml:space="preserve">emergent </w:t>
      </w:r>
      <w:r w:rsidR="00EE17C8">
        <w:t xml:space="preserve">with exception </w:t>
      </w:r>
      <w:r w:rsidR="00EB00F0">
        <w:t>of forests that experienced disturbance 20-30 years ago</w:t>
      </w:r>
      <w:r w:rsidR="00EE17C8">
        <w:t xml:space="preserve">. </w:t>
      </w:r>
      <w:r w:rsidR="004D536B">
        <w:t xml:space="preserve">Linear and monotonic </w:t>
      </w:r>
      <w:r w:rsidR="006410E6">
        <w:t xml:space="preserve">trends in </w:t>
      </w:r>
      <w:r w:rsidR="00EB00F0">
        <w:t xml:space="preserve">canopy height </w:t>
      </w:r>
      <w:r w:rsidR="004D536B">
        <w:t>change were less prevalent, with inconsistent significan</w:t>
      </w:r>
      <w:r w:rsidR="006410E6">
        <w:t xml:space="preserve">ce across factor levels in </w:t>
      </w:r>
      <w:r w:rsidR="004D536B">
        <w:t xml:space="preserve">the regression and MK test. </w:t>
      </w:r>
    </w:p>
    <w:p w14:paraId="4F223530" w14:textId="13624BB5" w:rsidR="00A67663" w:rsidRDefault="00A67663" w:rsidP="00FF639F">
      <w:pPr>
        <w:spacing w:line="360" w:lineRule="auto"/>
        <w:ind w:firstLine="360"/>
      </w:pPr>
      <w:r>
        <w:t xml:space="preserve">From these new results we surmise that some, not all, of the canopy height change originally seen in </w:t>
      </w:r>
      <w:r w:rsidR="008638FC">
        <w:t>Phase</w:t>
      </w:r>
      <w:r>
        <w:t xml:space="preserve"> 4</w:t>
      </w:r>
      <w:r w:rsidRPr="00F84B04">
        <w:t xml:space="preserve"> was </w:t>
      </w:r>
      <w:r>
        <w:t xml:space="preserve">driven by </w:t>
      </w:r>
      <w:r w:rsidRPr="00F84B04">
        <w:t xml:space="preserve">spatial biases </w:t>
      </w:r>
      <w:r>
        <w:t xml:space="preserve">embedded in </w:t>
      </w:r>
      <w:r w:rsidRPr="00F84B04">
        <w:t xml:space="preserve">2019 </w:t>
      </w:r>
      <w:r>
        <w:t xml:space="preserve">segments. To reiterate, when 2019 data is included, the canopy heights across track locations were only equivalent within a range of 2 meters as determined by ALS, but the </w:t>
      </w:r>
      <w:r w:rsidR="00EB00F0">
        <w:t xml:space="preserve">trends </w:t>
      </w:r>
      <w:r>
        <w:t xml:space="preserve">of canopy height change are more pronounced. When 2019 data is removed, the canopy heights across track locations are equivalent within a range of 1 meter as determined by ALS, but </w:t>
      </w:r>
      <w:r w:rsidR="00EB00F0">
        <w:t>trends were muffled</w:t>
      </w:r>
      <w:r w:rsidR="00166986">
        <w:t xml:space="preserve"> by the shorter time frame and lower sample size. </w:t>
      </w:r>
    </w:p>
    <w:p w14:paraId="2FC9D15F" w14:textId="77777777" w:rsidR="00555B0B" w:rsidRDefault="005D4CDD" w:rsidP="00FF639F">
      <w:pPr>
        <w:spacing w:line="360" w:lineRule="auto"/>
        <w:ind w:firstLine="36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enough to be considered</w:t>
      </w:r>
      <w:r w:rsidR="001B2C49">
        <w:t xml:space="preserve"> the same in practice</w:t>
      </w:r>
      <w:r w:rsidR="009A4476">
        <w:t>. I</w:t>
      </w:r>
      <w:r w:rsidR="004A1C8A">
        <w:t xml:space="preserve">n </w:t>
      </w:r>
      <w:r w:rsidR="001B2C49">
        <w:t xml:space="preserve">this research, this margin is the maximum </w:t>
      </w:r>
      <w:r w:rsidR="004A1C8A">
        <w:t>difference</w:t>
      </w:r>
      <w:r w:rsidR="004A1C8A" w:rsidRPr="000A752E">
        <w:t xml:space="preserve"> </w:t>
      </w:r>
      <w:r w:rsidR="001B2C49">
        <w:t xml:space="preserve">in </w:t>
      </w:r>
      <w:r w:rsidR="004A1C8A">
        <w:t>canopy height</w:t>
      </w:r>
      <w:r w:rsidR="009A4476">
        <w:t xml:space="preserve"> </w:t>
      </w:r>
      <w:r w:rsidR="001B2C49">
        <w:t xml:space="preserve">(in meters) across ICESat-2 track locations we would tolerate when </w:t>
      </w:r>
      <w:r w:rsidR="001B2C49">
        <w:lastRenderedPageBreak/>
        <w:t>exchanging space for time</w:t>
      </w:r>
      <w:r w:rsidR="004A1C8A">
        <w:t xml:space="preserve">.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37C7DB1E" w14:textId="68ADC483" w:rsidR="001A06FE" w:rsidRDefault="00352D02" w:rsidP="00FF639F">
      <w:pPr>
        <w:spacing w:line="360" w:lineRule="auto"/>
        <w:ind w:firstLine="360"/>
      </w:pPr>
      <w:r>
        <w:t>Other s</w:t>
      </w:r>
      <w:r w:rsidR="001A06FE">
        <w:t xml:space="preserve">tudies have used a flexible percentage-based approach for paired measurements,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w:t>
      </w:r>
      <w:r w:rsidR="00D7446C">
        <w:t xml:space="preserve">for equivalence testing </w:t>
      </w:r>
      <w:r w:rsidR="001A06FE">
        <w:t xml:space="preserve">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0369BC9D" w14:textId="3095251F" w:rsidR="006C6A73" w:rsidRDefault="006C6A73" w:rsidP="00FF639F">
      <w:pPr>
        <w:spacing w:line="360" w:lineRule="auto"/>
        <w:ind w:firstLine="360"/>
      </w:pPr>
      <w:r>
        <w:t xml:space="preserve">Ultimately, trends emergent from analyses of multitemporal ATL08 data always be </w:t>
      </w:r>
      <w:r w:rsidR="00945A02">
        <w:t>influence</w:t>
      </w:r>
      <w:r w:rsidR="0003019A">
        <w:t>d</w:t>
      </w:r>
      <w:r>
        <w:t xml:space="preserve"> by </w:t>
      </w:r>
      <w:r w:rsidRPr="006C6A73">
        <w:rPr>
          <w:i/>
          <w:iCs/>
        </w:rPr>
        <w:t>some</w:t>
      </w:r>
      <w:r>
        <w:t xml:space="preserve"> spatial differences in forest height, purely due to the nature of ICESat-2’s sampling pattern. In </w:t>
      </w:r>
      <w:r w:rsidR="00945A02">
        <w:t>absence</w:t>
      </w:r>
      <w:r>
        <w:t xml:space="preserve"> of a widely accepted standard, researchers may derive their own definition of canopy height equivalence </w:t>
      </w:r>
      <w:r w:rsidR="00945A02">
        <w:t xml:space="preserve">to properly balance the duration over which they’re assessing change, the </w:t>
      </w:r>
      <w:r w:rsidR="005D4CDD">
        <w:t>amount and spatial coverage of ATL08 data available,</w:t>
      </w:r>
      <w:r w:rsidR="00945A02">
        <w:t xml:space="preserve"> and </w:t>
      </w:r>
      <w:r w:rsidR="005D4CDD">
        <w:t xml:space="preserve">the noise of </w:t>
      </w:r>
      <w:r w:rsidR="00945A02">
        <w:t>ATL08 canopy height estimates</w:t>
      </w:r>
      <w:r w:rsidR="005D4CDD">
        <w:t xml:space="preserve"> within their study area</w:t>
      </w:r>
      <w:r w:rsidR="00945A02">
        <w:t>.</w:t>
      </w:r>
      <w:r w:rsidR="005D4CDD">
        <w:t xml:space="preserve"> </w:t>
      </w:r>
    </w:p>
    <w:p w14:paraId="5E46ACDF" w14:textId="657603C6" w:rsidR="003E08E0" w:rsidRDefault="003E08E0" w:rsidP="00FF639F">
      <w:pPr>
        <w:spacing w:line="360" w:lineRule="auto"/>
        <w:ind w:firstLine="360"/>
      </w:pPr>
      <w:r>
        <w:t>In revisiting our initial research questions, we find that ATL08 data can detect both net and incremental change in canopy height</w:t>
      </w:r>
      <w:r w:rsidR="006430EE">
        <w:t xml:space="preserve"> even within a period of only 5 years</w:t>
      </w:r>
      <w:r>
        <w:t>.</w:t>
      </w:r>
      <w:r w:rsidR="006430EE">
        <w:t xml:space="preserve"> However, no clear pattern emerged when stratifying by forest cover type and disturbance history, as these factors are likely convolved within each other.  </w:t>
      </w:r>
    </w:p>
    <w:p w14:paraId="5A73C0A7" w14:textId="77777777" w:rsidR="00DE60C7" w:rsidRDefault="00DE60C7" w:rsidP="00FF639F">
      <w:pPr>
        <w:numPr>
          <w:ilvl w:val="0"/>
          <w:numId w:val="9"/>
        </w:numPr>
        <w:spacing w:line="360" w:lineRule="auto"/>
        <w:rPr>
          <w:b/>
          <w:bCs/>
        </w:rPr>
      </w:pPr>
      <w:bookmarkStart w:id="99" w:name="_Toc195197924"/>
      <w:bookmarkStart w:id="100" w:name="_Toc195198131"/>
      <w:bookmarkStart w:id="101" w:name="_Toc195460517"/>
      <w:r w:rsidRPr="00FA3903">
        <w:rPr>
          <w:b/>
          <w:bCs/>
        </w:rPr>
        <w:t>Conclusion</w:t>
      </w:r>
      <w:bookmarkEnd w:id="99"/>
      <w:bookmarkEnd w:id="100"/>
      <w:bookmarkEnd w:id="101"/>
    </w:p>
    <w:p w14:paraId="25B2A168" w14:textId="654E421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When considering environmental scales best suited for ICESat-2 </w:t>
      </w:r>
      <w:r>
        <w:lastRenderedPageBreak/>
        <w:t xml:space="preserve">analyses, one must choose a spatial scale that will maximize data availability, while maintaining environmental continuity for optimal canopy height estimation by the ATL08 algorithm. In consideration of spatial biases </w:t>
      </w:r>
      <w:r w:rsidR="00166986">
        <w:t xml:space="preserve">in canopy height </w:t>
      </w:r>
      <w:r>
        <w:t xml:space="preserve">presented in the discussion, future research could stratify ATL08 data by EPA Ecoregions to explore canopy height changes. </w:t>
      </w:r>
    </w:p>
    <w:p w14:paraId="50E6EB59" w14:textId="13F585DF" w:rsidR="00011870" w:rsidRDefault="00166986" w:rsidP="00FF639F">
      <w:pPr>
        <w:spacing w:line="360" w:lineRule="auto"/>
        <w:ind w:firstLine="360"/>
      </w:pPr>
      <w:r>
        <w:t xml:space="preserve">Based on the results of </w:t>
      </w:r>
      <w:r w:rsidR="008638FC">
        <w:t>Phase</w:t>
      </w:r>
      <w:r w:rsidR="00011870">
        <w:t xml:space="preserve"> 4, an argument could be made that ICESat-2 holds the potential to track changes in forest height 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Additionally, land change patterns over a given area will hold strong influence on the </w:t>
      </w:r>
      <w:r w:rsidR="00011870" w:rsidRPr="00011870">
        <w:rPr>
          <w:color w:val="000000"/>
        </w:rPr>
        <w:t>ATL08 algorithm’s</w:t>
      </w:r>
      <w:r w:rsidR="00011870">
        <w:t xml:space="preserve"> ability to interpolate the ground surface, possibly obscuring valid canopy height change. </w:t>
      </w:r>
    </w:p>
    <w:p w14:paraId="4092B630" w14:textId="7E9D3E1B" w:rsidR="00166986" w:rsidRDefault="00011870" w:rsidP="00FF639F">
      <w:pPr>
        <w:spacing w:line="360" w:lineRule="auto"/>
        <w:ind w:firstLine="360"/>
      </w:pPr>
      <w:r>
        <w:t xml:space="preserve">This study applied several quality filters to </w:t>
      </w:r>
      <w:r w:rsidRPr="00011870">
        <w:rPr>
          <w:color w:val="000000"/>
        </w:rPr>
        <w:t xml:space="preserve">ATL08 </w:t>
      </w:r>
      <w:r>
        <w:t xml:space="preserve">data that were non-trivial in their reduction of the sample size, controlling for beam strength, time of collection, and seasonality to select the best subset of ATL08 data. While strong beam, nighttime data collected in leaf off conditions have historically provided the highest accuracy in static canopy height estimation, future studies should maintain all ATL08 segments within a study area to test the emergence of temporal trends </w:t>
      </w:r>
      <w:r w:rsidRPr="00BF1E90">
        <w:rPr>
          <w:i/>
          <w:iCs/>
        </w:rPr>
        <w:t>across</w:t>
      </w:r>
      <w:r>
        <w:t xml:space="preserve"> factors of </w:t>
      </w:r>
      <w:r w:rsidRPr="00011870">
        <w:rPr>
          <w:color w:val="000000"/>
        </w:rPr>
        <w:t>ATL08</w:t>
      </w:r>
      <w:r>
        <w:t xml:space="preserve"> data and environmental conditions. This would extend the work of Rai et. al (2024), A. Liu et al. (2021), Malambo &amp; Popescu (2021), Neuenschwander et al. (2020), and others across multiple timesteps. </w:t>
      </w:r>
    </w:p>
    <w:p w14:paraId="2AC9B093" w14:textId="1DB42256"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dig into 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t xml:space="preserve">changes at the regional </w:t>
      </w:r>
      <w:r w:rsidR="00011870" w:rsidRPr="007920AB">
        <w:t>scale, this research can aid governing agencies and local stakeholders with spatially explicit management strategies</w:t>
      </w:r>
      <w:r w:rsidR="00011870">
        <w:t xml:space="preserve">. Such strategies can protect </w:t>
      </w:r>
      <w:r w:rsidR="00011870">
        <w:lastRenderedPageBreak/>
        <w:t>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102" w:name="_Toc195197925"/>
      <w:bookmarkStart w:id="103" w:name="_Toc195198132"/>
      <w:bookmarkStart w:id="104" w:name="_Toc195460518"/>
      <w:r>
        <w:rPr>
          <w:b/>
          <w:bCs/>
        </w:rPr>
        <w:br w:type="page"/>
      </w:r>
      <w:r w:rsidR="00DE60C7" w:rsidRPr="00FA3903">
        <w:rPr>
          <w:b/>
          <w:bCs/>
        </w:rPr>
        <w:lastRenderedPageBreak/>
        <w:t>Bibliography</w:t>
      </w:r>
      <w:bookmarkEnd w:id="102"/>
      <w:bookmarkEnd w:id="103"/>
      <w:bookmarkEnd w:id="104"/>
    </w:p>
    <w:p w14:paraId="0636F350" w14:textId="77777777" w:rsidR="006F1694" w:rsidRDefault="00FA3903" w:rsidP="006F1694">
      <w:pPr>
        <w:pStyle w:val="Bibliography"/>
      </w:pPr>
      <w:r>
        <w:rPr>
          <w:b/>
          <w:bCs/>
        </w:rPr>
        <w:fldChar w:fldCharType="begin"/>
      </w:r>
      <w:r w:rsidR="009F33B0">
        <w:rPr>
          <w:b/>
          <w:bCs/>
        </w:rPr>
        <w:instrText xml:space="preserve"> ADDIN ZOTERO_BIBL {"uncited":[],"omitted":[],"custom":[]} CSL_BIBLIOGRAPHY </w:instrText>
      </w:r>
      <w:r>
        <w:rPr>
          <w:b/>
          <w:bCs/>
        </w:rPr>
        <w:fldChar w:fldCharType="separate"/>
      </w:r>
      <w:r w:rsidR="006F1694">
        <w:t xml:space="preserve">Altman, D. G., &amp; Bland, J. M. (1995). Statistics notes: Absence of evidence is not evidence of absence. </w:t>
      </w:r>
      <w:r w:rsidR="006F1694">
        <w:rPr>
          <w:i/>
          <w:iCs/>
        </w:rPr>
        <w:t>BMJ</w:t>
      </w:r>
      <w:r w:rsidR="006F1694">
        <w:t xml:space="preserve">, </w:t>
      </w:r>
      <w:r w:rsidR="006F1694">
        <w:rPr>
          <w:i/>
          <w:iCs/>
        </w:rPr>
        <w:t>311</w:t>
      </w:r>
      <w:r w:rsidR="006F1694">
        <w:t>(7003), 485–485. https://doi.org/10.1136/bmj.311.7003.485</w:t>
      </w:r>
    </w:p>
    <w:p w14:paraId="0520E6C2" w14:textId="77777777" w:rsidR="006F1694" w:rsidRDefault="006F1694" w:rsidP="006F1694">
      <w:pPr>
        <w:pStyle w:val="Bibliography"/>
      </w:pPr>
      <w:r>
        <w:t xml:space="preserve">Amplitude, Inc. (2025). </w:t>
      </w:r>
      <w:r>
        <w:rPr>
          <w:i/>
          <w:iCs/>
        </w:rPr>
        <w:t>Bonferroni Correction Explained: Managing Multiple Testing in Statistics</w:t>
      </w:r>
      <w:r>
        <w:t>. https://amplitude.com/explore/experiment/what-is-bonferroni-correction</w:t>
      </w:r>
    </w:p>
    <w:p w14:paraId="5A4157C6" w14:textId="77777777" w:rsidR="006F1694" w:rsidRDefault="006F1694" w:rsidP="006F1694">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17D122B8" w14:textId="77777777" w:rsidR="006F1694" w:rsidRDefault="006F1694" w:rsidP="006F1694">
      <w:pPr>
        <w:pStyle w:val="Bibliography"/>
      </w:pPr>
      <w:r>
        <w:t xml:space="preserve">Atkins, J. W., Costanza, J., Dahlin, K. M., Dannenberg, M. P., Elmore, A. J., Fitzpatrick, M. C., Hakkenberg, C. R., Hardiman, B. S., Kamoske,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4D2DB3E0" w14:textId="77777777" w:rsidR="006F1694" w:rsidRDefault="006F1694" w:rsidP="006F1694">
      <w:pPr>
        <w:pStyle w:val="Bibliography"/>
      </w:pPr>
      <w:r>
        <w:t xml:space="preserve">Baker, J. B., &amp; Langdon, G. O. (1990). Pinus Taeda L. Loblolly Pine. In </w:t>
      </w:r>
      <w:r>
        <w:rPr>
          <w:i/>
          <w:iCs/>
        </w:rPr>
        <w:t>Silvics of North America</w:t>
      </w:r>
      <w:r>
        <w:t xml:space="preserve"> (Vol. 1, pp. 497–512). U.S. Dept. of Agriculture, Forest Service.</w:t>
      </w:r>
    </w:p>
    <w:p w14:paraId="6D5A79B4" w14:textId="77777777" w:rsidR="006F1694" w:rsidRDefault="006F1694" w:rsidP="006F1694">
      <w:pPr>
        <w:pStyle w:val="Bibliography"/>
      </w:pPr>
      <w:r>
        <w:t xml:space="preserve">Beland, M., Parker, G., Sparrow, B., Harding, D., Chasmer, L., Phinn, S., Antonarakis,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42FBECB8" w14:textId="77777777" w:rsidR="006F1694" w:rsidRDefault="006F1694" w:rsidP="006F1694">
      <w:pPr>
        <w:pStyle w:val="Bibliography"/>
      </w:pPr>
      <w:r>
        <w:t xml:space="preserve">Bennett, F. (1963). </w:t>
      </w:r>
      <w:r>
        <w:rPr>
          <w:i/>
          <w:iCs/>
        </w:rPr>
        <w:t>Gorwth and Yield of Slash Pine Plantations</w:t>
      </w:r>
      <w:r>
        <w:t xml:space="preserve"> (No. SE-1). U.S. Department of Agriculture, Forest Service Southern Forest Experiment Station.</w:t>
      </w:r>
    </w:p>
    <w:p w14:paraId="55B53246" w14:textId="77777777" w:rsidR="006F1694" w:rsidRDefault="006F1694" w:rsidP="006F1694">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235682B2" w14:textId="77777777" w:rsidR="006F1694" w:rsidRDefault="006F1694" w:rsidP="006F1694">
      <w:pPr>
        <w:pStyle w:val="Bibliography"/>
      </w:pPr>
      <w:r>
        <w:t xml:space="preserve">Butler, H., Andrew Bell, Michael P. Gerlek, chambbj, Pete Gadomski, Connor Manning, Mateusz Łoskot, Bas Couwenberg, Norman Barker, Paul Ramsey, Julia Dark, Nicolas Chaulet, Even Rouault, Kyle Mann, Claire Foster, Guilhem Villemin, Michael Rosen, Grigory, Ogi Moore, … Aaron Yonas. (2024). </w:t>
      </w:r>
      <w:r>
        <w:rPr>
          <w:i/>
          <w:iCs/>
        </w:rPr>
        <w:t>PDAL/PDAL: 2.7.1</w:t>
      </w:r>
      <w:r>
        <w:t xml:space="preserve"> (Version 2.7.1) [Computer software]. Zenodo. https://doi.org/10.5281/ZENODO.10884408</w:t>
      </w:r>
    </w:p>
    <w:p w14:paraId="48E0A348" w14:textId="77777777" w:rsidR="006F1694" w:rsidRPr="006F1694" w:rsidRDefault="006F1694" w:rsidP="006F1694">
      <w:pPr>
        <w:pStyle w:val="Bibliography"/>
        <w:rPr>
          <w:lang w:val="fr-FR"/>
        </w:rPr>
      </w:pPr>
      <w:r>
        <w:t xml:space="preserve">Caldwell, A. R. (2022). </w:t>
      </w:r>
      <w:r>
        <w:rPr>
          <w:i/>
          <w:iCs/>
        </w:rPr>
        <w:t>Exploring Equivalence Testing with the Updated TOSTER R Package</w:t>
      </w:r>
      <w:r>
        <w:t xml:space="preserve">. </w:t>
      </w:r>
      <w:r w:rsidRPr="006F1694">
        <w:rPr>
          <w:lang w:val="fr-FR"/>
        </w:rPr>
        <w:t>PsyArXiv. https://doi.org/10.31234/osf.io/ty8de</w:t>
      </w:r>
    </w:p>
    <w:p w14:paraId="6CE4D8F8" w14:textId="77777777" w:rsidR="006F1694" w:rsidRDefault="006F1694" w:rsidP="006F1694">
      <w:pPr>
        <w:pStyle w:val="Bibliography"/>
      </w:pPr>
      <w:r w:rsidRPr="006F1694">
        <w:rPr>
          <w:lang w:val="fr-FR"/>
        </w:rPr>
        <w:t xml:space="preserve">Caldwell, A. R. (2025). </w:t>
      </w:r>
      <w:r>
        <w:rPr>
          <w:i/>
          <w:iCs/>
        </w:rPr>
        <w:t>Robust TOST Procedures</w:t>
      </w:r>
      <w:r>
        <w:t xml:space="preserve"> [Vigenette]. https://cran.r-project.org/web/packages/TOSTER/vignettes/robustTOST.html</w:t>
      </w:r>
    </w:p>
    <w:p w14:paraId="22649DCD" w14:textId="77777777" w:rsidR="006F1694" w:rsidRDefault="006F1694" w:rsidP="006F1694">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0906971F" w14:textId="77777777" w:rsidR="006F1694" w:rsidRDefault="006F1694" w:rsidP="006F1694">
      <w:pPr>
        <w:pStyle w:val="Bibliography"/>
      </w:pPr>
      <w:r>
        <w:t xml:space="preserve">Cao, L., Coops, N. C., Innes, J. L., Sheppard, S. R. J., Fu, L., Ruan, H., &amp; She, G. (2016). Estimation of forest biomass dynamics in subtropical forests using multi-temporal airborne LiDAR data. </w:t>
      </w:r>
      <w:r>
        <w:rPr>
          <w:i/>
          <w:iCs/>
        </w:rPr>
        <w:t>Remote Sensing of Environment</w:t>
      </w:r>
      <w:r>
        <w:t xml:space="preserve">, </w:t>
      </w:r>
      <w:r>
        <w:rPr>
          <w:i/>
          <w:iCs/>
        </w:rPr>
        <w:t>178</w:t>
      </w:r>
      <w:r>
        <w:t>, 158–171. https://doi.org/10.1016/j.rse.2016.03.012</w:t>
      </w:r>
    </w:p>
    <w:p w14:paraId="5CE024FA" w14:textId="77777777" w:rsidR="006F1694" w:rsidRDefault="006F1694" w:rsidP="006F1694">
      <w:pPr>
        <w:pStyle w:val="Bibliography"/>
      </w:pPr>
      <w:r>
        <w:t xml:space="preserve">Carabajal, C. C., &amp; Boy, J.-P. (2020). ICESAT-2 ALTIMETRY AS GEODETIC CONTROL. </w:t>
      </w:r>
      <w:r>
        <w:rPr>
          <w:i/>
          <w:iCs/>
        </w:rPr>
        <w:t xml:space="preserve">The International Archives of the Photogrammetry, Remote Sensing </w:t>
      </w:r>
      <w:r>
        <w:rPr>
          <w:i/>
          <w:iCs/>
        </w:rPr>
        <w:lastRenderedPageBreak/>
        <w:t>and Spatial Information Sciences</w:t>
      </w:r>
      <w:r>
        <w:t xml:space="preserve">, </w:t>
      </w:r>
      <w:r>
        <w:rPr>
          <w:i/>
          <w:iCs/>
        </w:rPr>
        <w:t>XLIII-B3-2020</w:t>
      </w:r>
      <w:r>
        <w:t>, 1299–1306. https://doi.org/10.5194/isprs-archives-XLIII-B3-2020-1299-2020</w:t>
      </w:r>
    </w:p>
    <w:p w14:paraId="1DF764D0" w14:textId="77777777" w:rsidR="006F1694" w:rsidRDefault="006F1694" w:rsidP="006F1694">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36E338CF" w14:textId="77777777" w:rsidR="006F1694" w:rsidRDefault="006F1694" w:rsidP="006F1694">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46072E59" w14:textId="77777777" w:rsidR="006F1694" w:rsidRDefault="006F1694" w:rsidP="006F1694">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1C89DB4F" w14:textId="77777777" w:rsidR="006F1694" w:rsidRDefault="006F1694" w:rsidP="006F1694">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6FAF2A68" w14:textId="77777777" w:rsidR="006F1694" w:rsidRDefault="006F1694" w:rsidP="006F1694">
      <w:pPr>
        <w:pStyle w:val="Bibliography"/>
      </w:pPr>
      <w:r>
        <w:t xml:space="preserve">Coops, N. C., Tompalski, P., Goodbody, T. R. H., Queinnec, M., Luther, J. E., Bolton, D. K., White, J. C., Wulder, M. A., Van Lier, O. R., &amp; Hermosilla, T. (2021). 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2DFAC747" w14:textId="77777777" w:rsidR="006F1694" w:rsidRDefault="006F1694" w:rsidP="006F1694">
      <w:pPr>
        <w:pStyle w:val="Bibliography"/>
      </w:pPr>
      <w:r>
        <w:lastRenderedPageBreak/>
        <w:t xml:space="preserve">Corrao, M. V., Sparks, A. M., &amp; Smith, A. M. S. (2022). A Conventional Cruise and Felled-Tree Validation of Individual Tree Diameter, Height and Volume Derived from Airborne Laser Scanning Data of a Loblolly Pine (P. taeda) Stand in Eastern Texas. </w:t>
      </w:r>
      <w:r>
        <w:rPr>
          <w:i/>
          <w:iCs/>
        </w:rPr>
        <w:t>Remote Sensing</w:t>
      </w:r>
      <w:r>
        <w:t xml:space="preserve">, </w:t>
      </w:r>
      <w:r>
        <w:rPr>
          <w:i/>
          <w:iCs/>
        </w:rPr>
        <w:t>14</w:t>
      </w:r>
      <w:r>
        <w:t>(11), 2567. https://doi.org/10.3390/rs14112567</w:t>
      </w:r>
    </w:p>
    <w:p w14:paraId="08BBAD10" w14:textId="77777777" w:rsidR="006F1694" w:rsidRDefault="006F1694" w:rsidP="006F1694">
      <w:pPr>
        <w:pStyle w:val="Bibliography"/>
      </w:pPr>
      <w:r>
        <w:t xml:space="preserve">Department of Statistics. (1997). </w:t>
      </w:r>
      <w:r>
        <w:rPr>
          <w:i/>
          <w:iCs/>
        </w:rPr>
        <w:t>Linear Regression</w:t>
      </w:r>
      <w:r>
        <w:t xml:space="preserve"> (No. 101; Course List for 1997-98). Yale University. http://www.stat.yale.edu/Courses/1997-98/101/linreg.htm</w:t>
      </w:r>
    </w:p>
    <w:p w14:paraId="22EAF01E" w14:textId="77777777" w:rsidR="006F1694" w:rsidRDefault="006F1694" w:rsidP="006F1694">
      <w:pPr>
        <w:pStyle w:val="Bibliography"/>
      </w:pPr>
      <w:r>
        <w:t xml:space="preserve">Dong, J., Ni, W., Zhang, Z., Sun, G., </w:t>
      </w:r>
      <w:r>
        <w:rPr>
          <w:rFonts w:ascii="MS Mincho" w:eastAsia="MS Mincho" w:hAnsi="MS Mincho" w:cs="MS Mincho" w:hint="eastAsia"/>
        </w:rPr>
        <w:t>中国科学院空天信息</w:t>
      </w:r>
      <w:r>
        <w:rPr>
          <w:rFonts w:ascii="SimSun" w:eastAsia="SimSun" w:hAnsi="SimSun" w:cs="SimSun" w:hint="eastAsia"/>
        </w:rPr>
        <w:t>创新研究院</w:t>
      </w:r>
      <w:r>
        <w:t xml:space="preserve"> </w:t>
      </w:r>
      <w:r>
        <w:rPr>
          <w:rFonts w:ascii="MS Mincho" w:eastAsia="MS Mincho" w:hAnsi="MS Mincho" w:cs="MS Mincho" w:hint="eastAsia"/>
        </w:rPr>
        <w:t>遥感科学国家重点</w:t>
      </w:r>
      <w:r>
        <w:rPr>
          <w:rFonts w:ascii="SimSun" w:eastAsia="SimSun" w:hAnsi="SimSun" w:cs="SimSun" w:hint="eastAsia"/>
        </w:rPr>
        <w:t>实验室</w:t>
      </w:r>
      <w:r>
        <w:t xml:space="preserve">, </w:t>
      </w:r>
      <w:r>
        <w:rPr>
          <w:rFonts w:ascii="MS Mincho" w:eastAsia="MS Mincho" w:hAnsi="MS Mincho" w:cs="MS Mincho" w:hint="eastAsia"/>
        </w:rPr>
        <w:t>北京</w:t>
      </w:r>
      <w:r>
        <w:t xml:space="preserve"> 100094 Aerospace Information Research Institute, Chinese Academy of Sciences, State Key Laboratory of Remote Sensing Science, Beijing 100094, China, </w:t>
      </w:r>
      <w:r>
        <w:rPr>
          <w:rFonts w:ascii="MS Mincho" w:eastAsia="MS Mincho" w:hAnsi="MS Mincho" w:cs="MS Mincho" w:hint="eastAsia"/>
        </w:rPr>
        <w:t>中国科学院大学</w:t>
      </w:r>
      <w:r>
        <w:t xml:space="preserve"> </w:t>
      </w:r>
      <w:r>
        <w:rPr>
          <w:rFonts w:ascii="SimSun" w:eastAsia="SimSun" w:hAnsi="SimSun" w:cs="SimSun" w:hint="eastAsia"/>
        </w:rPr>
        <w:t>资源与环境学院</w:t>
      </w:r>
      <w:r>
        <w:t xml:space="preserve">, </w:t>
      </w:r>
      <w:r>
        <w:rPr>
          <w:rFonts w:ascii="MS Mincho" w:eastAsia="MS Mincho" w:hAnsi="MS Mincho" w:cs="MS Mincho" w:hint="eastAsia"/>
        </w:rPr>
        <w:t>北京</w:t>
      </w:r>
      <w:r>
        <w:t xml:space="preserve"> 100049 School of Resources and Environment, University of Chinese Academy of Sciences, Beijing 100049, China, &amp; </w:t>
      </w:r>
      <w:r>
        <w:rPr>
          <w:rFonts w:ascii="MS Mincho" w:eastAsia="MS Mincho" w:hAnsi="MS Mincho" w:cs="MS Mincho" w:hint="eastAsia"/>
        </w:rPr>
        <w:t>美国</w:t>
      </w:r>
      <w:r>
        <w:rPr>
          <w:rFonts w:ascii="SimSun" w:eastAsia="SimSun" w:hAnsi="SimSun" w:cs="SimSun" w:hint="eastAsia"/>
        </w:rPr>
        <w:t>马里兰大学地理系</w:t>
      </w:r>
      <w:r>
        <w:t xml:space="preserve"> </w:t>
      </w:r>
      <w:r>
        <w:rPr>
          <w:rFonts w:ascii="SimSun" w:eastAsia="SimSun" w:hAnsi="SimSun" w:cs="SimSun" w:hint="eastAsia"/>
        </w:rPr>
        <w:t>马里兰州</w:t>
      </w:r>
      <w:r>
        <w:t xml:space="preserve">College Park, </w:t>
      </w:r>
      <w:r>
        <w:rPr>
          <w:rFonts w:ascii="MS Mincho" w:eastAsia="MS Mincho" w:hAnsi="MS Mincho" w:cs="MS Mincho" w:hint="eastAsia"/>
        </w:rPr>
        <w:t>美国</w:t>
      </w:r>
      <w:r>
        <w:t xml:space="preserve"> 20742 Department of Geographical Sciences, University of Maryland, College Park, Maryland, USA, 20742. (2021). Performance of ICESat-2 ATL08 product on the estimation of forest height by referencing to small footprint LiDAR data. </w:t>
      </w:r>
      <w:r>
        <w:rPr>
          <w:i/>
          <w:iCs/>
        </w:rPr>
        <w:t>National Remote Sensing Bulletin</w:t>
      </w:r>
      <w:r>
        <w:t xml:space="preserve">, </w:t>
      </w:r>
      <w:r>
        <w:rPr>
          <w:i/>
          <w:iCs/>
        </w:rPr>
        <w:t>25</w:t>
      </w:r>
      <w:r>
        <w:t>(6), 1294–1307. https://doi.org/10.11834/jrs.20219449</w:t>
      </w:r>
    </w:p>
    <w:p w14:paraId="2A0A764F" w14:textId="77777777" w:rsidR="006F1694" w:rsidRDefault="006F1694" w:rsidP="006F1694">
      <w:pPr>
        <w:pStyle w:val="Bibliography"/>
      </w:pPr>
      <w:r>
        <w:t xml:space="preserve">Dong, P., &amp; Chen, Q. (2017). </w:t>
      </w:r>
      <w:r>
        <w:rPr>
          <w:i/>
          <w:iCs/>
        </w:rPr>
        <w:t>LiDAR Remote Sensing and Applications</w:t>
      </w:r>
      <w:r>
        <w:t xml:space="preserve"> (1st ed.). CRC Press. https://doi.org/10.4324/9781351233354</w:t>
      </w:r>
    </w:p>
    <w:p w14:paraId="6E696C25" w14:textId="77777777" w:rsidR="006F1694" w:rsidRDefault="006F1694" w:rsidP="006F1694">
      <w:pPr>
        <w:pStyle w:val="Bibliography"/>
      </w:pPr>
      <w:r>
        <w:t xml:space="preserve">Dubayah, R., Armston, J., Healey, S. P., Bruening, J. M., Patterson, P. L., Kellner, J. R., Duncanson, L., Saarela, S., Ståhl, G., Yang, Z., Tang, H., Blair, J. B., Fatoyinbo, L., Goetz, S., Hancock, S., Hansen, M., Hofton, M., Hurtt, G., &amp; Luthcke, S. (2022). GEDI launches a new era of biomass inference from space. </w:t>
      </w:r>
      <w:r>
        <w:rPr>
          <w:i/>
          <w:iCs/>
        </w:rPr>
        <w:lastRenderedPageBreak/>
        <w:t>Environmental Research Letters</w:t>
      </w:r>
      <w:r>
        <w:t xml:space="preserve">, </w:t>
      </w:r>
      <w:r>
        <w:rPr>
          <w:i/>
          <w:iCs/>
        </w:rPr>
        <w:t>17</w:t>
      </w:r>
      <w:r>
        <w:t>(9), 095001. https://doi.org/10.1088/1748-9326/ac8694</w:t>
      </w:r>
    </w:p>
    <w:p w14:paraId="5D66B12A" w14:textId="77777777" w:rsidR="006F1694" w:rsidRDefault="006F1694" w:rsidP="006F1694">
      <w:pPr>
        <w:pStyle w:val="Bibliography"/>
      </w:pPr>
      <w:r>
        <w:t xml:space="preserve">Dubayah, R., Blair, J. B., Goetz, S., Fatoyinbo, L., Hansen, M., Healey, S., Hofton, M., Hurtt, G., Kellner, J., Luthcke, S., Armston,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47A77D7C" w14:textId="77777777" w:rsidR="006F1694" w:rsidRDefault="006F1694" w:rsidP="006F1694">
      <w:pPr>
        <w:pStyle w:val="Bibliography"/>
      </w:pPr>
      <w:r>
        <w:t xml:space="preserve">Duncanson, L., Neuenschwander, A., Hancock, S., Thomas, N., Fatoyinbo, T., Simard, M., Silva, C. A., Armston, J., Luthcke, S. B., Hofton, M., Kellner, J. R., &amp; Dubayah,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7F85E718" w14:textId="77777777" w:rsidR="006F1694" w:rsidRDefault="006F1694" w:rsidP="006F1694">
      <w:pPr>
        <w:pStyle w:val="Bibliography"/>
      </w:pPr>
      <w:r>
        <w:t xml:space="preserve">EarthSoft, Inc. (2024, July 8). </w:t>
      </w:r>
      <w:r>
        <w:rPr>
          <w:i/>
          <w:iCs/>
        </w:rPr>
        <w:t>Mann-Kendall Tests</w:t>
      </w:r>
      <w:r>
        <w:t>. EQuIS 7.24.3. https://help.earthsoft.com/lib_mann-kendall.htm</w:t>
      </w:r>
    </w:p>
    <w:p w14:paraId="4EFF76E2" w14:textId="77777777" w:rsidR="006F1694" w:rsidRDefault="006F1694" w:rsidP="006F1694">
      <w:pPr>
        <w:pStyle w:val="Bibliography"/>
      </w:pPr>
      <w:r>
        <w:t xml:space="preserve">esri. (2025, April 18). How Linear regression algorithm works. </w:t>
      </w:r>
      <w:r>
        <w:rPr>
          <w:i/>
          <w:iCs/>
        </w:rPr>
        <w:t>Feature and Tabular Analysis Toolset Concepts</w:t>
      </w:r>
      <w:r>
        <w:t>. https://pro.arcgis.com/en/pro-app/latest/tool-reference/geoai/how-linear-regression-works.htm</w:t>
      </w:r>
    </w:p>
    <w:p w14:paraId="39809CFC" w14:textId="77777777" w:rsidR="006F1694" w:rsidRDefault="006F1694" w:rsidP="006F1694">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16134412" w14:textId="77777777" w:rsidR="006F1694" w:rsidRDefault="006F1694" w:rsidP="006F1694">
      <w:pPr>
        <w:pStyle w:val="Bibliography"/>
      </w:pPr>
      <w:r>
        <w:lastRenderedPageBreak/>
        <w:t xml:space="preserve">FAO and UNEP. (2020). </w:t>
      </w:r>
      <w:r>
        <w:rPr>
          <w:i/>
          <w:iCs/>
        </w:rPr>
        <w:t>The State of the World’s Forests 2020</w:t>
      </w:r>
      <w:r>
        <w:t>. FAO and UNEP. https://doi.org/10.4060/ca8642en</w:t>
      </w:r>
    </w:p>
    <w:p w14:paraId="7C2715D1" w14:textId="77777777" w:rsidR="006F1694" w:rsidRDefault="006F1694" w:rsidP="006F1694">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027CE45F" w14:textId="77777777" w:rsidR="006F1694" w:rsidRDefault="006F1694" w:rsidP="006F1694">
      <w:pPr>
        <w:pStyle w:val="Bibliography"/>
      </w:pPr>
      <w:r>
        <w:t xml:space="preserve">Fernandez-Diaz, J. C., Velikova,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0C51C44A" w14:textId="77777777" w:rsidR="006F1694" w:rsidRDefault="006F1694" w:rsidP="006F1694">
      <w:pPr>
        <w:pStyle w:val="Bibliography"/>
      </w:pPr>
      <w:r>
        <w:t xml:space="preserve">Foga, S., Scaramuzza, P. L., Guo, S., Zhu, Z.,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37E41211" w14:textId="77777777" w:rsidR="006F1694" w:rsidRDefault="006F1694" w:rsidP="006F1694">
      <w:pPr>
        <w:pStyle w:val="Bibliography"/>
      </w:pPr>
      <w:r>
        <w:t xml:space="preserve">Frost, J. (2023, July 17). What is the Bonferroni Correction and How to Use It. </w:t>
      </w:r>
      <w:r>
        <w:rPr>
          <w:i/>
          <w:iCs/>
        </w:rPr>
        <w:t>Hypothesis Testing</w:t>
      </w:r>
      <w:r>
        <w:t>. https://statisticsbyjim.com/hypothesis-testing/bonferroni-correction/</w:t>
      </w:r>
    </w:p>
    <w:p w14:paraId="4395F613" w14:textId="77777777" w:rsidR="006F1694" w:rsidRDefault="006F1694" w:rsidP="006F1694">
      <w:pPr>
        <w:pStyle w:val="Bibliography"/>
      </w:pPr>
      <w:r>
        <w:t xml:space="preserve">Goldstein-Greenwood, J. (2023, April 28). Theil-Sen Regression: Programming and Understanding an Outlier-Resistant Alternative to Least Squares. </w:t>
      </w:r>
      <w:r>
        <w:rPr>
          <w:i/>
          <w:iCs/>
        </w:rPr>
        <w:t>UVA Library StatLab</w:t>
      </w:r>
      <w:r>
        <w:t>. https://library.virginia.edu/data/articles/theil-sen-regression-programming-and-understanding-an-outlier-resistant-alternative-to-least-squares</w:t>
      </w:r>
    </w:p>
    <w:p w14:paraId="6B0E14A3" w14:textId="77777777" w:rsidR="006F1694" w:rsidRDefault="006F1694" w:rsidP="006F1694">
      <w:pPr>
        <w:pStyle w:val="Bibliography"/>
      </w:pPr>
      <w:r>
        <w:lastRenderedPageBreak/>
        <w:t xml:space="preserve">Gong, P., Li, Z., Huang, H., Sun, G., &amp; Wang, L. (2011). ICESat GLAS Data for Urban Environment Monitoring. </w:t>
      </w:r>
      <w:r>
        <w:rPr>
          <w:i/>
          <w:iCs/>
        </w:rPr>
        <w:t>IEEE Transactions on Geoscience and Remote Sensing</w:t>
      </w:r>
      <w:r>
        <w:t xml:space="preserve">, </w:t>
      </w:r>
      <w:r>
        <w:rPr>
          <w:i/>
          <w:iCs/>
        </w:rPr>
        <w:t>49</w:t>
      </w:r>
      <w:r>
        <w:t>(3), 1158–1172. https://doi.org/10.1109/TGRS.2010.2070514</w:t>
      </w:r>
    </w:p>
    <w:p w14:paraId="163A93F9" w14:textId="77777777" w:rsidR="006F1694" w:rsidRDefault="006F1694" w:rsidP="006F1694">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604B7A84" w14:textId="77777777" w:rsidR="006F1694" w:rsidRPr="006F1694" w:rsidRDefault="006F1694" w:rsidP="006F1694">
      <w:pPr>
        <w:pStyle w:val="Bibliography"/>
        <w:rPr>
          <w:lang w:val="es-ES"/>
        </w:rPr>
      </w:pPr>
      <w:r>
        <w:t xml:space="preserve">Griffith, J. A., Stehman, S. V., &amp; Loveland, T. R. (2003). Landscape Trends in Mid-Atlantic and Southeastern United States Ecoregions. </w:t>
      </w:r>
      <w:r w:rsidRPr="006F1694">
        <w:rPr>
          <w:i/>
          <w:iCs/>
          <w:lang w:val="es-ES"/>
        </w:rPr>
        <w:t>Environmental Management</w:t>
      </w:r>
      <w:r w:rsidRPr="006F1694">
        <w:rPr>
          <w:lang w:val="es-ES"/>
        </w:rPr>
        <w:t xml:space="preserve">, </w:t>
      </w:r>
      <w:r w:rsidRPr="006F1694">
        <w:rPr>
          <w:i/>
          <w:iCs/>
          <w:lang w:val="es-ES"/>
        </w:rPr>
        <w:t>32</w:t>
      </w:r>
      <w:r w:rsidRPr="006F1694">
        <w:rPr>
          <w:lang w:val="es-ES"/>
        </w:rPr>
        <w:t>(5), 572–588. https://doi.org/10.1007/s00267-003-0078-2</w:t>
      </w:r>
    </w:p>
    <w:p w14:paraId="4AA80999" w14:textId="77777777" w:rsidR="006F1694" w:rsidRDefault="006F1694" w:rsidP="006F1694">
      <w:pPr>
        <w:pStyle w:val="Bibliography"/>
      </w:pPr>
      <w:r w:rsidRPr="006F1694">
        <w:rPr>
          <w:lang w:val="es-ES"/>
        </w:rPr>
        <w:t xml:space="preserve">Guerra-Hernández, J., Arellano-Pérez, S., González-Ferreiro, E., Pascual, A., Sandoval Altelarrea,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2B84FEC9" w14:textId="77777777" w:rsidR="006F1694" w:rsidRDefault="006F1694" w:rsidP="006F1694">
      <w:pPr>
        <w:pStyle w:val="Bibliography"/>
      </w:pPr>
      <w:r>
        <w:t xml:space="preserve">Guerra-Hernández, J., Narine, L. L., Pascual, A., Gonzalez-Ferreiro, E., Botequim, B., Malambo, L., Neuenschwander, A., Popescu, S. C., &amp; Godinho, S. (2022). Aboveground biomass mapping by integrating ICESat-2, SENTINEL-1, SENTINEL-2, ALOS2/PALSAR2, and topographic information in Mediterranean forests. </w:t>
      </w:r>
      <w:r>
        <w:rPr>
          <w:i/>
          <w:iCs/>
        </w:rPr>
        <w:t>GIScience &amp; Remote Sensing</w:t>
      </w:r>
      <w:r>
        <w:t xml:space="preserve">, </w:t>
      </w:r>
      <w:r>
        <w:rPr>
          <w:i/>
          <w:iCs/>
        </w:rPr>
        <w:t>59</w:t>
      </w:r>
      <w:r>
        <w:t>(1), 1509–1533. https://doi.org/10.1080/15481603.2022.2115599</w:t>
      </w:r>
    </w:p>
    <w:p w14:paraId="282F3472" w14:textId="77777777" w:rsidR="006F1694" w:rsidRDefault="006F1694" w:rsidP="006F1694">
      <w:pPr>
        <w:pStyle w:val="Bibliography"/>
      </w:pPr>
      <w:r>
        <w:t xml:space="preserve">Hall, F. G., Bergen, K., Blair, J. B., Dubayah, R., Houghton, R., Hurtt, G., Kellndorfer, J., Lefsky, M., Ranson, J., Saatchi, S., Shugart, H. H., &amp; Wickland, D. (2011). </w:t>
      </w:r>
      <w:r>
        <w:lastRenderedPageBreak/>
        <w:t xml:space="preserve">Characterizing 3D vegetation structure from space: Mission requirements. </w:t>
      </w:r>
      <w:r>
        <w:rPr>
          <w:i/>
          <w:iCs/>
        </w:rPr>
        <w:t>Remote Sensing of Environment</w:t>
      </w:r>
      <w:r>
        <w:t xml:space="preserve">, </w:t>
      </w:r>
      <w:r>
        <w:rPr>
          <w:i/>
          <w:iCs/>
        </w:rPr>
        <w:t>115</w:t>
      </w:r>
      <w:r>
        <w:t>(11), 2753–2775. https://doi.org/10.1016/j.rse.2011.01.024</w:t>
      </w:r>
    </w:p>
    <w:p w14:paraId="35FBC192" w14:textId="77777777" w:rsidR="006F1694" w:rsidRDefault="006F1694" w:rsidP="006F1694">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163DD4CF" w14:textId="77777777" w:rsidR="006F1694" w:rsidRDefault="006F1694" w:rsidP="006F1694">
      <w:pPr>
        <w:pStyle w:val="Bibliography"/>
      </w:pPr>
      <w:r>
        <w:t xml:space="preserve">Harrap, R., &amp; Lato, M. (2010, June 1). </w:t>
      </w:r>
      <w:r>
        <w:rPr>
          <w:i/>
          <w:iCs/>
        </w:rPr>
        <w:t>An Overview of LIDAR: collection to applications</w:t>
      </w:r>
      <w:r>
        <w:t>. Norwegian Geotechnical Institute.</w:t>
      </w:r>
    </w:p>
    <w:p w14:paraId="5D19C9B6" w14:textId="77777777" w:rsidR="006F1694" w:rsidRDefault="006F1694" w:rsidP="006F1694">
      <w:pPr>
        <w:pStyle w:val="Bibliography"/>
      </w:pPr>
      <w:r>
        <w:t xml:space="preserve">Harris, N., &amp; Gibbs, D. (2021). </w:t>
      </w:r>
      <w:r>
        <w:rPr>
          <w:i/>
          <w:iCs/>
        </w:rPr>
        <w:t>Forests Absorb Twice As Much Carbon As They Emit Each Year</w:t>
      </w:r>
      <w:r>
        <w:t>. https://www.wri.org/insights/forests-absorb-twice-much-carbon-they-emit-each-year</w:t>
      </w:r>
    </w:p>
    <w:p w14:paraId="415C3404" w14:textId="77777777" w:rsidR="006F1694" w:rsidRDefault="006F1694" w:rsidP="006F1694">
      <w:pPr>
        <w:pStyle w:val="Bibliography"/>
      </w:pPr>
      <w:r>
        <w:t xml:space="preserve">Hobu, Inc. (2025). </w:t>
      </w:r>
      <w:r>
        <w:rPr>
          <w:i/>
          <w:iCs/>
        </w:rPr>
        <w:t>USGS 3DEP LiDAR Point Clouds</w:t>
      </w:r>
      <w:r>
        <w:t xml:space="preserve"> [S3 Bucket; Entwine Point Tiles]. https://registry.opendata.aws/usgs-lidar</w:t>
      </w:r>
    </w:p>
    <w:p w14:paraId="094462AF" w14:textId="77777777" w:rsidR="006F1694" w:rsidRDefault="006F1694" w:rsidP="006F1694">
      <w:pPr>
        <w:pStyle w:val="Bibliography"/>
      </w:pPr>
      <w:r>
        <w:t xml:space="preserve">Homer, C., Dewitz, J., Jin, S., Xian, G., Costello, C., Danielson, P., Gass, L., Funk, M., Wickham, J., Stehman, S., Auch, R., &amp; Riitters,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1F8A9643" w14:textId="77777777" w:rsidR="006F1694" w:rsidRDefault="006F1694" w:rsidP="006F1694">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22B35525" w14:textId="77777777" w:rsidR="006F1694" w:rsidRDefault="006F1694" w:rsidP="006F1694">
      <w:pPr>
        <w:pStyle w:val="Bibliography"/>
      </w:pPr>
      <w:r w:rsidRPr="006F1694">
        <w:rPr>
          <w:lang w:val="fr-FR"/>
        </w:rPr>
        <w:lastRenderedPageBreak/>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54D626E2" w14:textId="77777777" w:rsidR="006F1694" w:rsidRDefault="006F1694" w:rsidP="006F1694">
      <w:pPr>
        <w:pStyle w:val="Bibliography"/>
      </w:pPr>
      <w:r>
        <w:t xml:space="preserve">Hurtado, S. (2020). </w:t>
      </w:r>
      <w:r>
        <w:rPr>
          <w:i/>
          <w:iCs/>
        </w:rPr>
        <w:t>RobustLinearReg: Robust Linear Regressions</w:t>
      </w:r>
      <w:r>
        <w:t xml:space="preserve"> (p. 1.2.0) [Dataset]. https://doi.org/10.32614/CRAN.package.RobustLinearReg</w:t>
      </w:r>
    </w:p>
    <w:p w14:paraId="369EA004" w14:textId="77777777" w:rsidR="006F1694" w:rsidRDefault="006F1694" w:rsidP="006F1694">
      <w:pPr>
        <w:pStyle w:val="Bibliography"/>
      </w:pPr>
      <w:r>
        <w:t xml:space="preserve">Jaboyedoff, M., Oppikofer, T., Abellán, A., Derron, M.-H., Loye, A., Metzger, R., &amp; Pedrazzini, A. (2012). Use of LIDAR in landslide investigations: A review. </w:t>
      </w:r>
      <w:r>
        <w:rPr>
          <w:i/>
          <w:iCs/>
        </w:rPr>
        <w:t>Natural Hazards</w:t>
      </w:r>
      <w:r>
        <w:t xml:space="preserve">, </w:t>
      </w:r>
      <w:r>
        <w:rPr>
          <w:i/>
          <w:iCs/>
        </w:rPr>
        <w:t>61</w:t>
      </w:r>
      <w:r>
        <w:t>(1), 5–28. https://doi.org/10.1007/s11069-010-9634-2</w:t>
      </w:r>
    </w:p>
    <w:p w14:paraId="7E6D9337" w14:textId="77777777" w:rsidR="006F1694" w:rsidRDefault="006F1694" w:rsidP="006F1694">
      <w:pPr>
        <w:pStyle w:val="Bibliography"/>
      </w:pPr>
      <w:r>
        <w:t xml:space="preserve">Jarron, L. R., Coops, N. C., MacKenzie, W. H., Tompalski, P., &amp; Dykstra, P. (2020). Detection of sub-canopy forest structure using airborne LiDAR. </w:t>
      </w:r>
      <w:r>
        <w:rPr>
          <w:i/>
          <w:iCs/>
        </w:rPr>
        <w:t>Remote Sensing of Environment</w:t>
      </w:r>
      <w:r>
        <w:t xml:space="preserve">, </w:t>
      </w:r>
      <w:r>
        <w:rPr>
          <w:i/>
          <w:iCs/>
        </w:rPr>
        <w:t>244</w:t>
      </w:r>
      <w:r>
        <w:t>, 111770. https://doi.org/10.1016/j.rse.2020.111770</w:t>
      </w:r>
    </w:p>
    <w:p w14:paraId="4CB5960C" w14:textId="77777777" w:rsidR="006F1694" w:rsidRDefault="006F1694" w:rsidP="006F1694">
      <w:pPr>
        <w:pStyle w:val="Bibliography"/>
      </w:pPr>
      <w:r>
        <w:t xml:space="preserve">JMP Statistical Discovery. (2025). The t-test. </w:t>
      </w:r>
      <w:r>
        <w:rPr>
          <w:i/>
          <w:iCs/>
        </w:rPr>
        <w:t>Statistics Knowledge Portal</w:t>
      </w:r>
      <w:r>
        <w:t>. https://www.jmp.com/en/statistics-knowledge-portal/t-test</w:t>
      </w:r>
    </w:p>
    <w:p w14:paraId="6D4A27F1" w14:textId="77777777" w:rsidR="006F1694" w:rsidRDefault="006F1694" w:rsidP="006F1694">
      <w:pPr>
        <w:pStyle w:val="Bibliography"/>
      </w:pPr>
      <w:r>
        <w:rPr>
          <w:i/>
          <w:iCs/>
        </w:rPr>
        <w:t>JMP Student Edition</w:t>
      </w:r>
      <w:r>
        <w:t xml:space="preserve"> (Version 18.2.0). (1989). [Computer software]. SAS Institute Inc.</w:t>
      </w:r>
    </w:p>
    <w:p w14:paraId="50EB43BB" w14:textId="77777777" w:rsidR="006F1694" w:rsidRDefault="006F1694" w:rsidP="006F1694">
      <w:pPr>
        <w:pStyle w:val="Bibliography"/>
      </w:pPr>
      <w:r>
        <w:t xml:space="preserve">JMP Support. (2024). </w:t>
      </w:r>
      <w:r>
        <w:rPr>
          <w:i/>
          <w:iCs/>
        </w:rPr>
        <w:t>Equivalence Test Reports</w:t>
      </w:r>
      <w:r>
        <w:t>. JMP Statistical Discovery LLC. https://www.jmp.com/support/help/en/18.1/index.shtml#page/jmp/equivalence-test-reports.shtml</w:t>
      </w:r>
    </w:p>
    <w:p w14:paraId="6C924E73" w14:textId="77777777" w:rsidR="006F1694" w:rsidRDefault="006F1694" w:rsidP="006F1694">
      <w:pPr>
        <w:pStyle w:val="Bibliography"/>
      </w:pPr>
      <w:r>
        <w:t xml:space="preserve">Jordahl, K., Bossche, J. V. D., Fleischmann, M., Wasserman, J., McBride, J., Gerard, J., Tratner, J., Perry, M., Badaracco, A. G., Farmer, C., Hjelle, G. A., Snow, A. D., Cochran, M., Gillies, S., Culbertson, L., Bartos, M., Eubank, N., Maxalbert, Bilogur, A., … Leblanc, F. (2020). </w:t>
      </w:r>
      <w:r>
        <w:rPr>
          <w:i/>
          <w:iCs/>
        </w:rPr>
        <w:t>geopandas/geopandas: V0.8.1</w:t>
      </w:r>
      <w:r>
        <w:t xml:space="preserve"> (Version v0.8.1) [Computer software]. Zenodo. https://doi.org/10.5281/ZENODO.3946761</w:t>
      </w:r>
    </w:p>
    <w:p w14:paraId="43D872BC" w14:textId="77777777" w:rsidR="006F1694" w:rsidRDefault="006F1694" w:rsidP="006F1694">
      <w:pPr>
        <w:pStyle w:val="Bibliography"/>
      </w:pPr>
      <w:r>
        <w:lastRenderedPageBreak/>
        <w:t xml:space="preserve">Karjalainen, E., Sarjala, T., &amp; Raitio, H. (2009). Promoting human health through forests: Overview and major challenges. </w:t>
      </w:r>
      <w:r>
        <w:rPr>
          <w:i/>
          <w:iCs/>
        </w:rPr>
        <w:t>Environmental Health and Preventive Medicine</w:t>
      </w:r>
      <w:r>
        <w:t xml:space="preserve">, </w:t>
      </w:r>
      <w:r>
        <w:rPr>
          <w:i/>
          <w:iCs/>
        </w:rPr>
        <w:t>15</w:t>
      </w:r>
      <w:r>
        <w:t>(1), 1–8. https://doi.org/10.1007/s12199-008-0069-2</w:t>
      </w:r>
    </w:p>
    <w:p w14:paraId="61B671EF" w14:textId="77777777" w:rsidR="006F1694" w:rsidRDefault="006F1694" w:rsidP="006F1694">
      <w:pPr>
        <w:pStyle w:val="Bibliography"/>
      </w:pPr>
      <w:r>
        <w:t xml:space="preserve">Kendall, M. G., &amp; Gibbons, J. D. (1990). </w:t>
      </w:r>
      <w:r>
        <w:rPr>
          <w:i/>
          <w:iCs/>
        </w:rPr>
        <w:t>Rank correlation methods</w:t>
      </w:r>
      <w:r>
        <w:t xml:space="preserve"> (5th ed). E. Arnold ; Oxford University Press.</w:t>
      </w:r>
    </w:p>
    <w:p w14:paraId="2F3DBD49" w14:textId="77777777" w:rsidR="006F1694" w:rsidRDefault="006F1694" w:rsidP="006F1694">
      <w:pPr>
        <w:pStyle w:val="Bibliography"/>
      </w:pPr>
      <w:r>
        <w:t xml:space="preserve">Kennedy, R. E., Yang, Z., &amp; Cohen, W. B. (2010). Detecting trends in forest disturbance and recovery using yearly Landsat time series: 1. LandTrendr — Temporal segmentation algorithms. </w:t>
      </w:r>
      <w:r>
        <w:rPr>
          <w:i/>
          <w:iCs/>
        </w:rPr>
        <w:t>Remote Sensing of Environment</w:t>
      </w:r>
      <w:r>
        <w:t xml:space="preserve">, </w:t>
      </w:r>
      <w:r>
        <w:rPr>
          <w:i/>
          <w:iCs/>
        </w:rPr>
        <w:t>114</w:t>
      </w:r>
      <w:r>
        <w:t>(12), 2897–2910. https://doi.org/10.1016/j.rse.2010.07.008</w:t>
      </w:r>
    </w:p>
    <w:p w14:paraId="6E935CBA" w14:textId="77777777" w:rsidR="006F1694" w:rsidRDefault="006F1694" w:rsidP="006F1694">
      <w:pPr>
        <w:pStyle w:val="Bibliography"/>
      </w:pPr>
      <w:r>
        <w:t xml:space="preserve">Kennedy, R. E., Yang, Z., Gorelick, N., Braaten, J., Cavalcante, L., Cohen, W. B., &amp; Healey, S. (2018). Implementation of the LandTrendr Algorithm on Google Earth Engine. </w:t>
      </w:r>
      <w:r>
        <w:rPr>
          <w:i/>
          <w:iCs/>
        </w:rPr>
        <w:t>Remote Sensing</w:t>
      </w:r>
      <w:r>
        <w:t xml:space="preserve">, </w:t>
      </w:r>
      <w:r>
        <w:rPr>
          <w:i/>
          <w:iCs/>
        </w:rPr>
        <w:t>10</w:t>
      </w:r>
      <w:r>
        <w:t>(5), 691. https://doi.org/10.3390/rs10050691</w:t>
      </w:r>
    </w:p>
    <w:p w14:paraId="26594927" w14:textId="77777777" w:rsidR="006F1694" w:rsidRDefault="006F1694" w:rsidP="006F1694">
      <w:pPr>
        <w:pStyle w:val="Bibliography"/>
      </w:pPr>
      <w:r>
        <w:t xml:space="preserve">Khaine,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4A582121" w14:textId="77777777" w:rsidR="006F1694" w:rsidRDefault="006F1694" w:rsidP="006F1694">
      <w:pPr>
        <w:pStyle w:val="Bibliography"/>
      </w:pPr>
      <w:r>
        <w:t xml:space="preserve">Lakens, D. (2017). Equivalence Tests: A Practical Primer for </w:t>
      </w:r>
      <w:r>
        <w:rPr>
          <w:i/>
          <w:iCs/>
        </w:rPr>
        <w:t>t</w:t>
      </w:r>
      <w:r>
        <w:t xml:space="preserve"> Tests, Correlations, and Meta-Analyses. </w:t>
      </w:r>
      <w:r>
        <w:rPr>
          <w:i/>
          <w:iCs/>
        </w:rPr>
        <w:t>Social Psychological and Personality Science</w:t>
      </w:r>
      <w:r>
        <w:t xml:space="preserve">, </w:t>
      </w:r>
      <w:r>
        <w:rPr>
          <w:i/>
          <w:iCs/>
        </w:rPr>
        <w:t>8</w:t>
      </w:r>
      <w:r>
        <w:t>(4), 355–362. https://doi.org/10.1177/1948550617697177</w:t>
      </w:r>
    </w:p>
    <w:p w14:paraId="31FBBF2A" w14:textId="77777777" w:rsidR="006F1694" w:rsidRDefault="006F1694" w:rsidP="006F1694">
      <w:pPr>
        <w:pStyle w:val="Bibliography"/>
      </w:pPr>
      <w:r>
        <w:t xml:space="preserve">Lakens, D. (2022). </w:t>
      </w:r>
      <w:r>
        <w:rPr>
          <w:i/>
          <w:iCs/>
        </w:rPr>
        <w:t>Improving Your Statistical Inferences</w:t>
      </w:r>
      <w:r>
        <w:t>. https://doi.org/10.5281/ZENODO.6409077</w:t>
      </w:r>
    </w:p>
    <w:p w14:paraId="21E16F5F" w14:textId="77777777" w:rsidR="006F1694" w:rsidRDefault="006F1694" w:rsidP="006F1694">
      <w:pPr>
        <w:pStyle w:val="Bibliography"/>
      </w:pPr>
      <w:r>
        <w:t xml:space="preserve">Lamping, J. E., Zald, H. S. J., Madurapperuma, B. D., &amp; Graham, J. (2021). Comparison of Low-Cost Commercial Unpiloted Digital Aerial Photogrammetry to Airborne </w:t>
      </w:r>
      <w:r>
        <w:lastRenderedPageBreak/>
        <w:t xml:space="preserve">Laser Scanning across Multiple Forest Types in California, USA. </w:t>
      </w:r>
      <w:r>
        <w:rPr>
          <w:i/>
          <w:iCs/>
        </w:rPr>
        <w:t>Remote Sensing</w:t>
      </w:r>
      <w:r>
        <w:t xml:space="preserve">, </w:t>
      </w:r>
      <w:r>
        <w:rPr>
          <w:i/>
          <w:iCs/>
        </w:rPr>
        <w:t>13</w:t>
      </w:r>
      <w:r>
        <w:t>(21), 4292. https://doi.org/10.3390/rs13214292</w:t>
      </w:r>
    </w:p>
    <w:p w14:paraId="607A636E" w14:textId="77777777" w:rsidR="006F1694" w:rsidRPr="006F1694" w:rsidRDefault="006F1694" w:rsidP="006F1694">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r w:rsidRPr="006F1694">
        <w:rPr>
          <w:i/>
          <w:iCs/>
          <w:lang w:val="es-ES"/>
        </w:rPr>
        <w:t>Ecosphere</w:t>
      </w:r>
      <w:r w:rsidRPr="006F1694">
        <w:rPr>
          <w:lang w:val="es-ES"/>
        </w:rPr>
        <w:t xml:space="preserve">, </w:t>
      </w:r>
      <w:r w:rsidRPr="006F1694">
        <w:rPr>
          <w:i/>
          <w:iCs/>
          <w:lang w:val="es-ES"/>
        </w:rPr>
        <w:t>13</w:t>
      </w:r>
      <w:r w:rsidRPr="006F1694">
        <w:rPr>
          <w:lang w:val="es-ES"/>
        </w:rPr>
        <w:t>(9), e4209. https://doi.org/10.1002/ecs2.4209</w:t>
      </w:r>
    </w:p>
    <w:p w14:paraId="52455D95" w14:textId="77777777" w:rsidR="006F1694" w:rsidRDefault="006F1694" w:rsidP="006F1694">
      <w:pPr>
        <w:pStyle w:val="Bibliography"/>
      </w:pPr>
      <w:r w:rsidRPr="006F1694">
        <w:rPr>
          <w:lang w:val="es-ES"/>
        </w:rPr>
        <w:t xml:space="preserve">Li, B., Zhao, T., Su, X., Fan, G., Zhang, W., Deng, Z., &amp; Yu,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4A24092D" w14:textId="77777777" w:rsidR="006F1694" w:rsidRDefault="006F1694" w:rsidP="006F1694">
      <w:pPr>
        <w:pStyle w:val="Bibliography"/>
      </w:pPr>
      <w:r>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6380DA56" w14:textId="77777777" w:rsidR="006F1694" w:rsidRDefault="006F1694" w:rsidP="006F1694">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61451106" w14:textId="77777777" w:rsidR="006F1694" w:rsidRPr="006F1694" w:rsidRDefault="006F1694" w:rsidP="006F1694">
      <w:pPr>
        <w:pStyle w:val="Bibliography"/>
        <w:rPr>
          <w:lang w:val="es-ES"/>
        </w:rPr>
      </w:pPr>
      <w:r>
        <w:t xml:space="preserve">Liu, M., Popescu, S., &amp; Malambo, L. (2019). Feasibility of Burned Area Mapping Based on ICESAT−2 Photon Counting Data. </w:t>
      </w:r>
      <w:r w:rsidRPr="006F1694">
        <w:rPr>
          <w:i/>
          <w:iCs/>
          <w:lang w:val="es-ES"/>
        </w:rPr>
        <w:t>Remote Sensing</w:t>
      </w:r>
      <w:r w:rsidRPr="006F1694">
        <w:rPr>
          <w:lang w:val="es-ES"/>
        </w:rPr>
        <w:t xml:space="preserve">, </w:t>
      </w:r>
      <w:r w:rsidRPr="006F1694">
        <w:rPr>
          <w:i/>
          <w:iCs/>
          <w:lang w:val="es-ES"/>
        </w:rPr>
        <w:t>12</w:t>
      </w:r>
      <w:r w:rsidRPr="006F1694">
        <w:rPr>
          <w:lang w:val="es-ES"/>
        </w:rPr>
        <w:t>(1), 24. https://doi.org/10.3390/rs12010024</w:t>
      </w:r>
    </w:p>
    <w:p w14:paraId="31AAEFB8" w14:textId="77777777" w:rsidR="006F1694" w:rsidRDefault="006F1694" w:rsidP="006F1694">
      <w:pPr>
        <w:pStyle w:val="Bibliography"/>
      </w:pPr>
      <w:r w:rsidRPr="006F1694">
        <w:rPr>
          <w:lang w:val="es-ES"/>
        </w:rPr>
        <w:t xml:space="preserve">Liu, X., Feng, Y., Hu, T., Luo, Y., Zhao, X., Wu, J., Maeda, E. E., Ju, W., Liu, L., Guo, Q., &amp; Su, Y. (2024). </w:t>
      </w:r>
      <w:r>
        <w:t xml:space="preserve">Enhancing ecosystem productivity and stability with </w:t>
      </w:r>
      <w:r>
        <w:lastRenderedPageBreak/>
        <w:t xml:space="preserve">increasing canopy structural complexity in global forests. </w:t>
      </w:r>
      <w:r>
        <w:rPr>
          <w:i/>
          <w:iCs/>
        </w:rPr>
        <w:t>Science Advances</w:t>
      </w:r>
      <w:r>
        <w:t xml:space="preserve">, </w:t>
      </w:r>
      <w:r>
        <w:rPr>
          <w:i/>
          <w:iCs/>
        </w:rPr>
        <w:t>10</w:t>
      </w:r>
      <w:r>
        <w:t>(20), eadl1947. https://doi.org/10.1126/sciadv.adl1947</w:t>
      </w:r>
    </w:p>
    <w:p w14:paraId="05BB25D6" w14:textId="77777777" w:rsidR="006F1694" w:rsidRDefault="006F1694" w:rsidP="006F1694">
      <w:pPr>
        <w:pStyle w:val="Bibliography"/>
      </w:pPr>
      <w:r>
        <w:t xml:space="preserve">Luthcke,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77A73ADC" w14:textId="77777777" w:rsidR="006F1694" w:rsidRDefault="006F1694" w:rsidP="006F1694">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658A0BFF" w14:textId="77777777" w:rsidR="006F1694" w:rsidRDefault="006F1694" w:rsidP="006F1694">
      <w:pPr>
        <w:pStyle w:val="Bibliography"/>
      </w:pPr>
      <w:r>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7BFB1C0F" w14:textId="77777777" w:rsidR="006F1694" w:rsidRDefault="006F1694" w:rsidP="006F1694">
      <w:pPr>
        <w:pStyle w:val="Bibliography"/>
      </w:pPr>
      <w:r>
        <w:t xml:space="preserve">Maltamo, M., Næsset, E., &amp; Vauhkonen, J. (Eds.). (2014). </w:t>
      </w:r>
      <w:r>
        <w:rPr>
          <w:i/>
          <w:iCs/>
        </w:rPr>
        <w:t>Forestry Applications of Airborne Laser Scanning: Concepts and Case Studies</w:t>
      </w:r>
      <w:r>
        <w:t xml:space="preserve"> (Vol. 27). Springer Netherlands. https://doi.org/10.1007/978-94-017-8663-8</w:t>
      </w:r>
    </w:p>
    <w:p w14:paraId="6B707743" w14:textId="77777777" w:rsidR="006F1694" w:rsidRDefault="006F1694" w:rsidP="006F1694">
      <w:pPr>
        <w:pStyle w:val="Bibliography"/>
      </w:pPr>
      <w:r>
        <w:t xml:space="preserve">Mann, H. B. (1945). Nonparametric Tests Against Trend. </w:t>
      </w:r>
      <w:r>
        <w:rPr>
          <w:i/>
          <w:iCs/>
        </w:rPr>
        <w:t>Econometrica</w:t>
      </w:r>
      <w:r>
        <w:t xml:space="preserve">, </w:t>
      </w:r>
      <w:r>
        <w:rPr>
          <w:i/>
          <w:iCs/>
        </w:rPr>
        <w:t>13</w:t>
      </w:r>
      <w:r>
        <w:t>(3), 245. https://doi.org/10.2307/1907187</w:t>
      </w:r>
    </w:p>
    <w:p w14:paraId="549C4371" w14:textId="77777777" w:rsidR="006F1694" w:rsidRDefault="006F1694" w:rsidP="006F1694">
      <w:pPr>
        <w:pStyle w:val="Bibliography"/>
      </w:pPr>
      <w:r>
        <w:t xml:space="preserve">Markus, T., Neumann, T., Martino, A., Abdalati, W., Brunt, K., Csatho, B., Farrell, S., Fricker, H., Gardner, A., Harding, D., Jasinski, M., Kwok, R., Magruder, L., Lubin, D., Luthcke,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09D43ADE" w14:textId="77777777" w:rsidR="006F1694" w:rsidRDefault="006F1694" w:rsidP="006F1694">
      <w:pPr>
        <w:pStyle w:val="Bibliography"/>
      </w:pPr>
      <w:r>
        <w:lastRenderedPageBreak/>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2DE310F2" w14:textId="77777777" w:rsidR="006F1694" w:rsidRDefault="006F1694" w:rsidP="006F1694">
      <w:pPr>
        <w:pStyle w:val="Bibliography"/>
      </w:pPr>
      <w:r>
        <w:t xml:space="preserve">Meyer, V., Saatchi, S. S., Chave, J., Dalling, J. W., Bohlman, S., Fricker, G. A., Robinson, C., Neumann, M., &amp; Hubbell, S. (2013). Detecting tropical forest biomass dynamics from repeated airborne lidar measurements. </w:t>
      </w:r>
      <w:r>
        <w:rPr>
          <w:i/>
          <w:iCs/>
        </w:rPr>
        <w:t>Biogeosciences</w:t>
      </w:r>
      <w:r>
        <w:t xml:space="preserve">, </w:t>
      </w:r>
      <w:r>
        <w:rPr>
          <w:i/>
          <w:iCs/>
        </w:rPr>
        <w:t>10</w:t>
      </w:r>
      <w:r>
        <w:t>(8), 5421–5438. https://doi.org/10.5194/bg-10-5421-2013</w:t>
      </w:r>
    </w:p>
    <w:p w14:paraId="7B0DD386" w14:textId="77777777" w:rsidR="006F1694" w:rsidRDefault="006F1694" w:rsidP="006F1694">
      <w:pPr>
        <w:pStyle w:val="Bibliography"/>
      </w:pPr>
      <w:r>
        <w:t xml:space="preserve">Mielcarek, M., Kamińska, A., &amp; Stereńczak,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5C78C40C" w14:textId="77777777" w:rsidR="006F1694" w:rsidRDefault="006F1694" w:rsidP="006F1694">
      <w:pPr>
        <w:pStyle w:val="Bibliography"/>
      </w:pPr>
      <w:r>
        <w:t xml:space="preserve">Mitchell, J. C., Kashian, D. M., Chen, X., Cousins, S., Flaspohler, D., Gruner, D. S., Johnson, J. S., Surasinghe,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2005F0AE" w14:textId="77777777" w:rsidR="006F1694" w:rsidRDefault="006F1694" w:rsidP="006F1694">
      <w:pPr>
        <w:pStyle w:val="Bibliography"/>
      </w:pPr>
      <w:r>
        <w:t xml:space="preserve">Mulverhill, C., Coops, N. C., Hermosilla, T., White, J. C., &amp; Wulder, M. A. (2022). Evaluating ICESat-2 for monitoring, modeling, and update of large area forest canopy height products. </w:t>
      </w:r>
      <w:r>
        <w:rPr>
          <w:i/>
          <w:iCs/>
        </w:rPr>
        <w:t>Remote Sensing of Environment</w:t>
      </w:r>
      <w:r>
        <w:t xml:space="preserve">, </w:t>
      </w:r>
      <w:r>
        <w:rPr>
          <w:i/>
          <w:iCs/>
        </w:rPr>
        <w:t>271</w:t>
      </w:r>
      <w:r>
        <w:t>, 112919. https://doi.org/10.1016/j.rse.2022.112919</w:t>
      </w:r>
    </w:p>
    <w:p w14:paraId="1EEF0167" w14:textId="77777777" w:rsidR="006F1694" w:rsidRDefault="006F1694" w:rsidP="006F1694">
      <w:pPr>
        <w:pStyle w:val="Bibliography"/>
      </w:pPr>
      <w:r>
        <w:lastRenderedPageBreak/>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52159D1D" w14:textId="77777777" w:rsidR="006F1694" w:rsidRDefault="006F1694" w:rsidP="006F1694">
      <w:pPr>
        <w:pStyle w:val="Bibliography"/>
      </w:pPr>
      <w:r>
        <w:t xml:space="preserve">Neuenschwander, A., Duncanson, L., Montesano, P., Minor, D., Guenther, E., Hancock, S., Wulder, M. A., White, J. C., Purslow, M., Thomas, N., Mandel, A., Feng, T., Armston, J., Kellner, J. R., Andersen, H. E., Boschetti, L., Fekety, P., Hudak, A., Pisek, J., … Stereńczak, K. (2024). Towards global spaceborne lidar biomass: Developing and applying boreal forest biomass models for ICESat-2 laser altimetry data. </w:t>
      </w:r>
      <w:r>
        <w:rPr>
          <w:i/>
          <w:iCs/>
        </w:rPr>
        <w:t>Science of Remote Sensing</w:t>
      </w:r>
      <w:r>
        <w:t xml:space="preserve">, </w:t>
      </w:r>
      <w:r>
        <w:rPr>
          <w:i/>
          <w:iCs/>
        </w:rPr>
        <w:t>10</w:t>
      </w:r>
      <w:r>
        <w:t>, 100150. https://doi.org/10.1016/j.srs.2024.100150</w:t>
      </w:r>
    </w:p>
    <w:p w14:paraId="2239536E" w14:textId="77777777" w:rsidR="006F1694" w:rsidRDefault="006F1694" w:rsidP="006F1694">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0C425A09" w14:textId="77777777" w:rsidR="006F1694" w:rsidRDefault="006F1694" w:rsidP="006F1694">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6884D226" w14:textId="77777777" w:rsidR="006F1694" w:rsidRDefault="006F1694" w:rsidP="006F1694">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4A7EF590" w14:textId="77777777" w:rsidR="006F1694" w:rsidRDefault="006F1694" w:rsidP="006F1694">
      <w:pPr>
        <w:pStyle w:val="Bibliography"/>
      </w:pPr>
      <w:r>
        <w:t xml:space="preserve">Neuenschwander, A., Pitts, K., Jelley, B. J., Robbins, J., Markel, J., Popescu, S., Nelson, R., Harding, D., Pederson, Klotz, B., &amp; Sheridan, R. (2023). </w:t>
      </w:r>
      <w:r>
        <w:rPr>
          <w:i/>
          <w:iCs/>
        </w:rPr>
        <w:t xml:space="preserve">Ice, Cloud, and Land Elevation Satellite (ICESat-2) Project Algorithm Theoretical Basis Document </w:t>
      </w:r>
      <w:r>
        <w:rPr>
          <w:i/>
          <w:iCs/>
        </w:rPr>
        <w:lastRenderedPageBreak/>
        <w:t>(ATBD) for Land—Vegetation Along-Track Products (ATL08), version 6</w:t>
      </w:r>
      <w:r>
        <w:t>. https://doi.org/10.5067/8ANPSL1NN7YS</w:t>
      </w:r>
    </w:p>
    <w:p w14:paraId="039F7586" w14:textId="77777777" w:rsidR="006F1694" w:rsidRDefault="006F1694" w:rsidP="006F1694">
      <w:pPr>
        <w:pStyle w:val="Bibliography"/>
      </w:pPr>
      <w:r>
        <w:t xml:space="preserve">Neumann, T. A., Brenner, A., Hancock, D., Robins, J., Saba, J., Harbeck, K., Gibbons, A., Lee, J., Luthcke, S., &amp; Rebold, T. (2023). </w:t>
      </w:r>
      <w:r>
        <w:rPr>
          <w:i/>
          <w:iCs/>
        </w:rPr>
        <w:t>Ice, Cloud, and Land Elevation Satellite (ICESat-2) Project Algorithm Theoretical Basis Document (ATBD) for Global Geolocated Photons ATL03, version 6</w:t>
      </w:r>
      <w:r>
        <w:t>. https://doi.org/10.5067/GA5KCLJT7LOT</w:t>
      </w:r>
    </w:p>
    <w:p w14:paraId="176C51DA" w14:textId="77777777" w:rsidR="006F1694" w:rsidRDefault="006F1694" w:rsidP="006F1694">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318CC634" w14:textId="77777777" w:rsidR="006F1694" w:rsidRDefault="006F1694" w:rsidP="006F1694">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009C809A" w14:textId="77777777" w:rsidR="006F1694" w:rsidRDefault="006F1694" w:rsidP="006F1694">
      <w:pPr>
        <w:pStyle w:val="Bibliography"/>
      </w:pPr>
      <w:r>
        <w:t xml:space="preserve">Noordermeer, L., Bollandsås, O. M., Gobakken, T., &amp; Næsset, E. (2018). Direct and indirect site index determination for Norway spruce and Scots pine using </w:t>
      </w:r>
      <w:r>
        <w:lastRenderedPageBreak/>
        <w:t xml:space="preserve">bitemporal airborne laser scanner data. </w:t>
      </w:r>
      <w:r>
        <w:rPr>
          <w:i/>
          <w:iCs/>
        </w:rPr>
        <w:t>Forest Ecology and Management</w:t>
      </w:r>
      <w:r>
        <w:t xml:space="preserve">, </w:t>
      </w:r>
      <w:r>
        <w:rPr>
          <w:i/>
          <w:iCs/>
        </w:rPr>
        <w:t>428</w:t>
      </w:r>
      <w:r>
        <w:t>, 104–114. https://doi.org/10.1016/j.foreco.2018.06.041</w:t>
      </w:r>
    </w:p>
    <w:p w14:paraId="0EFE40E8" w14:textId="77777777" w:rsidR="006F1694" w:rsidRDefault="006F1694" w:rsidP="006F1694">
      <w:pPr>
        <w:pStyle w:val="Bibliography"/>
      </w:pPr>
      <w:r>
        <w:t xml:space="preserve">Noordermeer, L., Gobakken, T., Næsset, E., &amp; Bollandsås,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4B0CB729" w14:textId="77777777" w:rsidR="006F1694" w:rsidRDefault="006F1694" w:rsidP="006F1694">
      <w:pPr>
        <w:pStyle w:val="Bibliography"/>
      </w:pPr>
      <w:r>
        <w:t xml:space="preserve">Oh, S., Jung, J., Shao, G., Shao, G., Gallion, J., &amp; Fei, S. (2022). High-Resolution Canopy Height Model Generation and Validation Using USGS 3DEP LiDAR Data in Indiana, USA. </w:t>
      </w:r>
      <w:r>
        <w:rPr>
          <w:i/>
          <w:iCs/>
        </w:rPr>
        <w:t>Remote Sensing</w:t>
      </w:r>
      <w:r>
        <w:t xml:space="preserve">, </w:t>
      </w:r>
      <w:r>
        <w:rPr>
          <w:i/>
          <w:iCs/>
        </w:rPr>
        <w:t>14</w:t>
      </w:r>
      <w:r>
        <w:t>(4), 935. https://doi.org/10.3390/rs14040935</w:t>
      </w:r>
    </w:p>
    <w:p w14:paraId="41DB6BAF" w14:textId="77777777" w:rsidR="006F1694" w:rsidRDefault="006F1694" w:rsidP="006F1694">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19BEFB2F" w14:textId="77777777" w:rsidR="006F1694" w:rsidRDefault="006F1694" w:rsidP="006F1694">
      <w:pPr>
        <w:pStyle w:val="Bibliography"/>
      </w:pPr>
      <w:r>
        <w:t xml:space="preserve">Pan, Y., Birdsey, R. A., Phillips, O. L., Houghton, R. A., Fang, J., Kauppi, P. E., Keith, H., Kurz, W. A., Ito, A., Lewis, S. L., Nabuurs, G.-J., Shvidenko, A., Hashimoto, S., Lerink, B., Schepaschenko, D., Castanho, A., &amp; Murdiyarso, D. (2024). The enduring world forest carbon sink. </w:t>
      </w:r>
      <w:r>
        <w:rPr>
          <w:i/>
          <w:iCs/>
        </w:rPr>
        <w:t>Nature</w:t>
      </w:r>
      <w:r>
        <w:t xml:space="preserve">, </w:t>
      </w:r>
      <w:r>
        <w:rPr>
          <w:i/>
          <w:iCs/>
        </w:rPr>
        <w:t>631</w:t>
      </w:r>
      <w:r>
        <w:t>(8021), 563–569. https://doi.org/10.1038/s41586-024-07602-x</w:t>
      </w:r>
    </w:p>
    <w:p w14:paraId="4EB6EF0C" w14:textId="77777777" w:rsidR="006F1694" w:rsidRDefault="006F1694" w:rsidP="006F1694">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5AFD894F" w14:textId="77777777" w:rsidR="006F1694" w:rsidRDefault="006F1694" w:rsidP="006F1694">
      <w:pPr>
        <w:pStyle w:val="Bibliography"/>
      </w:pPr>
      <w:r>
        <w:t xml:space="preserve">Pingel, T. J., Clarke, K. C., &amp; McBride, W. A. (2013). An improved simple morphological filter for the terrain classification of airborne LIDAR data. </w:t>
      </w:r>
      <w:r>
        <w:rPr>
          <w:i/>
          <w:iCs/>
        </w:rPr>
        <w:t xml:space="preserve">ISPRS </w:t>
      </w:r>
      <w:r>
        <w:rPr>
          <w:i/>
          <w:iCs/>
        </w:rPr>
        <w:lastRenderedPageBreak/>
        <w:t>Journal of Photogrammetry and Remote Sensing</w:t>
      </w:r>
      <w:r>
        <w:t xml:space="preserve">, </w:t>
      </w:r>
      <w:r>
        <w:rPr>
          <w:i/>
          <w:iCs/>
        </w:rPr>
        <w:t>77</w:t>
      </w:r>
      <w:r>
        <w:t>, 21–30. https://doi.org/10.1016/j.isprsjprs.2012.12.002</w:t>
      </w:r>
    </w:p>
    <w:p w14:paraId="4B896F65" w14:textId="77777777" w:rsidR="006F1694" w:rsidRDefault="006F1694" w:rsidP="006F1694">
      <w:pPr>
        <w:pStyle w:val="Bibliography"/>
      </w:pPr>
      <w:r>
        <w:t xml:space="preserve">Podest, E. (2021, March 16). </w:t>
      </w:r>
      <w:r>
        <w:rPr>
          <w:i/>
          <w:iCs/>
        </w:rPr>
        <w:t>The Fundamentals of LiDAR</w:t>
      </w:r>
      <w:r>
        <w:t>. ARSET - Use of Solar Induced Fluorescence and LIDAR to Assess Vegetation Change and Vulnerability, Jet Propulsion Laboratory, California Institute of Technology.</w:t>
      </w:r>
    </w:p>
    <w:p w14:paraId="72834B68" w14:textId="77777777" w:rsidR="006F1694" w:rsidRPr="006F1694" w:rsidRDefault="006F1694" w:rsidP="006F1694">
      <w:pPr>
        <w:pStyle w:val="Bibliography"/>
        <w:rPr>
          <w:lang w:val="es-ES"/>
        </w:rPr>
      </w:pPr>
      <w:r>
        <w:t xml:space="preserve">Pronk, M., Eleveld, M., &amp; Ledoux, H. (2024). Assessing Vertical Accuracy and Spatial Coverage of ICESat-2 and GEDI Spaceborne Lidar for Creating Global Terrain Models. </w:t>
      </w:r>
      <w:r w:rsidRPr="006F1694">
        <w:rPr>
          <w:i/>
          <w:iCs/>
          <w:lang w:val="es-ES"/>
        </w:rPr>
        <w:t>Remote Sensing</w:t>
      </w:r>
      <w:r w:rsidRPr="006F1694">
        <w:rPr>
          <w:lang w:val="es-ES"/>
        </w:rPr>
        <w:t xml:space="preserve">, </w:t>
      </w:r>
      <w:r w:rsidRPr="006F1694">
        <w:rPr>
          <w:i/>
          <w:iCs/>
          <w:lang w:val="es-ES"/>
        </w:rPr>
        <w:t>16</w:t>
      </w:r>
      <w:r w:rsidRPr="006F1694">
        <w:rPr>
          <w:lang w:val="es-ES"/>
        </w:rPr>
        <w:t>(13), 2259. https://doi.org/10.3390/rs16132259</w:t>
      </w:r>
    </w:p>
    <w:p w14:paraId="31F0CD31" w14:textId="77777777" w:rsidR="006F1694" w:rsidRDefault="006F1694" w:rsidP="006F1694">
      <w:pPr>
        <w:pStyle w:val="Bibliography"/>
      </w:pPr>
      <w:r w:rsidRPr="006F1694">
        <w:rPr>
          <w:lang w:val="es-ES"/>
        </w:rPr>
        <w:t xml:space="preserve">Psistaki, K., Tsantopoulos, G., &amp; Paschalidou, A. K. (2024). </w:t>
      </w:r>
      <w:r>
        <w:t xml:space="preserve">An Overview of the Role of Forests in Climate Change Mitigation. </w:t>
      </w:r>
      <w:r>
        <w:rPr>
          <w:i/>
          <w:iCs/>
        </w:rPr>
        <w:t>Sustainability</w:t>
      </w:r>
      <w:r>
        <w:t xml:space="preserve">, </w:t>
      </w:r>
      <w:r>
        <w:rPr>
          <w:i/>
          <w:iCs/>
        </w:rPr>
        <w:t>16</w:t>
      </w:r>
      <w:r>
        <w:t>(14), Article 14. https://doi.org/10.3390/su16146089</w:t>
      </w:r>
    </w:p>
    <w:p w14:paraId="7DFCA6BD" w14:textId="77777777" w:rsidR="006F1694" w:rsidRDefault="006F1694" w:rsidP="006F1694">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6095ADF9" w14:textId="77777777" w:rsidR="006F1694" w:rsidRDefault="006F1694" w:rsidP="006F1694">
      <w:pPr>
        <w:pStyle w:val="Bibliography"/>
      </w:pPr>
      <w:r>
        <w:t xml:space="preserve">radt0005. (2025). </w:t>
      </w:r>
      <w:r>
        <w:rPr>
          <w:i/>
          <w:iCs/>
        </w:rPr>
        <w:t>FIADB_Direct</w:t>
      </w:r>
      <w:r>
        <w:t xml:space="preserve"> [R]. https://github.com/radt0005/FIADB_Direct (Original work published 2025)</w:t>
      </w:r>
    </w:p>
    <w:p w14:paraId="69401979" w14:textId="77777777" w:rsidR="006F1694" w:rsidRDefault="006F1694" w:rsidP="006F1694">
      <w:pPr>
        <w:pStyle w:val="Bibliography"/>
      </w:pPr>
      <w:r w:rsidRPr="006F1694">
        <w:rPr>
          <w:lang w:val="fr-FR"/>
        </w:rPr>
        <w:t xml:space="preserve">Rai, N., Ma, Q., Poudel,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5B1E2600" w14:textId="77777777" w:rsidR="006F1694" w:rsidRDefault="006F1694" w:rsidP="006F1694">
      <w:pPr>
        <w:pStyle w:val="Bibliography"/>
      </w:pPr>
      <w:r>
        <w:t xml:space="preserve">Ribas-Costa, V. A., Gastón, A., Bloszies, S. A., Henderson, J. D., Trlica, A., Carter, D. R., Rubilar, R., Albaugh, T. J., &amp; Cook, R. L. (2024). Nature vs. nurture: Drivers of site productivity in loblolly pine (Pinus taeda L.) forests in the southeastern </w:t>
      </w:r>
      <w:r>
        <w:lastRenderedPageBreak/>
        <w:t xml:space="preserve">US. </w:t>
      </w:r>
      <w:r>
        <w:rPr>
          <w:i/>
          <w:iCs/>
        </w:rPr>
        <w:t>Forest Ecology and Management</w:t>
      </w:r>
      <w:r>
        <w:t xml:space="preserve">, </w:t>
      </w:r>
      <w:r>
        <w:rPr>
          <w:i/>
          <w:iCs/>
        </w:rPr>
        <w:t>572</w:t>
      </w:r>
      <w:r>
        <w:t>, 122334. https://doi.org/10.1016/j.foreco.2024.122334</w:t>
      </w:r>
    </w:p>
    <w:p w14:paraId="2EA4AF2F" w14:textId="77777777" w:rsidR="006F1694" w:rsidRDefault="006F1694" w:rsidP="006F1694">
      <w:pPr>
        <w:pStyle w:val="Bibliography"/>
      </w:pPr>
      <w:r>
        <w:t xml:space="preserve">Ribas-Costa, V. A., Gastón, A., &amp; Cook, R. L. (2024). Modeling dominant height with USGS 3DEP LiDAR to determine site index in even-aged loblolly pine ( </w:t>
      </w:r>
      <w:r>
        <w:rPr>
          <w:i/>
          <w:iCs/>
        </w:rPr>
        <w:t>Pinus taeda</w:t>
      </w:r>
      <w:r>
        <w:t xml:space="preserve"> L.) plantations in the southeastern US. </w:t>
      </w:r>
      <w:r>
        <w:rPr>
          <w:i/>
          <w:iCs/>
        </w:rPr>
        <w:t>Forestry: An International Journal of Forest Research</w:t>
      </w:r>
      <w:r>
        <w:t>, cpae034. https://doi.org/10.1093/forestry/cpae034</w:t>
      </w:r>
    </w:p>
    <w:p w14:paraId="7EE1681A" w14:textId="77777777" w:rsidR="006F1694" w:rsidRDefault="006F1694" w:rsidP="006F1694">
      <w:pPr>
        <w:pStyle w:val="Bibliography"/>
      </w:pPr>
      <w:r>
        <w:t xml:space="preserve">Ringard, J., Chiriaco, M., Bastin, S., &amp; Habets, F. (2019). Recent trends in climate variability at the local scale using 40 years of observations: The case of the Paris region of France. </w:t>
      </w:r>
      <w:r>
        <w:rPr>
          <w:i/>
          <w:iCs/>
        </w:rPr>
        <w:t>Atmospheric Chemistry and Physics</w:t>
      </w:r>
      <w:r>
        <w:t xml:space="preserve">, </w:t>
      </w:r>
      <w:r>
        <w:rPr>
          <w:i/>
          <w:iCs/>
        </w:rPr>
        <w:t>19</w:t>
      </w:r>
      <w:r>
        <w:t>(20), 13129–13155. https://doi.org/10.5194/acp-19-13129-2019</w:t>
      </w:r>
    </w:p>
    <w:p w14:paraId="286398F8" w14:textId="77777777" w:rsidR="006F1694" w:rsidRDefault="006F1694" w:rsidP="006F1694">
      <w:pPr>
        <w:pStyle w:val="Bibliography"/>
      </w:pPr>
      <w:r>
        <w:t xml:space="preserve">Risbøl,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0FF02EC0" w14:textId="77777777" w:rsidR="006F1694" w:rsidRDefault="006F1694" w:rsidP="006F1694">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0C3E2843" w14:textId="77777777" w:rsidR="006F1694" w:rsidRDefault="006F1694" w:rsidP="006F1694">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479B41C5" w14:textId="77777777" w:rsidR="006F1694" w:rsidRDefault="006F1694" w:rsidP="006F1694">
      <w:pPr>
        <w:pStyle w:val="Bibliography"/>
      </w:pPr>
      <w:r>
        <w:t xml:space="preserve">Rossum, G. van, &amp; Drake, F. L. (2010). </w:t>
      </w:r>
      <w:r>
        <w:rPr>
          <w:i/>
          <w:iCs/>
        </w:rPr>
        <w:t>The Python language reference</w:t>
      </w:r>
      <w:r>
        <w:t xml:space="preserve"> (Release 3.0.1 [Repr.]). Python Software Foundation.</w:t>
      </w:r>
    </w:p>
    <w:p w14:paraId="2A36FB95" w14:textId="77777777" w:rsidR="006F1694" w:rsidRDefault="006F1694" w:rsidP="006F1694">
      <w:pPr>
        <w:pStyle w:val="Bibliography"/>
      </w:pPr>
      <w:r>
        <w:lastRenderedPageBreak/>
        <w:t xml:space="preserve">Schutz, B. E., Zwally, H. J., Shuman, C. A., Hancock, D., &amp; DiMarzio, J. P. (2005). Overview of the ICESat Mission. </w:t>
      </w:r>
      <w:r>
        <w:rPr>
          <w:i/>
          <w:iCs/>
        </w:rPr>
        <w:t>Geophysical Research Letters</w:t>
      </w:r>
      <w:r>
        <w:t xml:space="preserve">, </w:t>
      </w:r>
      <w:r>
        <w:rPr>
          <w:i/>
          <w:iCs/>
        </w:rPr>
        <w:t>32</w:t>
      </w:r>
      <w:r>
        <w:t>(21), 2005GL024009. https://doi.org/10.1029/2005GL024009</w:t>
      </w:r>
    </w:p>
    <w:p w14:paraId="1A5E54E1" w14:textId="77777777" w:rsidR="006F1694" w:rsidRDefault="006F1694" w:rsidP="006F1694">
      <w:pPr>
        <w:pStyle w:val="Bibliography"/>
      </w:pPr>
      <w:r>
        <w:t xml:space="preserve">Seidl, R., Thom, D., Kautz, M., Martin-Benito, D., Peltoniemi, M., Vacchiano, G., Wild, J., Ascoli, D., Petr, M., Honkaniemi, J., Lexer, M. J., Trotsiuk, V., Mairota, P., Svoboda, M., Fabrika, M., Nagel, T. A., &amp; Reyer, C. P. O. (2017). Forest disturbances under climate change. </w:t>
      </w:r>
      <w:r>
        <w:rPr>
          <w:i/>
          <w:iCs/>
        </w:rPr>
        <w:t>Nature Climate Change</w:t>
      </w:r>
      <w:r>
        <w:t xml:space="preserve">, </w:t>
      </w:r>
      <w:r>
        <w:rPr>
          <w:i/>
          <w:iCs/>
        </w:rPr>
        <w:t>7</w:t>
      </w:r>
      <w:r>
        <w:t>(6), 395–402. https://doi.org/10.1038/nclimate3303</w:t>
      </w:r>
    </w:p>
    <w:p w14:paraId="2FEAF5BC" w14:textId="77777777" w:rsidR="006F1694" w:rsidRDefault="006F1694" w:rsidP="006F1694">
      <w:pPr>
        <w:pStyle w:val="Bibliography"/>
      </w:pPr>
      <w:r>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63E1F766" w14:textId="77777777" w:rsidR="006F1694" w:rsidRDefault="006F1694" w:rsidP="006F1694">
      <w:pPr>
        <w:pStyle w:val="Bibliography"/>
      </w:pPr>
      <w:r>
        <w:t xml:space="preserve">Shtaynberger, J., &amp; Bar, H. (2023). </w:t>
      </w:r>
      <w:r>
        <w:rPr>
          <w:i/>
          <w:iCs/>
        </w:rPr>
        <w:t>Equivalence Testing</w:t>
      </w:r>
      <w:r>
        <w:t>. Cornell Statistical Consulting Unit. https://cscu.cornell.edu/wp-content/uploads/equiv.pdf</w:t>
      </w:r>
    </w:p>
    <w:p w14:paraId="6EDCF68B" w14:textId="77777777" w:rsidR="006F1694" w:rsidRDefault="006F1694" w:rsidP="006F1694">
      <w:pPr>
        <w:pStyle w:val="Bibliography"/>
      </w:pPr>
      <w:r>
        <w:t xml:space="preserve">Shuman, C. A., Zwally, H. J., Schutz, B. E., Brenner, A. C., DiMarzio, J. P., Suchdeo, V. P., &amp; Fricker, H. A. (2006). ICESat Antarctic elevation data: Preliminary precision and accuracy assessment. </w:t>
      </w:r>
      <w:r>
        <w:rPr>
          <w:i/>
          <w:iCs/>
        </w:rPr>
        <w:t>Geophysical Research Letters</w:t>
      </w:r>
      <w:r>
        <w:t xml:space="preserve">, </w:t>
      </w:r>
      <w:r>
        <w:rPr>
          <w:i/>
          <w:iCs/>
        </w:rPr>
        <w:t>33</w:t>
      </w:r>
      <w:r>
        <w:t>(7), 2005GL025227. https://doi.org/10.1029/2005GL025227</w:t>
      </w:r>
    </w:p>
    <w:p w14:paraId="2DEB2151" w14:textId="77777777" w:rsidR="006F1694" w:rsidRDefault="006F1694" w:rsidP="006F1694">
      <w:pPr>
        <w:pStyle w:val="Bibliography"/>
      </w:pPr>
      <w:r w:rsidRPr="006F1694">
        <w:rPr>
          <w:lang w:val="es-ES"/>
        </w:rPr>
        <w:t xml:space="preserve">Socha, J., Pierzchalski, M., Bałazy, R., &amp; Ciesielski,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3069ECC7" w14:textId="77777777" w:rsidR="006F1694" w:rsidRDefault="006F1694" w:rsidP="006F1694">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6AAD6BA7" w14:textId="77777777" w:rsidR="006F1694" w:rsidRDefault="006F1694" w:rsidP="006F1694">
      <w:pPr>
        <w:pStyle w:val="Bibliography"/>
      </w:pPr>
      <w:r>
        <w:lastRenderedPageBreak/>
        <w:t xml:space="preserve">Sumnall, M. J., Albaugh, T. J., Carter, D. R., Cook, R. L., Hession, W. C., Campoe,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1A07CBF3" w14:textId="77777777" w:rsidR="006F1694" w:rsidRDefault="006F1694" w:rsidP="006F1694">
      <w:pPr>
        <w:pStyle w:val="Bibliography"/>
      </w:pPr>
      <w:r>
        <w:t xml:space="preserve">Sun, T., Qi, J., &amp; Huang, H. (2020). Discovering forest height changes based on spaceborne lidar data of ICESat-1 in 2005 and ICESat-2 in 2019: A case study in the Beijing-Tianjin-Hebei region of China. </w:t>
      </w:r>
      <w:r>
        <w:rPr>
          <w:i/>
          <w:iCs/>
        </w:rPr>
        <w:t>Forest Ecosystems</w:t>
      </w:r>
      <w:r>
        <w:t xml:space="preserve">, </w:t>
      </w:r>
      <w:r>
        <w:rPr>
          <w:i/>
          <w:iCs/>
        </w:rPr>
        <w:t>7</w:t>
      </w:r>
      <w:r>
        <w:t>(1), 53. https://doi.org/10.1186/s40663-020-00265-w</w:t>
      </w:r>
    </w:p>
    <w:p w14:paraId="3827DA6E" w14:textId="77777777" w:rsidR="006F1694" w:rsidRDefault="006F1694" w:rsidP="006F1694">
      <w:pPr>
        <w:pStyle w:val="Bibliography"/>
      </w:pPr>
      <w:r>
        <w:t xml:space="preserve">Tang, J., Luyssaert,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6BF38DCB" w14:textId="77777777" w:rsidR="006F1694" w:rsidRDefault="006F1694" w:rsidP="006F1694">
      <w:pPr>
        <w:pStyle w:val="Bibliography"/>
      </w:pPr>
      <w:r>
        <w:t xml:space="preserve">The pandas development team. (2024). </w:t>
      </w:r>
      <w:r>
        <w:rPr>
          <w:i/>
          <w:iCs/>
        </w:rPr>
        <w:t>pandas-dev/pandas: Pandas</w:t>
      </w:r>
      <w:r>
        <w:t xml:space="preserve"> (Version v2.2.3) [Computer software]. Zenodo. https://doi.org/10.5281/ZENODO.3509134</w:t>
      </w:r>
    </w:p>
    <w:p w14:paraId="79938ACC" w14:textId="77777777" w:rsidR="006F1694" w:rsidRDefault="006F1694" w:rsidP="006F1694">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2C409D3C" w14:textId="77777777" w:rsidR="006F1694" w:rsidRDefault="006F1694" w:rsidP="006F1694">
      <w:pPr>
        <w:pStyle w:val="Bibliography"/>
      </w:pPr>
      <w:r>
        <w:t xml:space="preserve">U.S. Department of Agriculture Forest Service. (2023, January 13). </w:t>
      </w:r>
      <w:r>
        <w:rPr>
          <w:i/>
          <w:iCs/>
        </w:rPr>
        <w:t>Forest Inventory and Analysis</w:t>
      </w:r>
      <w:r>
        <w:t>. Research. https://research.fs.usda.gov/programs/fia</w:t>
      </w:r>
    </w:p>
    <w:p w14:paraId="45DCDAA4" w14:textId="77777777" w:rsidR="006F1694" w:rsidRDefault="006F1694" w:rsidP="006F1694">
      <w:pPr>
        <w:pStyle w:val="Bibliography"/>
      </w:pPr>
      <w:r>
        <w:t xml:space="preserve">U.S. Department of Agriculture Forest Service. (2024). </w:t>
      </w:r>
      <w:r>
        <w:rPr>
          <w:i/>
          <w:iCs/>
        </w:rPr>
        <w:t>The Forest Inventory and Analysis Database User Guide (NFI): Vol. Database Description</w:t>
      </w:r>
      <w:r>
        <w:t>.</w:t>
      </w:r>
    </w:p>
    <w:p w14:paraId="44BCA93C" w14:textId="77777777" w:rsidR="006F1694" w:rsidRDefault="006F1694" w:rsidP="006F1694">
      <w:pPr>
        <w:pStyle w:val="Bibliography"/>
      </w:pPr>
      <w:r>
        <w:lastRenderedPageBreak/>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14B52C9B" w14:textId="77777777" w:rsidR="006F1694" w:rsidRDefault="006F1694" w:rsidP="006F1694">
      <w:pPr>
        <w:pStyle w:val="Bibliography"/>
      </w:pPr>
      <w:r>
        <w:t xml:space="preserve">Wachs, S. (2015). </w:t>
      </w:r>
      <w:r>
        <w:rPr>
          <w:i/>
          <w:iCs/>
        </w:rPr>
        <w:t>What Is Equivalence Testing &amp; When Should We Use It?</w:t>
      </w:r>
      <w:r>
        <w:t xml:space="preserve"> Integral Concepts, Inc. https://www.integral-concepts.com/wp-content/media/What-is-Equivalence-Testing-and-When-Should-We-Use-It.pdf</w:t>
      </w:r>
    </w:p>
    <w:p w14:paraId="057CE691" w14:textId="77777777" w:rsidR="006F1694" w:rsidRDefault="006F1694" w:rsidP="006F1694">
      <w:pPr>
        <w:pStyle w:val="Bibliography"/>
      </w:pPr>
      <w:r>
        <w:t xml:space="preserve">Wang, X., Liang, X., Gong, W., Häkli,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23A5FB41" w14:textId="77777777" w:rsidR="006F1694" w:rsidRDefault="006F1694" w:rsidP="006F1694">
      <w:pPr>
        <w:pStyle w:val="Bibliography"/>
      </w:pPr>
      <w:r>
        <w:t xml:space="preserve">Wild, C. J., &amp; Seber, G. A. F. (2000). The Wilcoxon Test. In </w:t>
      </w:r>
      <w:r>
        <w:rPr>
          <w:i/>
          <w:iCs/>
        </w:rPr>
        <w:t>Chance encounters: A first course in data analysis and inference</w:t>
      </w:r>
      <w:r>
        <w:t xml:space="preserve"> (p. 10). Wiley.</w:t>
      </w:r>
    </w:p>
    <w:p w14:paraId="31A4B765" w14:textId="77777777" w:rsidR="006F1694" w:rsidRDefault="006F1694" w:rsidP="006F1694">
      <w:pPr>
        <w:pStyle w:val="Bibliography"/>
      </w:pPr>
      <w:r>
        <w:t xml:space="preserve">Wilkes, P., Jones, S. D., Suarez, L., Haywood, A., Woodgate, W., Soto-Berelov,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171C5BCF" w14:textId="77777777" w:rsidR="006F1694" w:rsidRDefault="006F1694" w:rsidP="006F1694">
      <w:pPr>
        <w:pStyle w:val="Bibliography"/>
      </w:pPr>
      <w:r>
        <w:t xml:space="preserve">Xi, Z., Xu, H., Xing, Y., Gong, W., Chen, G., &amp; Yang, S. (2022). Forest Canopy Height Mapping by Synergizing ICESat-2, Sentinel-1, Sentinel-2 and Topographic </w:t>
      </w:r>
      <w:r>
        <w:lastRenderedPageBreak/>
        <w:t xml:space="preserve">Information Based on Machine Learning Methods. </w:t>
      </w:r>
      <w:r>
        <w:rPr>
          <w:i/>
          <w:iCs/>
        </w:rPr>
        <w:t>Remote Sensing</w:t>
      </w:r>
      <w:r>
        <w:t xml:space="preserve">, </w:t>
      </w:r>
      <w:r>
        <w:rPr>
          <w:i/>
          <w:iCs/>
        </w:rPr>
        <w:t>14</w:t>
      </w:r>
      <w:r>
        <w:t>(2), 364. https://doi.org/10.3390/rs14020364</w:t>
      </w:r>
    </w:p>
    <w:p w14:paraId="35FADDEE" w14:textId="77777777" w:rsidR="006F1694" w:rsidRDefault="006F1694" w:rsidP="006F1694">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7420C31B" w14:textId="77777777" w:rsidR="006F1694" w:rsidRDefault="006F1694" w:rsidP="006F1694">
      <w:pPr>
        <w:pStyle w:val="Bibliography"/>
      </w:pPr>
      <w:r>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27E9E63C" w14:textId="77777777" w:rsidR="006F1694" w:rsidRDefault="006F1694" w:rsidP="006F1694">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5332565A" w14:textId="77777777" w:rsidR="006F1694" w:rsidRDefault="006F1694" w:rsidP="006F1694">
      <w:pPr>
        <w:pStyle w:val="Bibliography"/>
      </w:pPr>
      <w:r>
        <w:t xml:space="preserve">Yu, Q., Ryan, M. G., Ji, W., Prihodko, L., Anchang, J. Y., Kahiu, N., Nazir, A., Dai, J., &amp; Hanan, N. P. (2024). Assessing canopy height measurements from ICESat-2 and GEDI orbiting LiDAR across six different biomes with G-LiHT LiDAR. </w:t>
      </w:r>
      <w:r>
        <w:rPr>
          <w:i/>
          <w:iCs/>
        </w:rPr>
        <w:t>Environmental Research: Ecology</w:t>
      </w:r>
      <w:r>
        <w:t xml:space="preserve">, </w:t>
      </w:r>
      <w:r>
        <w:rPr>
          <w:i/>
          <w:iCs/>
        </w:rPr>
        <w:t>3</w:t>
      </w:r>
      <w:r>
        <w:t>(2), 025001. https://doi.org/10.1088/2752-664X/ad39f2</w:t>
      </w:r>
    </w:p>
    <w:p w14:paraId="4D278A45" w14:textId="77777777" w:rsidR="006F1694" w:rsidRDefault="006F1694" w:rsidP="006F1694">
      <w:pPr>
        <w:pStyle w:val="Bibliography"/>
      </w:pPr>
      <w:r>
        <w:t xml:space="preserve">Yu, X., Hyyppä, J., Kaartinen, H., &amp; Maltamo,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00F04F2A" w14:textId="77777777" w:rsidR="006F1694" w:rsidRDefault="006F1694" w:rsidP="006F1694">
      <w:pPr>
        <w:pStyle w:val="Bibliography"/>
      </w:pPr>
      <w:r>
        <w:lastRenderedPageBreak/>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1E19A66C" w14:textId="77777777" w:rsidR="006F1694" w:rsidRDefault="006F1694" w:rsidP="006F1694">
      <w:pPr>
        <w:pStyle w:val="Bibliography"/>
      </w:pPr>
      <w:r>
        <w:t xml:space="preserve">Zhao, H., Wu, J., Wang, A., Guan, D., &amp; Liu, Y. (2022). Microtopography mediates the climate–growth relationship and growth resilience to drought of Pinus tabulaeformis plantation in the hilly site. </w:t>
      </w:r>
      <w:r>
        <w:rPr>
          <w:i/>
          <w:iCs/>
        </w:rPr>
        <w:t>Frontiers in Plant Science</w:t>
      </w:r>
      <w:r>
        <w:t xml:space="preserve">, </w:t>
      </w:r>
      <w:r>
        <w:rPr>
          <w:i/>
          <w:iCs/>
        </w:rPr>
        <w:t>13</w:t>
      </w:r>
      <w:r>
        <w:t>, 1060011. https://doi.org/10.3389/fpls.2022.1060011</w:t>
      </w:r>
    </w:p>
    <w:p w14:paraId="59123E7F" w14:textId="77777777" w:rsidR="006F1694" w:rsidRDefault="006F1694" w:rsidP="006F1694">
      <w:pPr>
        <w:pStyle w:val="Bibliography"/>
      </w:pPr>
      <w:r>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2BF47B7F" w14:textId="77777777" w:rsidR="006F1694" w:rsidRDefault="006F1694" w:rsidP="006F1694">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5D3281C4" w14:textId="77777777" w:rsidR="006F1694" w:rsidRDefault="006F1694" w:rsidP="006F1694">
      <w:pPr>
        <w:pStyle w:val="Bibliography"/>
      </w:pPr>
      <w:r>
        <w:t xml:space="preserve">Zolkos, S. G., Goetz, S. J., &amp; Dubayah,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7240FB5B"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105" w:name="_Toc195197926"/>
      <w:bookmarkStart w:id="106" w:name="_Toc195198133"/>
      <w:bookmarkStart w:id="107" w:name="_Toc195460519"/>
      <w:r w:rsidRPr="00806DA9">
        <w:rPr>
          <w:b/>
          <w:bCs/>
        </w:rPr>
        <w:br w:type="page"/>
      </w:r>
      <w:bookmarkEnd w:id="105"/>
      <w:bookmarkEnd w:id="106"/>
      <w:bookmarkEnd w:id="107"/>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pdal</w:t>
      </w:r>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json</w:t>
      </w:r>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r w:rsidRPr="006B015D">
        <w:rPr>
          <w:color w:val="001080"/>
          <w:sz w:val="22"/>
          <w:szCs w:val="22"/>
        </w:rPr>
        <w:t>pipelineTemplate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"readers.ept"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outliers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"filters.assign"</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"ReturnNumber = 1 WHERE ReturnNumber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"NumberOfReturns = 1 WHERE NumberOfReturns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"filters.reprojection",</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"out_srs":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"reprojectUTM"</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"filters.smrf"</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"ignore"</w:t>
      </w:r>
      <w:r w:rsidRPr="006B015D">
        <w:rPr>
          <w:color w:val="3B3B3B"/>
          <w:sz w:val="22"/>
          <w:szCs w:val="22"/>
        </w:rPr>
        <w:t>:</w:t>
      </w:r>
      <w:r w:rsidRPr="006B015D">
        <w:rPr>
          <w:color w:val="A31515"/>
          <w:sz w:val="22"/>
          <w:szCs w:val="22"/>
        </w:rPr>
        <w:t>"Classification[7:7]"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"filters.hag_nn"</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"filters.crop"</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"type":"writers.las",</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19F34FC" w14:textId="3FF68A8E"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pointCloudArray</w:t>
      </w:r>
      <w:r w:rsidRPr="006B015D">
        <w:rPr>
          <w:color w:val="3B3B3B"/>
          <w:sz w:val="22"/>
          <w:szCs w:val="22"/>
        </w:rPr>
        <w:t xml:space="preserve">, </w:t>
      </w:r>
      <w:r w:rsidRPr="006B015D">
        <w:rPr>
          <w:color w:val="001080"/>
          <w:sz w:val="22"/>
          <w:szCs w:val="22"/>
        </w:rPr>
        <w:t>outputUniqueID</w:t>
      </w:r>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the normalized heights out as numpy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pointCloudArray</w:t>
      </w:r>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allReturns</w:t>
      </w:r>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'NO RETURNS AT ALL FOR THIS UID </w:t>
      </w:r>
      <w:r w:rsidRPr="006B015D">
        <w:rPr>
          <w:color w:val="0000FF"/>
          <w:sz w:val="22"/>
          <w:szCs w:val="22"/>
        </w:rPr>
        <w:t>{</w:t>
      </w:r>
      <w:r w:rsidRPr="006B015D">
        <w:rPr>
          <w:color w:val="001080"/>
          <w:sz w:val="22"/>
          <w:szCs w:val="22"/>
        </w:rPr>
        <w:t>outputUniqueID</w:t>
      </w:r>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121C868E"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w:t>
      </w:r>
      <w:r w:rsidR="00167348">
        <w:rPr>
          <w:color w:val="008000"/>
          <w:sz w:val="22"/>
          <w:szCs w:val="22"/>
        </w:rPr>
        <w:t>423</w:t>
      </w:r>
      <w:r w:rsidRPr="006B015D">
        <w:rPr>
          <w:color w:val="008000"/>
          <w:sz w:val="22"/>
          <w:szCs w:val="22"/>
        </w:rPr>
        <w:t xml:space="preserve">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vegReturns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allReturns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vegReturns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'HeightAboveGround &gt; 2 and HeightAboveGround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validReturns</w:t>
      </w:r>
      <w:r w:rsidRPr="006B015D">
        <w:rPr>
          <w:color w:val="3B3B3B"/>
          <w:sz w:val="22"/>
          <w:szCs w:val="22"/>
        </w:rPr>
        <w:t>[</w:t>
      </w:r>
      <w:r w:rsidRPr="006B015D">
        <w:rPr>
          <w:color w:val="A31515"/>
          <w:sz w:val="22"/>
          <w:szCs w:val="22"/>
        </w:rPr>
        <w:t>'HeightAboveGround'</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still interesting as it shows ICESat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actually is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max_height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max</w:t>
      </w:r>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min_height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min</w:t>
      </w:r>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mean</w:t>
      </w:r>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median_height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median</w:t>
      </w:r>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percentile</w:t>
      </w:r>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Have to convert to a pandas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pdSeries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Series</w:t>
      </w:r>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totalPoints</w:t>
      </w:r>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01080"/>
          <w:sz w:val="22"/>
          <w:szCs w:val="22"/>
        </w:rPr>
        <w:t>max_height</w:t>
      </w:r>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01080"/>
          <w:sz w:val="22"/>
          <w:szCs w:val="22"/>
        </w:rPr>
        <w:t>min_height</w:t>
      </w:r>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01080"/>
          <w:sz w:val="22"/>
          <w:szCs w:val="22"/>
        </w:rPr>
        <w:t>mean_height</w:t>
      </w:r>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01080"/>
          <w:sz w:val="22"/>
          <w:szCs w:val="22"/>
        </w:rPr>
        <w:t>median_height</w:t>
      </w:r>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r w:rsidRPr="006B015D">
        <w:rPr>
          <w:color w:val="3B3B3B"/>
          <w:sz w:val="22"/>
          <w:szCs w:val="22"/>
          <w:lang w:val="fr-FR"/>
        </w:rPr>
        <w:t>:</w:t>
      </w:r>
      <w:r w:rsidRPr="006B015D">
        <w:rPr>
          <w:color w:val="001080"/>
          <w:sz w:val="22"/>
          <w:szCs w:val="22"/>
          <w:lang w:val="fr-FR"/>
        </w:rPr>
        <w:t>p95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r w:rsidRPr="006B015D">
        <w:rPr>
          <w:color w:val="3B3B3B"/>
          <w:sz w:val="22"/>
          <w:szCs w:val="22"/>
          <w:lang w:val="fr-FR"/>
        </w:rPr>
        <w:t>:</w:t>
      </w:r>
      <w:r w:rsidRPr="006B015D">
        <w:rPr>
          <w:color w:val="001080"/>
          <w:sz w:val="22"/>
          <w:szCs w:val="22"/>
          <w:lang w:val="fr-FR"/>
        </w:rPr>
        <w:t>p98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geosegmentStats</w:t>
      </w:r>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metricsDf</w:t>
      </w:r>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executePipeline</w:t>
      </w:r>
      <w:r w:rsidRPr="006B015D">
        <w:rPr>
          <w:color w:val="3B3B3B"/>
          <w:sz w:val="22"/>
          <w:szCs w:val="22"/>
        </w:rPr>
        <w:t>(</w:t>
      </w:r>
      <w:r w:rsidRPr="006B015D">
        <w:rPr>
          <w:color w:val="001080"/>
          <w:sz w:val="22"/>
          <w:szCs w:val="22"/>
        </w:rPr>
        <w:t>dataframeRow</w:t>
      </w:r>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'segmentUID'</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projectID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'projectID'</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'outputID'</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copy</w:t>
      </w:r>
      <w:r w:rsidRPr="006B015D">
        <w:rPr>
          <w:color w:val="3B3B3B"/>
          <w:sz w:val="22"/>
          <w:szCs w:val="22"/>
        </w:rPr>
        <w:t>.</w:t>
      </w:r>
      <w:r w:rsidRPr="006B015D">
        <w:rPr>
          <w:color w:val="795E26"/>
          <w:sz w:val="22"/>
          <w:szCs w:val="22"/>
        </w:rPr>
        <w:t>deepcopy</w:t>
      </w:r>
      <w:r w:rsidRPr="006B015D">
        <w:rPr>
          <w:color w:val="3B3B3B"/>
          <w:sz w:val="22"/>
          <w:szCs w:val="22"/>
        </w:rPr>
        <w:t>(</w:t>
      </w:r>
      <w:r w:rsidRPr="006B015D">
        <w:rPr>
          <w:color w:val="001080"/>
          <w:sz w:val="22"/>
          <w:szCs w:val="22"/>
        </w:rPr>
        <w:t>pipelineTemplate</w:t>
      </w:r>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wkt in original crs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wkt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.geometry.wkt</w:t>
      </w:r>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([xmin, xmax], [ymin, ymax], [zmin, zmax])</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'bounds'</w:t>
      </w:r>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boundsString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1080"/>
          <w:sz w:val="22"/>
          <w:szCs w:val="22"/>
        </w:rPr>
        <w:t>wkt</w:t>
      </w:r>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pipelineConfig['pipeline'][6]['filename']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pipelineJSON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json</w:t>
      </w:r>
      <w:r w:rsidRPr="006B015D">
        <w:rPr>
          <w:color w:val="3B3B3B"/>
          <w:sz w:val="22"/>
          <w:szCs w:val="22"/>
        </w:rPr>
        <w:t>.</w:t>
      </w:r>
      <w:r w:rsidRPr="006B015D">
        <w:rPr>
          <w:color w:val="795E26"/>
          <w:sz w:val="22"/>
          <w:szCs w:val="22"/>
        </w:rPr>
        <w:t>dumps</w:t>
      </w:r>
      <w:r w:rsidRPr="006B015D">
        <w:rPr>
          <w:color w:val="3B3B3B"/>
          <w:sz w:val="22"/>
          <w:szCs w:val="22"/>
        </w:rPr>
        <w:t>(</w:t>
      </w:r>
      <w:r w:rsidRPr="006B015D">
        <w:rPr>
          <w:color w:val="001080"/>
          <w:sz w:val="22"/>
          <w:szCs w:val="22"/>
        </w:rPr>
        <w:t>pipelineConfig</w:t>
      </w:r>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pdal</w:t>
      </w:r>
      <w:r w:rsidRPr="006B015D">
        <w:rPr>
          <w:color w:val="3B3B3B"/>
          <w:sz w:val="22"/>
          <w:szCs w:val="22"/>
        </w:rPr>
        <w:t>.</w:t>
      </w:r>
      <w:r w:rsidRPr="006B015D">
        <w:rPr>
          <w:color w:val="267F99"/>
          <w:sz w:val="22"/>
          <w:szCs w:val="22"/>
        </w:rPr>
        <w:t>Pipeline</w:t>
      </w:r>
      <w:r w:rsidRPr="006B015D">
        <w:rPr>
          <w:color w:val="3B3B3B"/>
          <w:sz w:val="22"/>
          <w:szCs w:val="22"/>
        </w:rPr>
        <w:t>(</w:t>
      </w:r>
      <w:r w:rsidRPr="006B015D">
        <w:rPr>
          <w:color w:val="001080"/>
          <w:sz w:val="22"/>
          <w:szCs w:val="22"/>
        </w:rPr>
        <w:t>pipelineJSON</w:t>
      </w:r>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.execute() </w:t>
      </w:r>
      <w:r w:rsidRPr="006B015D">
        <w:rPr>
          <w:color w:val="008000"/>
          <w:sz w:val="22"/>
          <w:szCs w:val="22"/>
        </w:rPr>
        <w:t># executes pipelins</w:t>
      </w:r>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PCarray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pipeline</w:t>
      </w:r>
      <w:r w:rsidRPr="006B015D">
        <w:rPr>
          <w:color w:val="3B3B3B"/>
          <w:sz w:val="22"/>
          <w:szCs w:val="22"/>
        </w:rPr>
        <w:t xml:space="preserve">.arrays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PCarray</w:t>
      </w:r>
      <w:r w:rsidRPr="006B015D">
        <w:rPr>
          <w:color w:val="3B3B3B"/>
          <w:sz w:val="22"/>
          <w:szCs w:val="22"/>
        </w:rPr>
        <w:t>,</w:t>
      </w:r>
      <w:r w:rsidRPr="006B015D">
        <w:rPr>
          <w:color w:val="001080"/>
          <w:sz w:val="22"/>
          <w:szCs w:val="22"/>
        </w:rPr>
        <w:t>outputID</w:t>
      </w:r>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Processing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bounds in epsg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epsg</w:t>
      </w:r>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w:t>
      </w:r>
      <w:r w:rsidRPr="006B015D">
        <w:rPr>
          <w:color w:val="3B3B3B"/>
          <w:sz w:val="22"/>
          <w:szCs w:val="22"/>
        </w:rPr>
        <w:t>.</w:t>
      </w:r>
      <w:r w:rsidRPr="006B015D">
        <w:rPr>
          <w:color w:val="795E26"/>
          <w:sz w:val="22"/>
          <w:szCs w:val="22"/>
        </w:rPr>
        <w:t>apply</w:t>
      </w:r>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'maxx'</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'maxy'</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Now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executor</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795E26"/>
          <w:sz w:val="22"/>
          <w:szCs w:val="22"/>
        </w:rPr>
        <w:t>executePipeline</w:t>
      </w:r>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these resulting dataframes</w:t>
      </w:r>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combinedMetrics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r w:rsidRPr="006B015D">
        <w:rPr>
          <w:color w:val="001080"/>
          <w:sz w:val="22"/>
          <w:szCs w:val="22"/>
        </w:rPr>
        <w:t>combinedMetrics</w:t>
      </w:r>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"outputID"</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mergedDroppedNAs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w:t>
      </w:r>
      <w:r w:rsidRPr="006B015D">
        <w:rPr>
          <w:color w:val="3B3B3B"/>
          <w:sz w:val="22"/>
          <w:szCs w:val="22"/>
        </w:rPr>
        <w:t>.</w:t>
      </w:r>
      <w:r w:rsidRPr="006B015D">
        <w:rPr>
          <w:color w:val="795E26"/>
          <w:sz w:val="22"/>
          <w:szCs w:val="22"/>
        </w:rPr>
        <w:t>dropna</w:t>
      </w:r>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'total_veg_points'</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lastRenderedPageBreak/>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mergedMaxVegPoints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 Results written to newWorkingSetPolygonsWITHALSMetrics.parquet"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r w:rsidRPr="006B015D">
        <w:rPr>
          <w:color w:val="3B3B3B"/>
          <w:sz w:val="22"/>
          <w:szCs w:val="22"/>
        </w:rPr>
        <w:t xml:space="preserve">, </w:t>
      </w:r>
      <w:r w:rsidRPr="006B015D">
        <w:rPr>
          <w:color w:val="795E26"/>
          <w:sz w:val="22"/>
          <w:szCs w:val="22"/>
        </w:rPr>
        <w:t>as_completed</w:t>
      </w:r>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rawGranuleDirectory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Change this to the directory of extracted ICESat-2 granules. Ouputs will be in .parquet format</w:t>
      </w:r>
    </w:p>
    <w:p w14:paraId="0146A046"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outputDirectory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our purposes, we're picking albers equal area conic</w:t>
      </w:r>
    </w:p>
    <w:p w14:paraId="69EA3175"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clippingGeometry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extractFileData</w:t>
      </w:r>
      <w:r w:rsidRPr="006B015D">
        <w:rPr>
          <w:color w:val="3B3B3B"/>
          <w:sz w:val="22"/>
          <w:szCs w:val="22"/>
        </w:rPr>
        <w:t>(</w:t>
      </w:r>
      <w:r w:rsidRPr="006B015D">
        <w:rPr>
          <w:color w:val="001080"/>
          <w:sz w:val="22"/>
          <w:szCs w:val="22"/>
        </w:rPr>
        <w:t>filePath</w:t>
      </w:r>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r w:rsidRPr="006B015D">
        <w:rPr>
          <w:color w:val="001080"/>
          <w:sz w:val="22"/>
          <w:szCs w:val="22"/>
        </w:rPr>
        <w:t>filePath</w:t>
      </w:r>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filename</w:t>
      </w:r>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outputDataframePath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filename</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file extension for the extacted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print('input:', filename, 'output:', outputDataframePath)</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validBeams</w:t>
      </w:r>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land_segments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'/land_segments'</w:t>
      </w:r>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orbit_info</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'orbit_info'</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ancillary_data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'/ancillary_data'</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rowCount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'delta_time'</w:t>
      </w:r>
      <w:r w:rsidRPr="006B015D">
        <w:rPr>
          <w:color w:val="3B3B3B"/>
          <w:sz w:val="22"/>
          <w:szCs w:val="22"/>
        </w:rPr>
        <w:t xml:space="preserve">: </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'sc_orient'</w:t>
      </w:r>
      <w:r w:rsidRPr="006B015D">
        <w:rPr>
          <w:color w:val="3B3B3B"/>
          <w:sz w:val="22"/>
          <w:szCs w:val="22"/>
        </w:rPr>
        <w:t>: [</w:t>
      </w:r>
      <w:r w:rsidRPr="006B015D">
        <w:rPr>
          <w:color w:val="001080"/>
          <w:sz w:val="22"/>
          <w:szCs w:val="22"/>
        </w:rPr>
        <w:t>orbit_info</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'segment_landcover'</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'segment_landcover'</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'rgt'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'rgt'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'start_cycle'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'start_cycle'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'end_cycle'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'end_cycle'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'segment_id_beg'</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'segment_id_end'</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'segment_id_end'</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'canopy/canopy_openness'</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'canopy/h_mean_canopy'</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'canopy/h_median_canopy'</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'canopy/h_dif_canopy'</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'canopy/h_min_canopy'</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'canopy/h_max_canopy'</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'canopy/toc_roughness'</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'canopy/h_canopy_quad'</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'canopy/n_ca_photons'</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'canopy/n_toc_photons'</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'canopy/centroid_height'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'canopy/can_noise'</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'dem_h'</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'h_te_interp'</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'terrain/h_te_interp'</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'terrain/h_te_mean'</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'terrain/h_te_median'</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'terrain/h_te_max'</w:t>
      </w:r>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'terrain/h_te_min'</w:t>
      </w:r>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'terrain/n_te_photons'</w:t>
      </w:r>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'terrain/terrain_slope'</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'brightness_flag'</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'cloud_flag_atm'</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'cloud_fold_flag'</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'dem_flag'</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'dem_removal_flag'</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'layer_flag'</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'msw_flag'</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'night_flag'</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'ph_removal_flag'</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'psf_flag'</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'sat_flag'</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'segment_watermask'</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'segment_watermask'</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'terrain_flg'</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'urban_flag'</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Converting dictionary to dataframe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to_datetime</w:t>
      </w:r>
      <w:r w:rsidRPr="006B015D">
        <w:rPr>
          <w:color w:val="3B3B3B"/>
          <w:sz w:val="22"/>
          <w:szCs w:val="22"/>
        </w:rPr>
        <w:t>(</w:t>
      </w:r>
      <w:r w:rsidRPr="006B015D">
        <w:rPr>
          <w:color w:val="001080"/>
          <w:sz w:val="22"/>
          <w:szCs w:val="22"/>
        </w:rPr>
        <w:t>beamDataframe</w:t>
      </w:r>
      <w:r w:rsidRPr="006B015D">
        <w:rPr>
          <w:color w:val="3B3B3B"/>
          <w:sz w:val="22"/>
          <w:szCs w:val="22"/>
        </w:rPr>
        <w:t>[</w:t>
      </w:r>
      <w:r w:rsidRPr="006B015D">
        <w:rPr>
          <w:color w:val="A31515"/>
          <w:sz w:val="22"/>
          <w:szCs w:val="22"/>
        </w:rPr>
        <w:t>'delta_time'</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beamDataframe</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year</w:t>
      </w:r>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month</w:t>
      </w:r>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'beam_strength'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795E26"/>
          <w:sz w:val="22"/>
          <w:szCs w:val="22"/>
        </w:rPr>
        <w:t>apply</w:t>
      </w:r>
      <w:r w:rsidRPr="006B015D">
        <w:rPr>
          <w:color w:val="3B3B3B"/>
          <w:sz w:val="22"/>
          <w:szCs w:val="22"/>
        </w:rPr>
        <w:t>(</w:t>
      </w:r>
      <w:r w:rsidRPr="006B015D">
        <w:rPr>
          <w:color w:val="795E26"/>
          <w:sz w:val="22"/>
          <w:szCs w:val="22"/>
        </w:rPr>
        <w:t>determineBeamStrength</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r w:rsidRPr="006B015D">
        <w:rPr>
          <w:color w:val="795E26"/>
          <w:sz w:val="22"/>
          <w:szCs w:val="22"/>
        </w:rPr>
        <w:t>astype</w:t>
      </w:r>
      <w:r w:rsidRPr="006B015D">
        <w:rPr>
          <w:color w:val="3B3B3B"/>
          <w:sz w:val="22"/>
          <w:szCs w:val="22"/>
        </w:rPr>
        <w:t>(</w:t>
      </w:r>
      <w:r w:rsidRPr="006B015D">
        <w:rPr>
          <w:color w:val="267F99"/>
          <w:sz w:val="22"/>
          <w:szCs w:val="22"/>
        </w:rPr>
        <w:t>str</w:t>
      </w:r>
      <w:r w:rsidRPr="006B015D">
        <w:rPr>
          <w:color w:val="3B3B3B"/>
          <w:sz w:val="22"/>
          <w:szCs w:val="22"/>
        </w:rPr>
        <w:t>).</w:t>
      </w:r>
      <w:r w:rsidRPr="006B015D">
        <w:rPr>
          <w:color w:val="795E26"/>
          <w:sz w:val="22"/>
          <w:szCs w:val="22"/>
        </w:rPr>
        <w:t>agg</w:t>
      </w:r>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Append current beam dataframe to array holding all beam dataframes</w:t>
      </w:r>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beamDataframe</w:t>
      </w:r>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all beam dataframes into single dataframe</w:t>
      </w:r>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allBeamDataframes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Here we convert our beam dataframe into a geodataframe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finalDataframe</w:t>
      </w:r>
      <w:r w:rsidRPr="006B015D">
        <w:rPr>
          <w:color w:val="3B3B3B"/>
          <w:sz w:val="22"/>
          <w:szCs w:val="22"/>
        </w:rPr>
        <w:t xml:space="preserve">.lon, </w:t>
      </w:r>
      <w:r w:rsidRPr="006B015D">
        <w:rPr>
          <w:color w:val="001080"/>
          <w:sz w:val="22"/>
          <w:szCs w:val="22"/>
        </w:rPr>
        <w:t>finalDataframe</w:t>
      </w:r>
      <w:r w:rsidRPr="006B015D">
        <w:rPr>
          <w:color w:val="3B3B3B"/>
          <w:sz w:val="22"/>
          <w:szCs w:val="22"/>
        </w:rPr>
        <w:t xml:space="preserve">.lat), </w:t>
      </w:r>
      <w:r w:rsidRPr="006B015D">
        <w:rPr>
          <w:color w:val="001080"/>
          <w:sz w:val="22"/>
          <w:szCs w:val="22"/>
        </w:rPr>
        <w:t>crs</w:t>
      </w:r>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fileGeodataframe</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clippingGeometry</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001080"/>
          <w:sz w:val="22"/>
          <w:szCs w:val="22"/>
        </w:rPr>
        <w:t>empty</w:t>
      </w:r>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'empty dataframe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If its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1080"/>
          <w:sz w:val="22"/>
          <w:szCs w:val="22"/>
        </w:rPr>
        <w:t>outputDataframePath</w:t>
      </w:r>
      <w:r w:rsidRPr="006B015D">
        <w:rPr>
          <w:color w:val="3B3B3B"/>
          <w:sz w:val="22"/>
          <w:szCs w:val="22"/>
        </w:rPr>
        <w:t xml:space="preserve">) </w:t>
      </w:r>
      <w:r w:rsidRPr="006B015D">
        <w:rPr>
          <w:color w:val="008000"/>
          <w:sz w:val="22"/>
          <w:szCs w:val="22"/>
        </w:rPr>
        <w:t># writing our clipped geodataframe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'Successful extraction of </w:t>
      </w:r>
      <w:r w:rsidRPr="006B015D">
        <w:rPr>
          <w:color w:val="0000FF"/>
          <w:sz w:val="22"/>
          <w:szCs w:val="22"/>
        </w:rPr>
        <w:t>{</w:t>
      </w:r>
      <w:r w:rsidRPr="006B015D">
        <w:rPr>
          <w:color w:val="001080"/>
          <w:sz w:val="22"/>
          <w:szCs w:val="22"/>
        </w:rPr>
        <w:t>outputDataframePath</w:t>
      </w:r>
      <w:r w:rsidRPr="006B015D">
        <w:rPr>
          <w:color w:val="0000FF"/>
          <w:sz w:val="22"/>
          <w:szCs w:val="22"/>
        </w:rPr>
        <w:t>}</w:t>
      </w:r>
      <w:r w:rsidRPr="006B015D">
        <w:rPr>
          <w:color w:val="A31515"/>
          <w:sz w:val="22"/>
          <w:szCs w:val="22"/>
        </w:rPr>
        <w:t xml:space="preserve"> to dataframe of length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clippedGeodataframe</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IOError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errorMessage</w:t>
      </w:r>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'for </w:t>
      </w:r>
      <w:r w:rsidRPr="006B015D">
        <w:rPr>
          <w:color w:val="0000FF"/>
          <w:sz w:val="22"/>
          <w:szCs w:val="22"/>
        </w:rPr>
        <w:t>{</w:t>
      </w:r>
      <w:r w:rsidRPr="006B015D">
        <w:rPr>
          <w:color w:val="001080"/>
          <w:sz w:val="22"/>
          <w:szCs w:val="22"/>
        </w:rPr>
        <w:t>filePath</w:t>
      </w:r>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r w:rsidRPr="006B015D">
        <w:rPr>
          <w:color w:val="001080"/>
          <w:sz w:val="22"/>
          <w:szCs w:val="22"/>
        </w:rPr>
        <w:t>errorMessage</w:t>
      </w:r>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determineBeamStrength</w:t>
      </w:r>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Functiont to gather beams for a file that actually have land_segments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fileObject</w:t>
      </w:r>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fileObject</w:t>
      </w:r>
      <w:r w:rsidRPr="006B015D">
        <w:rPr>
          <w:color w:val="3B3B3B"/>
          <w:sz w:val="22"/>
          <w:szCs w:val="22"/>
        </w:rPr>
        <w:t xml:space="preserve">.keys()) </w:t>
      </w:r>
      <w:r w:rsidRPr="006B015D">
        <w:rPr>
          <w:color w:val="AF00DB"/>
          <w:sz w:val="22"/>
          <w:szCs w:val="22"/>
        </w:rPr>
        <w:t>if</w:t>
      </w:r>
      <w:r w:rsidRPr="006B015D">
        <w:rPr>
          <w:color w:val="3B3B3B"/>
          <w:sz w:val="22"/>
          <w:szCs w:val="22"/>
        </w:rPr>
        <w:t xml:space="preserve"> </w:t>
      </w:r>
      <w:r w:rsidRPr="006B015D">
        <w:rPr>
          <w:color w:val="A31515"/>
          <w:sz w:val="22"/>
          <w:szCs w:val="22"/>
        </w:rPr>
        <w:t>'gt'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allBeams</w:t>
      </w:r>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/land_segments/'</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fileObject</w:t>
      </w:r>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landSegmentBeams</w:t>
      </w:r>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filePaths</w:t>
      </w:r>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future_to_file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executor</w:t>
      </w:r>
      <w:r w:rsidRPr="006B015D">
        <w:rPr>
          <w:color w:val="3B3B3B"/>
          <w:sz w:val="22"/>
          <w:szCs w:val="22"/>
        </w:rPr>
        <w:t>.</w:t>
      </w:r>
      <w:r w:rsidRPr="006B015D">
        <w:rPr>
          <w:color w:val="795E26"/>
          <w:sz w:val="22"/>
          <w:szCs w:val="22"/>
        </w:rPr>
        <w:t>submit</w:t>
      </w:r>
      <w:r w:rsidRPr="006B015D">
        <w:rPr>
          <w:color w:val="3B3B3B"/>
          <w:sz w:val="22"/>
          <w:szCs w:val="22"/>
        </w:rPr>
        <w:t>(</w:t>
      </w:r>
      <w:r w:rsidRPr="006B015D">
        <w:rPr>
          <w:color w:val="795E26"/>
          <w:sz w:val="22"/>
          <w:szCs w:val="22"/>
        </w:rPr>
        <w:t>extractFileData</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filePaths</w:t>
      </w:r>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795E26"/>
          <w:sz w:val="22"/>
          <w:szCs w:val="22"/>
        </w:rPr>
        <w:t>as_completed</w:t>
      </w:r>
      <w:r w:rsidRPr="006B015D">
        <w:rPr>
          <w:color w:val="3B3B3B"/>
          <w:sz w:val="22"/>
          <w:szCs w:val="22"/>
        </w:rPr>
        <w:t>(</w:t>
      </w:r>
      <w:r w:rsidRPr="006B015D">
        <w:rPr>
          <w:color w:val="001080"/>
          <w:sz w:val="22"/>
          <w:szCs w:val="22"/>
        </w:rPr>
        <w:t>future_to_file</w:t>
      </w:r>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future_to_file</w:t>
      </w:r>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w:t>
      </w:r>
      <w:r w:rsidRPr="006B015D">
        <w:rPr>
          <w:color w:val="3B3B3B"/>
          <w:sz w:val="22"/>
          <w:szCs w:val="22"/>
        </w:rPr>
        <w:t>.</w:t>
      </w:r>
      <w:r w:rsidRPr="006B015D">
        <w:rPr>
          <w:color w:val="795E26"/>
          <w:sz w:val="22"/>
          <w:szCs w:val="22"/>
        </w:rPr>
        <w:t>result</w:t>
      </w:r>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exc</w:t>
      </w:r>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00FF"/>
          <w:sz w:val="22"/>
          <w:szCs w:val="22"/>
        </w:rPr>
        <w:t>f</w:t>
      </w:r>
      <w:r w:rsidRPr="006B015D">
        <w:rPr>
          <w:color w:val="A31515"/>
          <w:sz w:val="22"/>
          <w:szCs w:val="22"/>
        </w:rPr>
        <w:t xml:space="preserve">"Failure: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r w:rsidRPr="006B015D">
        <w:rPr>
          <w:color w:val="001080"/>
          <w:sz w:val="22"/>
          <w:szCs w:val="22"/>
        </w:rPr>
        <w:t>exc</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rawGranules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001080"/>
          <w:sz w:val="22"/>
          <w:szCs w:val="22"/>
        </w:rPr>
        <w:t>rawGranuleDirectory</w:t>
      </w:r>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rawGranules</w:t>
      </w:r>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extraction -----------------|'</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rawGranules</w:t>
      </w:r>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list(map(extractFileData, rawGranules))</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output: word_document</w:t>
      </w:r>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library(tidyverse)</w:t>
      </w:r>
    </w:p>
    <w:p w14:paraId="78347C4D" w14:textId="77777777" w:rsidR="00F52132" w:rsidRPr="00F52132" w:rsidRDefault="00F52132" w:rsidP="006B015D">
      <w:pPr>
        <w:spacing w:line="360" w:lineRule="auto"/>
        <w:rPr>
          <w:sz w:val="22"/>
          <w:szCs w:val="22"/>
        </w:rPr>
      </w:pPr>
      <w:r w:rsidRPr="00F52132">
        <w:rPr>
          <w:sz w:val="22"/>
          <w:szCs w:val="22"/>
        </w:rPr>
        <w:t>library(dplyr)</w:t>
      </w:r>
    </w:p>
    <w:p w14:paraId="109198BA" w14:textId="77777777" w:rsidR="00F52132" w:rsidRPr="00F52132" w:rsidRDefault="00F52132" w:rsidP="006B015D">
      <w:pPr>
        <w:spacing w:line="360" w:lineRule="auto"/>
        <w:rPr>
          <w:sz w:val="22"/>
          <w:szCs w:val="22"/>
        </w:rPr>
      </w:pPr>
      <w:r w:rsidRPr="00F52132">
        <w:rPr>
          <w:sz w:val="22"/>
          <w:szCs w:val="22"/>
        </w:rPr>
        <w:t>library(RobustLinearReg)</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r w:rsidRPr="00F52132">
        <w:rPr>
          <w:sz w:val="22"/>
          <w:szCs w:val="22"/>
        </w:rPr>
        <w:t>data_path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r w:rsidRPr="00F52132">
        <w:rPr>
          <w:sz w:val="22"/>
          <w:szCs w:val="22"/>
        </w:rPr>
        <w:t>customTheme &lt;- theme(</w:t>
      </w:r>
    </w:p>
    <w:p w14:paraId="2C9C6E9D" w14:textId="77777777" w:rsidR="00F52132" w:rsidRPr="00F52132" w:rsidRDefault="00F52132" w:rsidP="006B015D">
      <w:pPr>
        <w:spacing w:line="360" w:lineRule="auto"/>
        <w:rPr>
          <w:sz w:val="22"/>
          <w:szCs w:val="22"/>
        </w:rPr>
      </w:pPr>
      <w:r w:rsidRPr="00F52132">
        <w:rPr>
          <w:sz w:val="22"/>
          <w:szCs w:val="22"/>
        </w:rPr>
        <w:t xml:space="preserve">  plot.title.position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plot.title = element_text(hjust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plot.subtitle = element_text(hjust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axis.title = element_text(size=14,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axis.text = element_text(size=12,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axis.line = element_line(linewidth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axis.ticks = element_line(color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axis.text.x = element_text(angle = 45, hjust = 1, vjust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legend.title = element_text(size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legend.text = element_text(size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legend.key.size = unit(.5, "cm"),</w:t>
      </w:r>
    </w:p>
    <w:p w14:paraId="6C86ECEC" w14:textId="77777777" w:rsidR="00F52132" w:rsidRPr="00F52132" w:rsidRDefault="00F52132" w:rsidP="006B015D">
      <w:pPr>
        <w:spacing w:line="360" w:lineRule="auto"/>
        <w:rPr>
          <w:sz w:val="22"/>
          <w:szCs w:val="22"/>
        </w:rPr>
      </w:pPr>
      <w:r w:rsidRPr="00F52132">
        <w:rPr>
          <w:sz w:val="22"/>
          <w:szCs w:val="22"/>
        </w:rPr>
        <w:t xml:space="preserve">  legend.key.height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panel.background = element_rect(fill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plot.background = element_rect(fill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panel.grid.major = element_blank(),</w:t>
      </w:r>
    </w:p>
    <w:p w14:paraId="333FC40A" w14:textId="77777777" w:rsidR="00F52132" w:rsidRPr="00F52132" w:rsidRDefault="00F52132" w:rsidP="006B015D">
      <w:pPr>
        <w:spacing w:line="360" w:lineRule="auto"/>
        <w:rPr>
          <w:sz w:val="22"/>
          <w:szCs w:val="22"/>
        </w:rPr>
      </w:pPr>
      <w:r w:rsidRPr="00F52132">
        <w:rPr>
          <w:sz w:val="22"/>
          <w:szCs w:val="22"/>
        </w:rPr>
        <w:t xml:space="preserve">  panel.grid.minor = element_blank(),</w:t>
      </w:r>
    </w:p>
    <w:p w14:paraId="305071F9" w14:textId="77777777" w:rsidR="00F52132" w:rsidRPr="00F52132" w:rsidRDefault="00F52132" w:rsidP="006B015D">
      <w:pPr>
        <w:spacing w:line="360" w:lineRule="auto"/>
        <w:rPr>
          <w:sz w:val="22"/>
          <w:szCs w:val="22"/>
        </w:rPr>
      </w:pPr>
      <w:r w:rsidRPr="00F52132">
        <w:rPr>
          <w:sz w:val="22"/>
          <w:szCs w:val="22"/>
        </w:rPr>
        <w:t xml:space="preserve">  legend.background = element_rect(fill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legend.box.background = element_rect(fill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strip.text = element_text(size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strip.background = element_rect(fill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r w:rsidRPr="00F52132">
        <w:rPr>
          <w:sz w:val="22"/>
          <w:szCs w:val="22"/>
        </w:rPr>
        <w:t xml:space="preserve">NC_plots_AGB &lt;- PLOT_obs(EVAL_GRP = 372023, ATTRIBUTE_NBR = 10,GRP_BY_ATTRIB = c('unitcd','countycd'))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unique(NC_plots_AGB$PLT_CN)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sequnce numbers matching our NC_plots_AGB </w:t>
      </w:r>
    </w:p>
    <w:p w14:paraId="2CA0DF16" w14:textId="77777777" w:rsidR="00F52132" w:rsidRPr="00F52132" w:rsidRDefault="00F52132" w:rsidP="006B015D">
      <w:pPr>
        <w:spacing w:line="360" w:lineRule="auto"/>
        <w:rPr>
          <w:sz w:val="22"/>
          <w:szCs w:val="22"/>
        </w:rPr>
      </w:pPr>
      <w:r w:rsidRPr="00F52132">
        <w:rPr>
          <w:sz w:val="22"/>
          <w:szCs w:val="22"/>
        </w:rPr>
        <w:t xml:space="preserve">plot &lt;- GET_record(TABLE_NAME = 'plot',VAR_NAME = 'cn',VAR_VALUES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sequnce numbers matching our NC_plots_AGB </w:t>
      </w:r>
    </w:p>
    <w:p w14:paraId="4F5BCB35" w14:textId="77777777" w:rsidR="00F52132" w:rsidRPr="00F52132" w:rsidRDefault="00F52132" w:rsidP="006B015D">
      <w:pPr>
        <w:spacing w:line="360" w:lineRule="auto"/>
        <w:rPr>
          <w:sz w:val="22"/>
          <w:szCs w:val="22"/>
        </w:rPr>
      </w:pPr>
      <w:r w:rsidRPr="00F52132">
        <w:rPr>
          <w:sz w:val="22"/>
          <w:szCs w:val="22"/>
        </w:rPr>
        <w:t>cond &lt;- GET_record(TABLE_NAME = 'cond',VAR_NAME = 'plt_cn',VAR_VALUES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unique plot conditions, as there are multiple plot sequences in cond table</w:t>
      </w:r>
    </w:p>
    <w:p w14:paraId="285A7720" w14:textId="77777777" w:rsidR="00F52132" w:rsidRPr="00F52132" w:rsidRDefault="00F52132" w:rsidP="006B015D">
      <w:pPr>
        <w:spacing w:line="360" w:lineRule="auto"/>
        <w:rPr>
          <w:sz w:val="22"/>
          <w:szCs w:val="22"/>
        </w:rPr>
      </w:pPr>
      <w:r w:rsidRPr="00F52132">
        <w:rPr>
          <w:sz w:val="22"/>
          <w:szCs w:val="22"/>
        </w:rPr>
        <w:t>PLT_CN_ALL &lt;- unique(cond$PLT_CN)</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i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GET_record(TABLE_NAME = 'tree',VAR_NAME = 'plt_cn',VAR_VALUES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plot[,-grep("_DATE",names(plot))]</w:t>
      </w:r>
    </w:p>
    <w:p w14:paraId="481AFE5A" w14:textId="77777777" w:rsidR="00F52132" w:rsidRPr="00F52132" w:rsidRDefault="00F52132" w:rsidP="006B015D">
      <w:pPr>
        <w:spacing w:line="360" w:lineRule="auto"/>
        <w:rPr>
          <w:sz w:val="22"/>
          <w:szCs w:val="22"/>
        </w:rPr>
      </w:pPr>
      <w:r w:rsidRPr="00F52132">
        <w:rPr>
          <w:sz w:val="22"/>
          <w:szCs w:val="22"/>
        </w:rPr>
        <w:t>cond &lt;- cond[,-grep("_DATE",names(cond))]</w:t>
      </w:r>
    </w:p>
    <w:p w14:paraId="4E9CA90C" w14:textId="77777777" w:rsidR="00F52132" w:rsidRPr="00F52132" w:rsidRDefault="00F52132" w:rsidP="006B015D">
      <w:pPr>
        <w:spacing w:line="360" w:lineRule="auto"/>
        <w:rPr>
          <w:sz w:val="22"/>
          <w:szCs w:val="22"/>
        </w:rPr>
      </w:pPr>
      <w:r w:rsidRPr="00F52132">
        <w:rPr>
          <w:sz w:val="22"/>
          <w:szCs w:val="22"/>
        </w:rPr>
        <w:t>tree &lt;- tree[,-grep("_DATE",names(tree))]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Joining plot, cond,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r w:rsidRPr="00F52132">
        <w:rPr>
          <w:sz w:val="22"/>
          <w:szCs w:val="22"/>
        </w:rPr>
        <w:t>plot_cond &lt;- left_join(plot,cond)</w:t>
      </w:r>
    </w:p>
    <w:p w14:paraId="6203FB6B" w14:textId="77777777" w:rsidR="00F52132" w:rsidRPr="00F52132" w:rsidRDefault="00F52132" w:rsidP="006B015D">
      <w:pPr>
        <w:spacing w:line="360" w:lineRule="auto"/>
        <w:rPr>
          <w:sz w:val="22"/>
          <w:szCs w:val="22"/>
        </w:rPr>
      </w:pPr>
      <w:r w:rsidRPr="00F52132">
        <w:rPr>
          <w:sz w:val="22"/>
          <w:szCs w:val="22"/>
        </w:rPr>
        <w:t>plot_cond_tree &lt;- left_join(plot_cond,tree)</w:t>
      </w:r>
    </w:p>
    <w:p w14:paraId="4DD119CD" w14:textId="77777777" w:rsidR="00F52132" w:rsidRPr="00F52132" w:rsidRDefault="00F52132" w:rsidP="006B015D">
      <w:pPr>
        <w:spacing w:line="360" w:lineRule="auto"/>
        <w:rPr>
          <w:sz w:val="22"/>
          <w:szCs w:val="22"/>
        </w:rPr>
      </w:pPr>
      <w:r w:rsidRPr="00F52132">
        <w:rPr>
          <w:sz w:val="22"/>
          <w:szCs w:val="22"/>
        </w:rPr>
        <w:t xml:space="preserve"># test &lt;- anti_join(tree,plot_cond_tree) # Trees from plots with partial non-SYP fortypecd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Creating current df</w:t>
      </w:r>
    </w:p>
    <w:p w14:paraId="33BEDA23" w14:textId="77777777" w:rsidR="00F52132" w:rsidRPr="00F52132" w:rsidRDefault="00F52132" w:rsidP="006B015D">
      <w:pPr>
        <w:spacing w:line="360" w:lineRule="auto"/>
        <w:rPr>
          <w:sz w:val="22"/>
          <w:szCs w:val="22"/>
        </w:rPr>
      </w:pPr>
      <w:r w:rsidRPr="00F52132">
        <w:rPr>
          <w:sz w:val="22"/>
          <w:szCs w:val="22"/>
        </w:rPr>
        <w:t xml:space="preserve">current_tree &lt;- plot_cond_tree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unique(plot$PREV_PLT_CN)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r w:rsidRPr="00F52132">
        <w:rPr>
          <w:sz w:val="22"/>
          <w:szCs w:val="22"/>
        </w:rPr>
        <w:t xml:space="preserve">prev_plot &lt;- GET_record('plot','cn',PREV_PLT_CN)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r w:rsidRPr="00F52132">
        <w:rPr>
          <w:sz w:val="22"/>
          <w:szCs w:val="22"/>
        </w:rPr>
        <w:t xml:space="preserve">prev_cond &lt;- GET_record(TABLE_NAME = 'cond',VAR_NAME = 'plt_cn',VAR_VALUES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finally, joining tree data for previous plot records</w:t>
      </w:r>
    </w:p>
    <w:p w14:paraId="338B9BFD" w14:textId="77777777" w:rsidR="00F52132" w:rsidRPr="00F52132" w:rsidRDefault="00F52132" w:rsidP="006B015D">
      <w:pPr>
        <w:spacing w:line="360" w:lineRule="auto"/>
        <w:rPr>
          <w:sz w:val="22"/>
          <w:szCs w:val="22"/>
        </w:rPr>
      </w:pPr>
      <w:r w:rsidRPr="00F52132">
        <w:rPr>
          <w:sz w:val="22"/>
          <w:szCs w:val="22"/>
        </w:rPr>
        <w:t xml:space="preserve">prev_tree &lt;- GET_record(TABLE_NAME = 'tree',VAR_NAME = 'plt_cn',VAR_VALUES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r w:rsidRPr="00F52132">
        <w:rPr>
          <w:sz w:val="22"/>
          <w:szCs w:val="22"/>
        </w:rPr>
        <w:t>prev_plot &lt;- prev_plot[,-grep("_DATE",names(prev_plot))]</w:t>
      </w:r>
    </w:p>
    <w:p w14:paraId="0C56A0A1" w14:textId="77777777" w:rsidR="00F52132" w:rsidRPr="00F52132" w:rsidRDefault="00F52132" w:rsidP="006B015D">
      <w:pPr>
        <w:spacing w:line="360" w:lineRule="auto"/>
        <w:rPr>
          <w:sz w:val="22"/>
          <w:szCs w:val="22"/>
        </w:rPr>
      </w:pPr>
      <w:r w:rsidRPr="00F52132">
        <w:rPr>
          <w:sz w:val="22"/>
          <w:szCs w:val="22"/>
        </w:rPr>
        <w:t>prev_cond &lt;- prev_cond[,-grep("_DATE",names(prev_cond))]</w:t>
      </w:r>
    </w:p>
    <w:p w14:paraId="725D07BE" w14:textId="77777777" w:rsidR="00F52132" w:rsidRPr="00F52132" w:rsidRDefault="00F52132" w:rsidP="006B015D">
      <w:pPr>
        <w:spacing w:line="360" w:lineRule="auto"/>
        <w:rPr>
          <w:sz w:val="22"/>
          <w:szCs w:val="22"/>
        </w:rPr>
      </w:pPr>
      <w:r w:rsidRPr="00F52132">
        <w:rPr>
          <w:sz w:val="22"/>
          <w:szCs w:val="22"/>
        </w:rPr>
        <w:t>prev_tree &lt;- prev_tree[,-grep("_DATE",names(prev_tree))]</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Joining previous plot, cond,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joinging condiiton and tree data from previous plot records</w:t>
      </w:r>
    </w:p>
    <w:p w14:paraId="6E66B315" w14:textId="77777777" w:rsidR="00F52132" w:rsidRPr="00F52132" w:rsidRDefault="00F52132" w:rsidP="006B015D">
      <w:pPr>
        <w:spacing w:line="360" w:lineRule="auto"/>
        <w:rPr>
          <w:sz w:val="22"/>
          <w:szCs w:val="22"/>
        </w:rPr>
      </w:pPr>
      <w:r w:rsidRPr="00F52132">
        <w:rPr>
          <w:sz w:val="22"/>
          <w:szCs w:val="22"/>
        </w:rPr>
        <w:t>prev_plot_cond &lt;- left_join(prev_plot,prev_cond)</w:t>
      </w:r>
    </w:p>
    <w:p w14:paraId="74F11A8C" w14:textId="77777777" w:rsidR="00F52132" w:rsidRPr="00F52132" w:rsidRDefault="00F52132" w:rsidP="006B015D">
      <w:pPr>
        <w:spacing w:line="360" w:lineRule="auto"/>
        <w:rPr>
          <w:sz w:val="22"/>
          <w:szCs w:val="22"/>
        </w:rPr>
      </w:pPr>
      <w:r w:rsidRPr="00F52132">
        <w:rPr>
          <w:sz w:val="22"/>
          <w:szCs w:val="22"/>
        </w:rPr>
        <w:t>prev_plot_cond_tree &lt;- left_join(prev_plot_cond,prev_tree)</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Creating previous df</w:t>
      </w:r>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establishing a df of previous tree measurments</w:t>
      </w:r>
    </w:p>
    <w:p w14:paraId="53CA4498" w14:textId="77777777" w:rsidR="00F52132" w:rsidRPr="00F52132" w:rsidRDefault="00F52132" w:rsidP="006B015D">
      <w:pPr>
        <w:spacing w:line="360" w:lineRule="auto"/>
        <w:rPr>
          <w:sz w:val="22"/>
          <w:szCs w:val="22"/>
        </w:rPr>
      </w:pPr>
      <w:r w:rsidRPr="00F52132">
        <w:rPr>
          <w:sz w:val="22"/>
          <w:szCs w:val="22"/>
        </w:rPr>
        <w:t xml:space="preserve">previous_tree &lt;- prev_plot_cond_tree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4: Joining current &amp; previous measurments</w:t>
      </w:r>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r w:rsidRPr="00F52132">
        <w:rPr>
          <w:sz w:val="22"/>
          <w:szCs w:val="22"/>
        </w:rPr>
        <w:t>fullDf &lt;- left_join(current_tree,previous_tree,</w:t>
      </w:r>
    </w:p>
    <w:p w14:paraId="6CF608DE" w14:textId="77777777" w:rsidR="00F52132" w:rsidRPr="00F52132" w:rsidRDefault="00F52132" w:rsidP="006B015D">
      <w:pPr>
        <w:spacing w:line="360" w:lineRule="auto"/>
        <w:rPr>
          <w:sz w:val="22"/>
          <w:szCs w:val="22"/>
        </w:rPr>
      </w:pPr>
      <w:r w:rsidRPr="00F52132">
        <w:rPr>
          <w:sz w:val="22"/>
          <w:szCs w:val="22"/>
        </w:rPr>
        <w:t xml:space="preserve">                  by=join_by(STATECD,UNITCD,COUNTYCD,SUBP,TREE,SPCD,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HT_m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ACTUALHT_m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HT_CHNGm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HT_INCm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ACTUALHT_CHNGm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ACTUALHT_INCm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i think this piece accounts for dia_inc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r w:rsidRPr="00F52132">
        <w:rPr>
          <w:sz w:val="22"/>
          <w:szCs w:val="22"/>
        </w:rPr>
        <w:t>fortypMapping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i'll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then applying the mappng</w:t>
      </w:r>
    </w:p>
    <w:p w14:paraId="39296926" w14:textId="77777777" w:rsidR="00F52132" w:rsidRPr="00F52132" w:rsidRDefault="00F52132" w:rsidP="006B015D">
      <w:pPr>
        <w:spacing w:line="360" w:lineRule="auto"/>
        <w:rPr>
          <w:sz w:val="22"/>
          <w:szCs w:val="22"/>
        </w:rPr>
      </w:pPr>
      <w:r w:rsidRPr="00F52132">
        <w:rPr>
          <w:sz w:val="22"/>
          <w:szCs w:val="22"/>
        </w:rPr>
        <w:t>fullDf &lt;- fullDf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recode(as.character(FORTYPCD), !!!fortypMapping)</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r w:rsidRPr="00F52132">
        <w:rPr>
          <w:sz w:val="22"/>
          <w:szCs w:val="22"/>
        </w:rPr>
        <w:t>fullDf$DisturbancePresence &lt;- ifelse(fullDf$DSTRBCD12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r w:rsidRPr="00F52132">
        <w:rPr>
          <w:sz w:val="22"/>
          <w:szCs w:val="22"/>
        </w:rPr>
        <w:t xml:space="preserve">fullDf$YearsSinceDisturbance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here marking continuous disturbances (9999 for disturbance year) and were negative in prev calculation</w:t>
      </w:r>
    </w:p>
    <w:p w14:paraId="0B8D97A1" w14:textId="77777777" w:rsidR="00F52132" w:rsidRPr="00F52132" w:rsidRDefault="00F52132" w:rsidP="006B015D">
      <w:pPr>
        <w:spacing w:line="360" w:lineRule="auto"/>
        <w:rPr>
          <w:sz w:val="22"/>
          <w:szCs w:val="22"/>
        </w:rPr>
      </w:pPr>
      <w:r w:rsidRPr="00F52132">
        <w:rPr>
          <w:sz w:val="22"/>
          <w:szCs w:val="22"/>
        </w:rPr>
        <w:t>fullDf$YearsSinceDisturbance &lt;- ifelse(fullDf$YearsSinceDisturbance &lt; 0, 'Continuous', fullDf$YearsSinceDisturbance)</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fullDf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filter(HT_CHNGm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filter(ACTUALHT_CHNGm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total height inc m</w:t>
      </w:r>
    </w:p>
    <w:p w14:paraId="2C236493" w14:textId="77777777" w:rsidR="00F52132" w:rsidRPr="00F52132" w:rsidRDefault="00F52132" w:rsidP="006B015D">
      <w:pPr>
        <w:spacing w:line="360" w:lineRule="auto"/>
        <w:rPr>
          <w:sz w:val="22"/>
          <w:szCs w:val="22"/>
        </w:rPr>
      </w:pPr>
      <w:r w:rsidRPr="00F52132">
        <w:rPr>
          <w:sz w:val="22"/>
          <w:szCs w:val="22"/>
        </w:rPr>
        <w:t>ht_inc_summary &lt;- data.frame(Statistic = names(summary(filtered$HT_INCm)),</w:t>
      </w:r>
    </w:p>
    <w:p w14:paraId="64D61312" w14:textId="77777777" w:rsidR="00F52132" w:rsidRPr="00F52132" w:rsidRDefault="00F52132" w:rsidP="006B015D">
      <w:pPr>
        <w:spacing w:line="360" w:lineRule="auto"/>
        <w:rPr>
          <w:sz w:val="22"/>
          <w:szCs w:val="22"/>
        </w:rPr>
      </w:pPr>
      <w:r w:rsidRPr="00F52132">
        <w:rPr>
          <w:sz w:val="22"/>
          <w:szCs w:val="22"/>
        </w:rPr>
        <w:t xml:space="preserve">                             Value = as.numeric(summary(filtered$HT_INCm)),</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actual height inc m</w:t>
      </w:r>
    </w:p>
    <w:p w14:paraId="121FD95A" w14:textId="77777777" w:rsidR="00F52132" w:rsidRPr="00F52132" w:rsidRDefault="00F52132" w:rsidP="006B015D">
      <w:pPr>
        <w:spacing w:line="360" w:lineRule="auto"/>
        <w:rPr>
          <w:sz w:val="22"/>
          <w:szCs w:val="22"/>
        </w:rPr>
      </w:pPr>
      <w:r w:rsidRPr="00F52132">
        <w:rPr>
          <w:sz w:val="22"/>
          <w:szCs w:val="22"/>
        </w:rPr>
        <w:t>actualht_inc_summary &lt;- data.frame(Statistic = names(summary(filtered$ACTUALHT_INCm)),</w:t>
      </w:r>
    </w:p>
    <w:p w14:paraId="6AE2180D" w14:textId="77777777" w:rsidR="00F52132" w:rsidRPr="00F52132" w:rsidRDefault="00F52132" w:rsidP="006B015D">
      <w:pPr>
        <w:spacing w:line="360" w:lineRule="auto"/>
        <w:rPr>
          <w:sz w:val="22"/>
          <w:szCs w:val="22"/>
        </w:rPr>
      </w:pPr>
      <w:r w:rsidRPr="00F52132">
        <w:rPr>
          <w:sz w:val="22"/>
          <w:szCs w:val="22"/>
        </w:rPr>
        <w:t xml:space="preserve">                             Value = as.numeric(summary(filtered$ACTUALHT_INCm)),</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netchng_6yr_summary &lt;- data.frame(Statistic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as.numeric(summary(filtered$NET_CHNG_6YR_m)),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netactualchng_6yr_summary &lt;- data.frame(Statistic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as.numeric(summary(filtered$NET_ACTUALCHNG_6YR_m)),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r w:rsidRPr="00F52132">
        <w:rPr>
          <w:sz w:val="22"/>
          <w:szCs w:val="22"/>
        </w:rPr>
        <w:t>summaryTable &lt;- bind_rows(</w:t>
      </w:r>
    </w:p>
    <w:p w14:paraId="0732E5C5" w14:textId="77777777" w:rsidR="00F52132" w:rsidRPr="00F52132" w:rsidRDefault="00F52132" w:rsidP="006B015D">
      <w:pPr>
        <w:spacing w:line="360" w:lineRule="auto"/>
        <w:rPr>
          <w:sz w:val="22"/>
          <w:szCs w:val="22"/>
        </w:rPr>
      </w:pPr>
      <w:r w:rsidRPr="00F52132">
        <w:rPr>
          <w:sz w:val="22"/>
          <w:szCs w:val="22"/>
        </w:rPr>
        <w:t xml:space="preserve">  ht_inc_summary,</w:t>
      </w:r>
    </w:p>
    <w:p w14:paraId="46A566BF" w14:textId="77777777" w:rsidR="00F52132" w:rsidRPr="00F52132" w:rsidRDefault="00F52132" w:rsidP="006B015D">
      <w:pPr>
        <w:spacing w:line="360" w:lineRule="auto"/>
        <w:rPr>
          <w:sz w:val="22"/>
          <w:szCs w:val="22"/>
        </w:rPr>
      </w:pPr>
      <w:r w:rsidRPr="00F52132">
        <w:rPr>
          <w:sz w:val="22"/>
          <w:szCs w:val="22"/>
        </w:rPr>
        <w:t xml:space="preserve">  actualht_inc_summary,</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r w:rsidRPr="00F52132">
        <w:rPr>
          <w:sz w:val="22"/>
          <w:szCs w:val="22"/>
        </w:rPr>
        <w:t xml:space="preserve">summaryTable &lt;- summaryTable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pivot_wider(</w:t>
      </w:r>
    </w:p>
    <w:p w14:paraId="70673E3C" w14:textId="77777777" w:rsidR="00F52132" w:rsidRPr="00F52132" w:rsidRDefault="00F52132" w:rsidP="006B015D">
      <w:pPr>
        <w:spacing w:line="360" w:lineRule="auto"/>
        <w:rPr>
          <w:sz w:val="22"/>
          <w:szCs w:val="22"/>
        </w:rPr>
      </w:pPr>
      <w:r w:rsidRPr="00F52132">
        <w:rPr>
          <w:sz w:val="22"/>
          <w:szCs w:val="22"/>
        </w:rPr>
        <w:t xml:space="preserve">    names_from = Statistic,</w:t>
      </w:r>
    </w:p>
    <w:p w14:paraId="43CB7F21" w14:textId="77777777" w:rsidR="00F52132" w:rsidRPr="00F52132" w:rsidRDefault="00F52132" w:rsidP="006B015D">
      <w:pPr>
        <w:spacing w:line="360" w:lineRule="auto"/>
        <w:rPr>
          <w:sz w:val="22"/>
          <w:szCs w:val="22"/>
        </w:rPr>
      </w:pPr>
      <w:r w:rsidRPr="00F52132">
        <w:rPr>
          <w:sz w:val="22"/>
          <w:szCs w:val="22"/>
        </w:rPr>
        <w:t xml:space="preserve">    values_from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r w:rsidRPr="00F52132">
        <w:rPr>
          <w:sz w:val="22"/>
          <w:szCs w:val="22"/>
        </w:rPr>
        <w:t>summaryTable</w:t>
      </w:r>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r w:rsidRPr="00F52132">
        <w:rPr>
          <w:sz w:val="22"/>
          <w:szCs w:val="22"/>
        </w:rPr>
        <w:t>tsr &lt;- theil_sen_regression(ACTUALHT_CHNGm ~ REMPER, data=filtered)</w:t>
      </w:r>
    </w:p>
    <w:p w14:paraId="34024E0C" w14:textId="77777777" w:rsidR="00F52132" w:rsidRPr="00F52132" w:rsidRDefault="00F52132" w:rsidP="006B015D">
      <w:pPr>
        <w:spacing w:line="360" w:lineRule="auto"/>
        <w:rPr>
          <w:sz w:val="22"/>
          <w:szCs w:val="22"/>
        </w:rPr>
      </w:pPr>
      <w:r w:rsidRPr="00F52132">
        <w:rPr>
          <w:sz w:val="22"/>
          <w:szCs w:val="22"/>
        </w:rPr>
        <w:t>coef(tsr)</w:t>
      </w:r>
    </w:p>
    <w:p w14:paraId="5778FFA5" w14:textId="77777777" w:rsidR="00F52132" w:rsidRPr="00F52132" w:rsidRDefault="00F52132" w:rsidP="006B015D">
      <w:pPr>
        <w:spacing w:line="360" w:lineRule="auto"/>
        <w:rPr>
          <w:sz w:val="22"/>
          <w:szCs w:val="22"/>
        </w:rPr>
      </w:pPr>
      <w:r w:rsidRPr="00F52132">
        <w:rPr>
          <w:sz w:val="22"/>
          <w:szCs w:val="22"/>
        </w:rPr>
        <w:t>summary(tsr)</w:t>
      </w:r>
    </w:p>
    <w:p w14:paraId="57F43C40" w14:textId="77777777" w:rsidR="00F52132" w:rsidRPr="00F52132" w:rsidRDefault="00F52132" w:rsidP="006B015D">
      <w:pPr>
        <w:spacing w:line="360" w:lineRule="auto"/>
        <w:rPr>
          <w:sz w:val="22"/>
          <w:szCs w:val="22"/>
        </w:rPr>
      </w:pPr>
      <w:r w:rsidRPr="00F52132">
        <w:rPr>
          <w:sz w:val="22"/>
          <w:szCs w:val="22"/>
        </w:rPr>
        <w:t>tsrSlope &lt;- coef(tsr)[2]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Actual height change by remper</w:t>
      </w:r>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r w:rsidRPr="00F52132">
        <w:rPr>
          <w:sz w:val="22"/>
          <w:szCs w:val="22"/>
        </w:rPr>
        <w:t>actualHTCHNGPlot &lt;- ggplot(filtered, aes(REMPER,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geom_point(alpha=0.1)+</w:t>
      </w:r>
    </w:p>
    <w:p w14:paraId="53292309" w14:textId="77777777" w:rsidR="00F52132" w:rsidRPr="00F52132" w:rsidRDefault="00F52132" w:rsidP="006B015D">
      <w:pPr>
        <w:spacing w:line="360" w:lineRule="auto"/>
        <w:rPr>
          <w:sz w:val="22"/>
          <w:szCs w:val="22"/>
        </w:rPr>
      </w:pPr>
      <w:r w:rsidRPr="00F52132">
        <w:rPr>
          <w:sz w:val="22"/>
          <w:szCs w:val="22"/>
        </w:rPr>
        <w:t xml:space="preserve">  geom_abline(slope = tsrSlope,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{round(tsrSlope,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theme_minimal() +</w:t>
      </w:r>
    </w:p>
    <w:p w14:paraId="167A097A" w14:textId="77777777" w:rsidR="00F52132" w:rsidRPr="00F52132" w:rsidRDefault="00F52132" w:rsidP="006B015D">
      <w:pPr>
        <w:spacing w:line="360" w:lineRule="auto"/>
        <w:rPr>
          <w:sz w:val="22"/>
          <w:szCs w:val="22"/>
        </w:rPr>
      </w:pPr>
      <w:r w:rsidRPr="00F52132">
        <w:rPr>
          <w:sz w:val="22"/>
          <w:szCs w:val="22"/>
        </w:rPr>
        <w:t xml:space="preserve">  customTheme</w:t>
      </w:r>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r w:rsidRPr="00F52132">
        <w:rPr>
          <w:sz w:val="22"/>
          <w:szCs w:val="22"/>
        </w:rPr>
        <w:t>ggsave(</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actualHTCHNGPlot,</w:t>
      </w:r>
    </w:p>
    <w:p w14:paraId="594896C4" w14:textId="77777777" w:rsidR="00F52132" w:rsidRPr="00F52132" w:rsidRDefault="00F52132" w:rsidP="006B015D">
      <w:pPr>
        <w:spacing w:line="360" w:lineRule="auto"/>
        <w:rPr>
          <w:sz w:val="22"/>
          <w:szCs w:val="22"/>
        </w:rPr>
      </w:pPr>
      <w:r w:rsidRPr="00F52132">
        <w:rPr>
          <w:sz w:val="22"/>
          <w:szCs w:val="22"/>
        </w:rPr>
        <w:t xml:space="preserve">  bg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r w:rsidRPr="00F52132">
        <w:rPr>
          <w:sz w:val="22"/>
          <w:szCs w:val="22"/>
        </w:rPr>
        <w:t>actualHTCHNGPlot</w:t>
      </w:r>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r w:rsidRPr="00F52132">
        <w:rPr>
          <w:sz w:val="22"/>
          <w:szCs w:val="22"/>
        </w:rPr>
        <w:t xml:space="preserve">actualHTINCPlot &lt;- ggplot(filtered, aes(x = ACTUALHT_INCm)) + </w:t>
      </w:r>
    </w:p>
    <w:p w14:paraId="65553DE8"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1234D19D" w14:textId="77777777" w:rsidR="00F52132" w:rsidRPr="00F52132" w:rsidRDefault="00F52132" w:rsidP="006B015D">
      <w:pPr>
        <w:spacing w:line="360" w:lineRule="auto"/>
        <w:rPr>
          <w:sz w:val="22"/>
          <w:szCs w:val="22"/>
        </w:rPr>
      </w:pPr>
      <w:r w:rsidRPr="00F52132">
        <w:rPr>
          <w:sz w:val="22"/>
          <w:szCs w:val="22"/>
        </w:rPr>
        <w:t xml:space="preserve">                 colour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11E9AFE9" w14:textId="77777777" w:rsidR="00F52132" w:rsidRPr="00F52132" w:rsidRDefault="00F52132" w:rsidP="006B015D">
      <w:pPr>
        <w:spacing w:line="360" w:lineRule="auto"/>
        <w:rPr>
          <w:sz w:val="22"/>
          <w:szCs w:val="22"/>
        </w:rPr>
      </w:pPr>
      <w:r w:rsidRPr="00F52132">
        <w:rPr>
          <w:sz w:val="22"/>
          <w:szCs w:val="22"/>
        </w:rPr>
        <w:t xml:space="preserve">  geom_vline(xintercept=median(filtered$ACTUALHT_INCm), color='red', lwd=.75)+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{round(median(filtered$ACTUALHT_INCm),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theme_minimal() +</w:t>
      </w:r>
    </w:p>
    <w:p w14:paraId="50E6C95F" w14:textId="77777777" w:rsidR="00F52132" w:rsidRPr="00F52132" w:rsidRDefault="00F52132" w:rsidP="006B015D">
      <w:pPr>
        <w:spacing w:line="360" w:lineRule="auto"/>
        <w:rPr>
          <w:sz w:val="22"/>
          <w:szCs w:val="22"/>
        </w:rPr>
      </w:pPr>
      <w:r w:rsidRPr="00F52132">
        <w:rPr>
          <w:sz w:val="22"/>
          <w:szCs w:val="22"/>
        </w:rPr>
        <w:t xml:space="preserve">  customTheme</w:t>
      </w:r>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r w:rsidRPr="00F52132">
        <w:rPr>
          <w:sz w:val="22"/>
          <w:szCs w:val="22"/>
        </w:rPr>
        <w:t>ggsave(</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actualHTINCPlot,</w:t>
      </w:r>
    </w:p>
    <w:p w14:paraId="4739054D" w14:textId="77777777" w:rsidR="00F52132" w:rsidRPr="00F52132" w:rsidRDefault="00F52132" w:rsidP="006B015D">
      <w:pPr>
        <w:spacing w:line="360" w:lineRule="auto"/>
        <w:rPr>
          <w:sz w:val="22"/>
          <w:szCs w:val="22"/>
        </w:rPr>
      </w:pPr>
      <w:r w:rsidRPr="00F52132">
        <w:rPr>
          <w:sz w:val="22"/>
          <w:szCs w:val="22"/>
        </w:rPr>
        <w:t xml:space="preserve">  bg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r w:rsidRPr="00F52132">
        <w:rPr>
          <w:sz w:val="22"/>
          <w:szCs w:val="22"/>
        </w:rPr>
        <w:t>actualHTINCPlot</w:t>
      </w:r>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r w:rsidRPr="00F52132">
        <w:rPr>
          <w:sz w:val="22"/>
          <w:szCs w:val="22"/>
        </w:rPr>
        <w:t xml:space="preserve">actualHTNetChangePlot &lt;- ggplot(filtered, aes(x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52172817" w14:textId="77777777" w:rsidR="00F52132" w:rsidRPr="00F52132" w:rsidRDefault="00F52132" w:rsidP="006B015D">
      <w:pPr>
        <w:spacing w:line="360" w:lineRule="auto"/>
        <w:rPr>
          <w:sz w:val="22"/>
          <w:szCs w:val="22"/>
        </w:rPr>
      </w:pPr>
      <w:r w:rsidRPr="00F52132">
        <w:rPr>
          <w:sz w:val="22"/>
          <w:szCs w:val="22"/>
        </w:rPr>
        <w:t xml:space="preserve">                 colour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42BE9427" w14:textId="77777777" w:rsidR="00F52132" w:rsidRPr="00F52132" w:rsidRDefault="00F52132" w:rsidP="006B015D">
      <w:pPr>
        <w:spacing w:line="360" w:lineRule="auto"/>
        <w:rPr>
          <w:sz w:val="22"/>
          <w:szCs w:val="22"/>
        </w:rPr>
      </w:pPr>
      <w:r w:rsidRPr="00F52132">
        <w:rPr>
          <w:sz w:val="22"/>
          <w:szCs w:val="22"/>
        </w:rPr>
        <w:t xml:space="preserve">  geom_vline(xintercept=median(filtered$NET_ACTUALCHNG_6YR_m), color='red', lwd=.75)+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theme_minimal() +</w:t>
      </w:r>
    </w:p>
    <w:p w14:paraId="1CED5457" w14:textId="77777777" w:rsidR="00F52132" w:rsidRPr="00F52132" w:rsidRDefault="00F52132" w:rsidP="006B015D">
      <w:pPr>
        <w:spacing w:line="360" w:lineRule="auto"/>
        <w:rPr>
          <w:sz w:val="22"/>
          <w:szCs w:val="22"/>
        </w:rPr>
      </w:pPr>
      <w:r w:rsidRPr="00F52132">
        <w:rPr>
          <w:sz w:val="22"/>
          <w:szCs w:val="22"/>
        </w:rPr>
        <w:t xml:space="preserve">  customTheme</w:t>
      </w:r>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r w:rsidRPr="00F52132">
        <w:rPr>
          <w:sz w:val="22"/>
          <w:szCs w:val="22"/>
        </w:rPr>
        <w:t>ggsave(</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actualHTNetChangePlot,</w:t>
      </w:r>
    </w:p>
    <w:p w14:paraId="1C2AF906" w14:textId="77777777" w:rsidR="00F52132" w:rsidRPr="00F52132" w:rsidRDefault="00F52132" w:rsidP="006B015D">
      <w:pPr>
        <w:spacing w:line="360" w:lineRule="auto"/>
        <w:rPr>
          <w:sz w:val="22"/>
          <w:szCs w:val="22"/>
        </w:rPr>
      </w:pPr>
      <w:r w:rsidRPr="00F52132">
        <w:rPr>
          <w:sz w:val="22"/>
          <w:szCs w:val="22"/>
        </w:rPr>
        <w:t xml:space="preserve">  bg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r w:rsidRPr="00F52132">
        <w:rPr>
          <w:sz w:val="22"/>
          <w:szCs w:val="22"/>
        </w:rPr>
        <w:t>actualHTNetChangePlot</w:t>
      </w:r>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then regrsssion of height change (m) by remeasurement period</w:t>
      </w:r>
    </w:p>
    <w:p w14:paraId="34362A02" w14:textId="77777777" w:rsidR="00F52132" w:rsidRPr="00F52132" w:rsidRDefault="00F52132" w:rsidP="006B015D">
      <w:pPr>
        <w:spacing w:line="360" w:lineRule="auto"/>
        <w:rPr>
          <w:sz w:val="22"/>
          <w:szCs w:val="22"/>
        </w:rPr>
      </w:pPr>
      <w:r w:rsidRPr="00F52132">
        <w:rPr>
          <w:sz w:val="22"/>
          <w:szCs w:val="22"/>
        </w:rPr>
        <w:t>tsrCols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select(ACTUALHT_CHNGm,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summary(theil_sen_regression(ACTUALHT_CHNGm ~ REMPER, data=tsrCols))</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select(ACTUALHT_INCm)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67636DB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4CFB991" w14:textId="77777777" w:rsidR="006B015D" w:rsidRPr="006B015D" w:rsidRDefault="006B015D" w:rsidP="006B015D">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extractedGdfs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granulePath</w:t>
      </w:r>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001080"/>
          <w:sz w:val="22"/>
          <w:szCs w:val="22"/>
        </w:rPr>
        <w:t>extractedGranules</w:t>
      </w:r>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1080"/>
          <w:sz w:val="22"/>
          <w:szCs w:val="22"/>
        </w:rPr>
        <w:t>granulePath</w:t>
      </w:r>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extractedGdfs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gdf</w:t>
      </w:r>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extractedGdfs</w:t>
      </w:r>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extractedGdfs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.h_canopy.</w:t>
      </w:r>
      <w:r w:rsidRPr="006B015D">
        <w:rPr>
          <w:color w:val="795E26"/>
          <w:sz w:val="22"/>
          <w:szCs w:val="22"/>
        </w:rPr>
        <w:t>max</w:t>
      </w:r>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'h_canopy &lt; 1000'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'h_canopy'</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queryConditions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 xml:space="preserve">"h_canopy &gt; 2 and h_canopy &lt; </w:t>
      </w:r>
      <w:r w:rsidRPr="006B015D">
        <w:rPr>
          <w:color w:val="0000FF"/>
          <w:sz w:val="22"/>
          <w:szCs w:val="22"/>
        </w:rPr>
        <w:t>{</w:t>
      </w:r>
      <w:r w:rsidRPr="006B015D">
        <w:rPr>
          <w:color w:val="001080"/>
          <w:sz w:val="22"/>
          <w:szCs w:val="22"/>
        </w:rPr>
        <w:t>globalCutoff</w:t>
      </w:r>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"beam_strength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"msw_flag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Filters our dataframe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queryConditions</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'yearCentered'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our florence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t>
      </w:r>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Reading all filtered granules. It will be larger than ~52,000 as its not forest filtered</w:t>
      </w:r>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florenceCentroidsWithEco </w:t>
      </w:r>
      <w:r w:rsidRPr="006B015D">
        <w:rPr>
          <w:color w:val="000000"/>
          <w:sz w:val="22"/>
          <w:szCs w:val="22"/>
        </w:rPr>
        <w:t>=</w:t>
      </w:r>
      <w:r w:rsidRPr="006B015D">
        <w:rPr>
          <w:color w:val="3B3B3B"/>
          <w:sz w:val="22"/>
          <w:szCs w:val="22"/>
        </w:rPr>
        <w:t xml:space="preserve"> gpd.sjoin(filtered,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'index_right'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florenceCentroidsWithEco.rename(</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r w:rsidRPr="006B015D">
        <w:rPr>
          <w:color w:val="001080"/>
          <w:sz w:val="22"/>
          <w:szCs w:val="22"/>
        </w:rPr>
        <w:t>inplace</w:t>
      </w:r>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w:t>
      </w:r>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intersectWithRaster</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rasterPath</w:t>
      </w: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1080"/>
          <w:sz w:val="22"/>
          <w:szCs w:val="22"/>
        </w:rPr>
        <w:t>adjustmentValue</w:t>
      </w:r>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'intersecting with </w:t>
      </w:r>
      <w:r w:rsidRPr="006B015D">
        <w:rPr>
          <w:color w:val="0000FF"/>
          <w:sz w:val="22"/>
          <w:szCs w:val="22"/>
        </w:rPr>
        <w:t>{</w:t>
      </w:r>
      <w:r w:rsidRPr="006B015D">
        <w:rPr>
          <w:color w:val="3B3B3B"/>
          <w:sz w:val="22"/>
          <w:szCs w:val="22"/>
        </w:rPr>
        <w:t>rasterPath</w:t>
      </w:r>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rasterio.open(rasterPath)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dataframe.crs </w:t>
      </w:r>
      <w:r w:rsidRPr="006B015D">
        <w:rPr>
          <w:color w:val="000000"/>
          <w:sz w:val="22"/>
          <w:szCs w:val="22"/>
        </w:rPr>
        <w:t>!=</w:t>
      </w:r>
      <w:r w:rsidRPr="006B015D">
        <w:rPr>
          <w:color w:val="3B3B3B"/>
          <w:sz w:val="22"/>
          <w:szCs w:val="22"/>
        </w:rPr>
        <w:t xml:space="preserve"> raster.crs:</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(dataframe[</w:t>
      </w:r>
      <w:r w:rsidRPr="006B015D">
        <w:rPr>
          <w:color w:val="A31515"/>
          <w:sz w:val="22"/>
          <w:szCs w:val="22"/>
        </w:rPr>
        <w:t>"geometry"</w:t>
      </w:r>
      <w:r w:rsidRPr="006B015D">
        <w:rPr>
          <w:color w:val="3B3B3B"/>
          <w:sz w:val="22"/>
          <w:szCs w:val="22"/>
        </w:rPr>
        <w:t>].x, dataframe[</w:t>
      </w:r>
      <w:r w:rsidRPr="006B015D">
        <w:rPr>
          <w:color w:val="A31515"/>
          <w:sz w:val="22"/>
          <w:szCs w:val="22"/>
        </w:rPr>
        <w:t>"geometry"</w:t>
      </w:r>
      <w:r w:rsidRPr="006B015D">
        <w:rPr>
          <w:color w:val="3B3B3B"/>
          <w:sz w:val="22"/>
          <w:szCs w:val="22"/>
        </w:rPr>
        <w:t>].y)]</w:t>
      </w:r>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[val[</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val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val </w:t>
      </w:r>
      <w:r w:rsidRPr="006B015D">
        <w:rPr>
          <w:color w:val="AF00DB"/>
          <w:sz w:val="22"/>
          <w:szCs w:val="22"/>
        </w:rPr>
        <w:t>in</w:t>
      </w:r>
      <w:r w:rsidRPr="006B015D">
        <w:rPr>
          <w:color w:val="3B3B3B"/>
          <w:sz w:val="22"/>
          <w:szCs w:val="22"/>
        </w:rPr>
        <w:t xml:space="preserve"> raster.sample(coordinates)]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adjustmentValue:</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adjustmentValue)</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adjustmentValue </w:t>
      </w:r>
      <w:r w:rsidRPr="006B015D">
        <w:rPr>
          <w:color w:val="AF00DB"/>
          <w:sz w:val="22"/>
          <w:szCs w:val="22"/>
        </w:rPr>
        <w:t>if</w:t>
      </w:r>
      <w:r w:rsidRPr="006B015D">
        <w:rPr>
          <w:color w:val="3B3B3B"/>
          <w:sz w:val="22"/>
          <w:szCs w:val="22"/>
        </w:rPr>
        <w:t xml:space="preserve"> pd.notna(x)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].astype(</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dataframe</w:t>
      </w:r>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 </w:t>
      </w:r>
      <w:r w:rsidRPr="006B015D">
        <w:rPr>
          <w:color w:val="000000"/>
          <w:sz w:val="22"/>
          <w:szCs w:val="22"/>
        </w:rPr>
        <w:t>=</w:t>
      </w:r>
      <w:r w:rsidRPr="006B015D">
        <w:rPr>
          <w:color w:val="3B3B3B"/>
          <w:sz w:val="22"/>
          <w:szCs w:val="22"/>
        </w:rPr>
        <w:t xml:space="preserve"> intersectWithRaster(florenceCentroidsWithEco,</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].value_counts()</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groupFastLossYear</w:t>
      </w:r>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florenceWithFastLossAgeGroup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'FastLossAgeGroup'</w:t>
      </w:r>
      <w:r w:rsidRPr="006B015D">
        <w:rPr>
          <w:color w:val="3B3B3B"/>
          <w:sz w:val="22"/>
          <w:szCs w:val="22"/>
        </w:rPr>
        <w:t>].value_counts()</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 xml:space="preserve">] </w:t>
      </w:r>
      <w:r w:rsidRPr="006B015D">
        <w:rPr>
          <w:color w:val="000000"/>
          <w:sz w:val="22"/>
          <w:szCs w:val="22"/>
        </w:rPr>
        <w:t>=</w:t>
      </w:r>
      <w:r w:rsidRPr="006B015D">
        <w:rPr>
          <w:color w:val="3B3B3B"/>
          <w:sz w:val="22"/>
          <w:szCs w:val="22"/>
        </w:rPr>
        <w:t xml:space="preserve"> np.where(</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florenceWithFastLossAgeGroup[</w:t>
      </w:r>
      <w:r w:rsidRPr="006B015D">
        <w:rPr>
          <w:color w:val="A31515"/>
          <w:sz w:val="22"/>
          <w:szCs w:val="22"/>
        </w:rPr>
        <w:t>'FastLossAgeGroup'</w:t>
      </w:r>
      <w:r w:rsidRPr="006B015D">
        <w:rPr>
          <w:color w:val="3B3B3B"/>
          <w:sz w:val="22"/>
          <w:szCs w:val="22"/>
        </w:rPr>
        <w:t>].isin([</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florenceWithNLCD </w:t>
      </w:r>
      <w:r w:rsidRPr="006B015D">
        <w:rPr>
          <w:color w:val="000000"/>
          <w:sz w:val="22"/>
          <w:szCs w:val="22"/>
        </w:rPr>
        <w:t>=</w:t>
      </w:r>
      <w:r w:rsidRPr="006B015D">
        <w:rPr>
          <w:color w:val="3B3B3B"/>
          <w:sz w:val="22"/>
          <w:szCs w:val="22"/>
        </w:rPr>
        <w:t xml:space="preserve"> intersectWithRaster(florenceWithFastLossAgeGroup,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florenceWithNLCD[</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florenceWithFlooding </w:t>
      </w:r>
      <w:r w:rsidRPr="006B015D">
        <w:rPr>
          <w:color w:val="000000"/>
          <w:sz w:val="22"/>
          <w:szCs w:val="22"/>
        </w:rPr>
        <w:t>=</w:t>
      </w:r>
      <w:r w:rsidRPr="006B015D">
        <w:rPr>
          <w:color w:val="3B3B3B"/>
          <w:sz w:val="22"/>
          <w:szCs w:val="22"/>
        </w:rPr>
        <w:t xml:space="preserve"> intersectWithRaster(florenceWithNLCD,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'FloodBinary'</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florenceWithFlooding[</w:t>
      </w:r>
      <w:r w:rsidRPr="006B015D">
        <w:rPr>
          <w:color w:val="A31515"/>
          <w:sz w:val="22"/>
          <w:szCs w:val="22"/>
        </w:rPr>
        <w:t>'FloodBinary'</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pd.isna(x)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].value_counts()</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Recoding nlcd,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forestCentroids </w:t>
      </w:r>
      <w:r w:rsidRPr="006B015D">
        <w:rPr>
          <w:color w:val="000000"/>
          <w:sz w:val="22"/>
          <w:szCs w:val="22"/>
        </w:rPr>
        <w:t>=</w:t>
      </w:r>
      <w:r w:rsidRPr="006B015D">
        <w:rPr>
          <w:color w:val="3B3B3B"/>
          <w:sz w:val="22"/>
          <w:szCs w:val="22"/>
        </w:rPr>
        <w:t xml:space="preserve"> florenceWithFlooding[florenceWithFlooding[</w:t>
      </w:r>
      <w:r w:rsidRPr="006B015D">
        <w:rPr>
          <w:color w:val="A31515"/>
          <w:sz w:val="22"/>
          <w:szCs w:val="22"/>
        </w:rPr>
        <w:t>"NLCD_2023"</w:t>
      </w:r>
      <w:r w:rsidRPr="006B015D">
        <w:rPr>
          <w:color w:val="3B3B3B"/>
          <w:sz w:val="22"/>
          <w:szCs w:val="22"/>
        </w:rPr>
        <w:t>].isin([</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r w:rsidRPr="006B015D">
        <w:rPr>
          <w:color w:val="795E26"/>
          <w:sz w:val="22"/>
          <w:szCs w:val="22"/>
        </w:rPr>
        <w:t>len</w:t>
      </w:r>
      <w:r w:rsidRPr="006B015D">
        <w:rPr>
          <w:color w:val="3B3B3B"/>
          <w:sz w:val="22"/>
          <w:szCs w:val="22"/>
        </w:rPr>
        <w:t>(forestCentroids))</w:t>
      </w:r>
    </w:p>
    <w:p w14:paraId="340185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forestCentroids.head()</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w:t>
      </w:r>
      <w:r w:rsidRPr="006B015D">
        <w:rPr>
          <w:color w:val="A31515"/>
          <w:sz w:val="22"/>
          <w:szCs w:val="22"/>
        </w:rPr>
        <w:t>'DisturbancePresence'</w:t>
      </w:r>
      <w:r w:rsidRPr="006B015D">
        <w:rPr>
          <w:color w:val="3B3B3B"/>
          <w:sz w:val="22"/>
          <w:szCs w:val="22"/>
        </w:rPr>
        <w:t>].value_counts()</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769BECC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pystac</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r w:rsidRPr="006B015D">
        <w:rPr>
          <w:color w:val="795E26"/>
          <w:sz w:val="22"/>
          <w:szCs w:val="22"/>
        </w:rPr>
        <w:t>get_stac_version</w:t>
      </w:r>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pystac</w:t>
      </w:r>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pystac_client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colorcet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import</w:t>
      </w:r>
      <w:r w:rsidRPr="006B015D">
        <w:rPr>
          <w:color w:val="3B3B3B"/>
          <w:sz w:val="22"/>
          <w:szCs w:val="22"/>
          <w:lang w:val="fr-FR"/>
        </w:rPr>
        <w:t xml:space="preserve"> pystac_client</w:t>
      </w:r>
    </w:p>
    <w:p w14:paraId="79B3AE81"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from</w:t>
      </w:r>
      <w:r w:rsidRPr="006B015D">
        <w:rPr>
          <w:color w:val="3B3B3B"/>
          <w:sz w:val="22"/>
          <w:szCs w:val="22"/>
          <w:lang w:val="fr-FR"/>
        </w:rPr>
        <w:t xml:space="preserve"> </w:t>
      </w:r>
      <w:r w:rsidRPr="006B015D">
        <w:rPr>
          <w:color w:val="267F99"/>
          <w:sz w:val="22"/>
          <w:szCs w:val="22"/>
          <w:lang w:val="fr-FR"/>
        </w:rPr>
        <w:t>pystac</w:t>
      </w:r>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r w:rsidRPr="006B015D">
        <w:rPr>
          <w:color w:val="267F99"/>
          <w:sz w:val="22"/>
          <w:szCs w:val="22"/>
          <w:lang w:val="fr-FR"/>
        </w:rPr>
        <w:t>CatalogType</w:t>
      </w:r>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fiona</w:t>
      </w:r>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sklearn</w:t>
      </w:r>
      <w:r w:rsidRPr="006B015D">
        <w:rPr>
          <w:color w:val="3B3B3B"/>
          <w:sz w:val="22"/>
          <w:szCs w:val="22"/>
        </w:rPr>
        <w:t>.</w:t>
      </w:r>
      <w:r w:rsidRPr="006B015D">
        <w:rPr>
          <w:color w:val="267F99"/>
          <w:sz w:val="22"/>
          <w:szCs w:val="22"/>
        </w:rPr>
        <w:t>linear_model</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LinearRegression</w:t>
      </w:r>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geometry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r w:rsidRPr="006B015D">
        <w:rPr>
          <w:color w:val="267F99"/>
          <w:sz w:val="22"/>
          <w:szCs w:val="22"/>
        </w:rPr>
        <w:t>LineString</w:t>
      </w:r>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r w:rsidRPr="006B015D">
        <w:rPr>
          <w:color w:val="267F99"/>
          <w:sz w:val="22"/>
          <w:szCs w:val="22"/>
        </w:rPr>
        <w:t>MultiPolygon</w:t>
      </w:r>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undissolvedProjects</w:t>
      </w:r>
      <w:r w:rsidRPr="006B015D">
        <w:rPr>
          <w:color w:val="3B3B3B"/>
          <w:sz w:val="22"/>
          <w:szCs w:val="22"/>
        </w:rPr>
        <w:t>.</w:t>
      </w:r>
      <w:r w:rsidRPr="006B015D">
        <w:rPr>
          <w:color w:val="795E26"/>
          <w:sz w:val="22"/>
          <w:szCs w:val="22"/>
        </w:rPr>
        <w:t>rename</w:t>
      </w:r>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'projectID'</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workingSet</w:t>
      </w:r>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w:t>
      </w:r>
      <w:r w:rsidRPr="006B015D">
        <w:rPr>
          <w:color w:val="795E26"/>
          <w:sz w:val="22"/>
          <w:szCs w:val="22"/>
        </w:rPr>
        <w:t>head</w:t>
      </w:r>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001080"/>
          <w:sz w:val="22"/>
          <w:szCs w:val="22"/>
        </w:rPr>
        <w: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projectCRS</w:t>
      </w:r>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allGroundTrackKMLs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parentDir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r w:rsidRPr="006B015D">
        <w:rPr>
          <w:color w:val="001080"/>
          <w:sz w:val="22"/>
          <w:szCs w:val="22"/>
        </w:rPr>
        <w:t>dirs</w:t>
      </w:r>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795E26"/>
          <w:sz w:val="22"/>
          <w:szCs w:val="22"/>
        </w:rPr>
        <w:t>walk</w:t>
      </w:r>
      <w:r w:rsidRPr="006B015D">
        <w:rPr>
          <w:color w:val="3B3B3B"/>
          <w:sz w:val="22"/>
          <w:szCs w:val="22"/>
        </w:rPr>
        <w:t>(</w:t>
      </w:r>
      <w:r w:rsidRPr="006B015D">
        <w:rPr>
          <w:color w:val="001080"/>
          <w:sz w:val="22"/>
          <w:szCs w:val="22"/>
        </w:rPr>
        <w:t>parentDir</w:t>
      </w:r>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795E26"/>
          <w:sz w:val="22"/>
          <w:szCs w:val="22"/>
        </w:rPr>
        <w:t>endswith</w:t>
      </w:r>
      <w:r w:rsidRPr="006B015D">
        <w:rPr>
          <w:color w:val="3B3B3B"/>
          <w:sz w:val="22"/>
          <w:szCs w:val="22"/>
        </w:rPr>
        <w:t>(</w:t>
      </w:r>
      <w:r w:rsidRPr="006B015D">
        <w:rPr>
          <w:color w:val="A31515"/>
          <w:sz w:val="22"/>
          <w:szCs w:val="22"/>
        </w:rPr>
        <w:t>".kml"</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allGroundTrackKMLs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dataframe</w:t>
      </w:r>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.sort_values(</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w:t>
      </w:r>
      <w:r w:rsidRPr="006B015D">
        <w:rPr>
          <w:color w:val="A31515"/>
          <w:sz w:val="22"/>
          <w:szCs w:val="22"/>
        </w:rPr>
        <w:t>'start_cycle'</w:t>
      </w:r>
      <w:r w:rsidRPr="006B015D">
        <w:rPr>
          <w:color w:val="3B3B3B"/>
          <w:sz w:val="22"/>
          <w:szCs w:val="22"/>
        </w:rPr>
        <w:t>].iloc[</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rgtNumber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r w:rsidRPr="006B015D">
        <w:rPr>
          <w:color w:val="001080"/>
          <w:sz w:val="22"/>
          <w:szCs w:val="22"/>
        </w:rPr>
        <w:t>dataframe</w:t>
      </w:r>
      <w:r w:rsidRPr="006B015D">
        <w:rPr>
          <w:color w:val="3B3B3B"/>
          <w:sz w:val="22"/>
          <w:szCs w:val="22"/>
        </w:rPr>
        <w:t>[</w:t>
      </w:r>
      <w:r w:rsidRPr="006B015D">
        <w:rPr>
          <w:color w:val="A31515"/>
          <w:sz w:val="22"/>
          <w:szCs w:val="22"/>
        </w:rPr>
        <w:t>'rgt'</w:t>
      </w:r>
      <w:r w:rsidRPr="006B015D">
        <w:rPr>
          <w:color w:val="3B3B3B"/>
          <w:sz w:val="22"/>
          <w:szCs w:val="22"/>
        </w:rPr>
        <w:t>].iloc[</w:t>
      </w:r>
      <w:r w:rsidRPr="006B015D">
        <w:rPr>
          <w:color w:val="098658"/>
          <w:sz w:val="22"/>
          <w:szCs w:val="22"/>
        </w:rPr>
        <w:t>0</w:t>
      </w:r>
      <w:r w:rsidRPr="006B015D">
        <w:rPr>
          <w:color w:val="3B3B3B"/>
          <w:sz w:val="22"/>
          <w:szCs w:val="22"/>
        </w:rPr>
        <w:t>]).</w:t>
      </w:r>
      <w:r w:rsidRPr="006B015D">
        <w:rPr>
          <w:color w:val="795E26"/>
          <w:sz w:val="22"/>
          <w:szCs w:val="22"/>
        </w:rPr>
        <w:t>zfill</w:t>
      </w:r>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relevant kml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matchingFile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allGroundTrackKMLs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00FF"/>
          <w:sz w:val="22"/>
          <w:szCs w:val="22"/>
        </w:rPr>
        <w:t>f</w:t>
      </w:r>
      <w:r w:rsidRPr="006B015D">
        <w:rPr>
          <w:color w:val="A31515"/>
          <w:sz w:val="22"/>
          <w:szCs w:val="22"/>
        </w:rPr>
        <w:t>'RGT_</w:t>
      </w:r>
      <w:r w:rsidRPr="006B015D">
        <w:rPr>
          <w:color w:val="0000FF"/>
          <w:sz w:val="22"/>
          <w:szCs w:val="22"/>
        </w:rPr>
        <w:t>{</w:t>
      </w:r>
      <w:r w:rsidRPr="006B015D">
        <w:rPr>
          <w:color w:val="001080"/>
          <w:sz w:val="22"/>
          <w:szCs w:val="22"/>
        </w:rPr>
        <w:t>rgtNumber</w:t>
      </w:r>
      <w:r w:rsidRPr="006B015D">
        <w:rPr>
          <w:color w:val="0000FF"/>
          <w:sz w:val="22"/>
          <w:szCs w:val="22"/>
        </w:rPr>
        <w:t>}</w:t>
      </w:r>
      <w:r w:rsidRPr="006B015D">
        <w:rPr>
          <w:color w:val="A31515"/>
          <w:sz w:val="22"/>
          <w:szCs w:val="22"/>
        </w:rPr>
        <w:t>_cycle</w:t>
      </w:r>
      <w:r w:rsidRPr="006B015D">
        <w:rPr>
          <w:color w:val="0000FF"/>
          <w:sz w:val="22"/>
          <w:szCs w:val="22"/>
        </w:rPr>
        <w:t>{</w:t>
      </w:r>
      <w:r w:rsidRPr="006B015D">
        <w:rPr>
          <w:color w:val="001080"/>
          <w:sz w:val="22"/>
          <w:szCs w:val="22"/>
        </w:rPr>
        <w:t>cycleNumber</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print('Cycle:', cycleNumber, 'RGT:', rgtNumber, os.path.basename(matchingFile))</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1080"/>
          <w:sz w:val="22"/>
          <w:szCs w:val="22"/>
        </w:rPr>
        <w:t>matchingFile</w:t>
      </w:r>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'libKML'</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Creating a dataframe for our kml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kml</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w:t>
      </w:r>
      <w:r w:rsidRPr="006B015D">
        <w:rPr>
          <w:color w:val="001080"/>
          <w:sz w:val="22"/>
          <w:szCs w:val="22"/>
        </w:rPr>
        <w:t>columns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Converting dataframe to a geodataframe and clipping to our kentucky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kmlDf</w:t>
      </w:r>
      <w:r w:rsidRPr="006B015D">
        <w:rPr>
          <w:color w:val="3B3B3B"/>
          <w:sz w:val="22"/>
          <w:szCs w:val="22"/>
        </w:rPr>
        <w:t xml:space="preserve">.longitude, </w:t>
      </w:r>
      <w:r w:rsidRPr="006B015D">
        <w:rPr>
          <w:color w:val="001080"/>
          <w:sz w:val="22"/>
          <w:szCs w:val="22"/>
        </w:rPr>
        <w:t>kmlDf</w:t>
      </w:r>
      <w:r w:rsidRPr="006B015D">
        <w:rPr>
          <w:color w:val="3B3B3B"/>
          <w:sz w:val="22"/>
          <w:szCs w:val="22"/>
        </w:rPr>
        <w:t xml:space="preserve">.latitude), </w:t>
      </w:r>
      <w:r w:rsidRPr="006B015D">
        <w:rPr>
          <w:color w:val="001080"/>
          <w:sz w:val="22"/>
          <w:szCs w:val="22"/>
        </w:rPr>
        <w:t>crs</w:t>
      </w:r>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eastCoastEnvelope</w:t>
      </w:r>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kmlGdf</w:t>
      </w:r>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firstRow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ealiest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primt('rotation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geodataframe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geodataframe</w:t>
      </w:r>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795E26"/>
          <w:sz w:val="22"/>
          <w:szCs w:val="22"/>
        </w:rPr>
        <w:t>box</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now we assign the previously determined rotaion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rotating each row's polygon geometry by the corresponding value in the rotation_angle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].centroid.x,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].centroid.y)),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geodataframe</w:t>
      </w:r>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Making a dictionary to hold a dataframe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1080"/>
          <w:sz w:val="22"/>
          <w:szCs w:val="22"/>
        </w:rPr>
        <w:t>cycleRGTDataframe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dataframe</w:t>
      </w:r>
      <w:r w:rsidRPr="006B015D">
        <w:rPr>
          <w:color w:val="3B3B3B"/>
          <w:sz w:val="22"/>
          <w:szCs w:val="22"/>
        </w:rPr>
        <w:t>.groupby([</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cycleRGTDataframe</w:t>
      </w:r>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segments for cycle:'</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A31515"/>
          <w:sz w:val="22"/>
          <w:szCs w:val="22"/>
        </w:rPr>
        <w:t>'dataframe length'</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cycleRGTDataframe</w:t>
      </w:r>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startCycle</w:t>
      </w:r>
      <w:r w:rsidRPr="006B015D">
        <w:rPr>
          <w:color w:val="0000FF"/>
          <w:sz w:val="22"/>
          <w:szCs w:val="22"/>
        </w:rPr>
        <w:t>}</w:t>
      </w:r>
      <w:r w:rsidRPr="006B015D">
        <w:rPr>
          <w:color w:val="A31515"/>
          <w:sz w:val="22"/>
          <w:szCs w:val="22"/>
        </w:rPr>
        <w:t>,</w:t>
      </w:r>
      <w:r w:rsidRPr="006B015D">
        <w:rPr>
          <w:color w:val="0000FF"/>
          <w:sz w:val="22"/>
          <w:szCs w:val="22"/>
        </w:rPr>
        <w:t>{</w:t>
      </w:r>
      <w:r w:rsidRPr="006B015D">
        <w:rPr>
          <w:color w:val="001080"/>
          <w:sz w:val="22"/>
          <w:szCs w:val="22"/>
        </w:rPr>
        <w:t>rgt</w:t>
      </w:r>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dfWithPolygons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cycleRGTDataframe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dfWithPolygons</w:t>
      </w:r>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Stacking them vertically after into one final dataframe</w:t>
      </w:r>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dataframesWithPolygons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pivotToGeosegments(</w:t>
      </w:r>
      <w:r w:rsidRPr="006B015D">
        <w:rPr>
          <w:color w:val="001080"/>
          <w:sz w:val="22"/>
          <w:szCs w:val="22"/>
        </w:rPr>
        <w:t>finalDataframe</w:t>
      </w:r>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finalDataframe</w:t>
      </w:r>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workingSet</w:t>
      </w:r>
      <w:r w:rsidRPr="006B015D">
        <w:rPr>
          <w:color w:val="3B3B3B"/>
          <w:sz w:val="22"/>
          <w:szCs w:val="22"/>
        </w:rPr>
        <w:t xml:space="preserve">, </w:t>
      </w:r>
      <w:r w:rsidRPr="006B015D">
        <w:rPr>
          <w:color w:val="001080"/>
          <w:sz w:val="22"/>
          <w:szCs w:val="22"/>
        </w:rPr>
        <w:t>geosegmentFlag</w:t>
      </w:r>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polygonsWithEPT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.sjoin(</w:t>
      </w:r>
      <w:r w:rsidRPr="006B015D">
        <w:rPr>
          <w:color w:val="001080"/>
          <w:sz w:val="22"/>
          <w:szCs w:val="22"/>
        </w:rPr>
        <w:t>undissolvedProjects</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polygonsWithEPT</w:t>
      </w:r>
      <w:r w:rsidRPr="006B015D">
        <w:rPr>
          <w:color w:val="3B3B3B"/>
          <w:sz w:val="22"/>
          <w:szCs w:val="22"/>
        </w:rPr>
        <w:t>.merge(</w:t>
      </w:r>
      <w:r w:rsidRPr="006B015D">
        <w:rPr>
          <w:color w:val="001080"/>
          <w:sz w:val="22"/>
          <w:szCs w:val="22"/>
        </w:rPr>
        <w:t>undissolvedProjects</w:t>
      </w:r>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'projectID'</w:t>
      </w:r>
      <w:r w:rsidRPr="006B015D">
        <w:rPr>
          <w:color w:val="3B3B3B"/>
          <w:sz w:val="22"/>
          <w:szCs w:val="22"/>
        </w:rPr>
        <w:t xml:space="preserve">]], </w:t>
      </w:r>
      <w:r w:rsidRPr="006B015D">
        <w:rPr>
          <w:color w:val="001080"/>
          <w:sz w:val="22"/>
          <w:szCs w:val="22"/>
        </w:rPr>
        <w:t>left_on</w:t>
      </w:r>
      <w:r w:rsidRPr="006B015D">
        <w:rPr>
          <w:color w:val="000000"/>
          <w:sz w:val="22"/>
          <w:szCs w:val="22"/>
        </w:rPr>
        <w:t>=</w:t>
      </w:r>
      <w:r w:rsidRPr="006B015D">
        <w:rPr>
          <w:color w:val="A31515"/>
          <w:sz w:val="22"/>
          <w:szCs w:val="22"/>
        </w:rPr>
        <w:t>'index_right'</w:t>
      </w:r>
      <w:r w:rsidRPr="006B015D">
        <w:rPr>
          <w:color w:val="3B3B3B"/>
          <w:sz w:val="22"/>
          <w:szCs w:val="22"/>
        </w:rPr>
        <w:t xml:space="preserve">, </w:t>
      </w:r>
      <w:r w:rsidRPr="006B015D">
        <w:rPr>
          <w:color w:val="001080"/>
          <w:sz w:val="22"/>
          <w:szCs w:val="22"/>
        </w:rPr>
        <w:t>right_index</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w:t>
      </w:r>
      <w:r w:rsidRPr="006B015D">
        <w:rPr>
          <w:color w:val="A31515"/>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'projectID'</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"FinalAnalysis"</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library(tidyverse)</w:t>
      </w:r>
    </w:p>
    <w:p w14:paraId="29DF7D00" w14:textId="77777777" w:rsidR="00785C87" w:rsidRPr="00785C87" w:rsidRDefault="00785C87" w:rsidP="00785C87">
      <w:pPr>
        <w:spacing w:line="360" w:lineRule="auto"/>
        <w:rPr>
          <w:sz w:val="22"/>
          <w:szCs w:val="22"/>
        </w:rPr>
      </w:pPr>
      <w:r w:rsidRPr="00785C87">
        <w:rPr>
          <w:sz w:val="22"/>
          <w:szCs w:val="22"/>
        </w:rPr>
        <w:t>library(RobustLinearReg)</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library(mgcv)</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library(dplyr)</w:t>
      </w:r>
    </w:p>
    <w:p w14:paraId="6E8E0F34" w14:textId="77777777" w:rsidR="00785C87" w:rsidRPr="00785C87" w:rsidRDefault="00785C87" w:rsidP="00785C87">
      <w:pPr>
        <w:spacing w:line="360" w:lineRule="auto"/>
        <w:rPr>
          <w:sz w:val="22"/>
          <w:szCs w:val="22"/>
        </w:rPr>
      </w:pPr>
      <w:r w:rsidRPr="00785C87">
        <w:rPr>
          <w:sz w:val="22"/>
          <w:szCs w:val="22"/>
        </w:rPr>
        <w:t>library(cowplot)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r w:rsidRPr="00785C87">
        <w:rPr>
          <w:sz w:val="22"/>
          <w:szCs w:val="22"/>
        </w:rPr>
        <w:t xml:space="preserve">workingSet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filter(!(FastLossAgeGroup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r w:rsidRPr="00785C87">
        <w:rPr>
          <w:sz w:val="22"/>
          <w:szCs w:val="22"/>
        </w:rPr>
        <w:t xml:space="preserve">validationSet &lt;- workingSet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r w:rsidRPr="00785C87">
        <w:rPr>
          <w:sz w:val="22"/>
          <w:szCs w:val="22"/>
        </w:rPr>
        <w:t xml:space="preserve">filteredSet &lt;- workingSet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r w:rsidRPr="00785C87">
        <w:rPr>
          <w:sz w:val="22"/>
          <w:szCs w:val="22"/>
        </w:rPr>
        <w:t>fiftyThousandSample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r w:rsidRPr="00785C87">
        <w:rPr>
          <w:sz w:val="22"/>
          <w:szCs w:val="22"/>
        </w:rPr>
        <w:t>customTheme &lt;- theme(</w:t>
      </w:r>
    </w:p>
    <w:p w14:paraId="773B03F8" w14:textId="77777777" w:rsidR="00785C87" w:rsidRPr="00785C87" w:rsidRDefault="00785C87" w:rsidP="00785C87">
      <w:pPr>
        <w:spacing w:line="360" w:lineRule="auto"/>
        <w:rPr>
          <w:sz w:val="22"/>
          <w:szCs w:val="22"/>
        </w:rPr>
      </w:pPr>
      <w:r w:rsidRPr="00785C87">
        <w:rPr>
          <w:sz w:val="22"/>
          <w:szCs w:val="22"/>
        </w:rPr>
        <w:t xml:space="preserve">  plot.title.position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plot.title = element_text(hjust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plot.subtitle = element_text(hjust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axis.title = element_text(size=14,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axis.text = element_text(size=12,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axis.line = element_line(linewidth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axis.ticks = element_line(color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legend.title = element_text(size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legend.text = element_text(size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legend.key.size = unit(.5, "cm"),</w:t>
      </w:r>
    </w:p>
    <w:p w14:paraId="1BBAFCC5" w14:textId="77777777" w:rsidR="00785C87" w:rsidRPr="00785C87" w:rsidRDefault="00785C87" w:rsidP="00785C87">
      <w:pPr>
        <w:spacing w:line="360" w:lineRule="auto"/>
        <w:rPr>
          <w:sz w:val="22"/>
          <w:szCs w:val="22"/>
        </w:rPr>
      </w:pPr>
      <w:r w:rsidRPr="00785C87">
        <w:rPr>
          <w:sz w:val="22"/>
          <w:szCs w:val="22"/>
        </w:rPr>
        <w:t xml:space="preserve">  legend.key.height = unit(0.5, "cm"),</w:t>
      </w:r>
    </w:p>
    <w:p w14:paraId="6F7FD0CE" w14:textId="77777777" w:rsidR="00785C87" w:rsidRPr="00785C87" w:rsidRDefault="00785C87" w:rsidP="00785C87">
      <w:pPr>
        <w:spacing w:line="360" w:lineRule="auto"/>
        <w:rPr>
          <w:sz w:val="22"/>
          <w:szCs w:val="22"/>
        </w:rPr>
      </w:pPr>
      <w:r w:rsidRPr="00785C87">
        <w:rPr>
          <w:sz w:val="22"/>
          <w:szCs w:val="22"/>
        </w:rPr>
        <w:t xml:space="preserve">  panel.background = element_rect(fill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plot.background = element_rect(fill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panel.grid.major = element_blank(),</w:t>
      </w:r>
    </w:p>
    <w:p w14:paraId="477DBC85" w14:textId="77777777" w:rsidR="00785C87" w:rsidRPr="00785C87" w:rsidRDefault="00785C87" w:rsidP="00785C87">
      <w:pPr>
        <w:spacing w:line="360" w:lineRule="auto"/>
        <w:rPr>
          <w:sz w:val="22"/>
          <w:szCs w:val="22"/>
        </w:rPr>
      </w:pPr>
      <w:r w:rsidRPr="00785C87">
        <w:rPr>
          <w:sz w:val="22"/>
          <w:szCs w:val="22"/>
        </w:rPr>
        <w:t xml:space="preserve">  panel.grid.minor = element_blank(),</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legend.background = element_rect(fill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legend.box.background = element_rect(fill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strip.text = element_text(size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strip.background = element_rect(fill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r w:rsidRPr="00785C87">
        <w:rPr>
          <w:sz w:val="22"/>
          <w:szCs w:val="22"/>
        </w:rPr>
        <w:t>numberOfIterations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r w:rsidRPr="00785C87">
        <w:rPr>
          <w:sz w:val="22"/>
          <w:szCs w:val="22"/>
        </w:rPr>
        <w:t>validationTSRModel &lt;- theil_sen_regression(h_canopy ~ percentile_98, data=validationSet)</w:t>
      </w:r>
    </w:p>
    <w:p w14:paraId="7FDFB141" w14:textId="77777777" w:rsidR="00785C87" w:rsidRPr="00785C87" w:rsidRDefault="00785C87" w:rsidP="00785C87">
      <w:pPr>
        <w:spacing w:line="360" w:lineRule="auto"/>
        <w:rPr>
          <w:sz w:val="22"/>
          <w:szCs w:val="22"/>
        </w:rPr>
      </w:pPr>
      <w:r w:rsidRPr="00785C87">
        <w:rPr>
          <w:sz w:val="22"/>
          <w:szCs w:val="22"/>
        </w:rPr>
        <w:t>validationTSRPredictions &lt;- predict(validationTSRModel)</w:t>
      </w:r>
    </w:p>
    <w:p w14:paraId="43A019CD" w14:textId="77777777" w:rsidR="00785C87" w:rsidRPr="00785C87" w:rsidRDefault="00785C87" w:rsidP="00785C87">
      <w:pPr>
        <w:spacing w:line="360" w:lineRule="auto"/>
        <w:rPr>
          <w:sz w:val="22"/>
          <w:szCs w:val="22"/>
        </w:rPr>
      </w:pPr>
      <w:r w:rsidRPr="00785C87">
        <w:rPr>
          <w:sz w:val="22"/>
          <w:szCs w:val="22"/>
        </w:rPr>
        <w:t>validationTSRrSquared &lt;- summary(validationTSRModel)$r.squared</w:t>
      </w:r>
    </w:p>
    <w:p w14:paraId="700AABCE" w14:textId="77777777" w:rsidR="00785C87" w:rsidRPr="00785C87" w:rsidRDefault="00785C87" w:rsidP="00785C87">
      <w:pPr>
        <w:spacing w:line="360" w:lineRule="auto"/>
        <w:rPr>
          <w:sz w:val="22"/>
          <w:szCs w:val="22"/>
        </w:rPr>
      </w:pPr>
      <w:r w:rsidRPr="00785C87">
        <w:rPr>
          <w:sz w:val="22"/>
          <w:szCs w:val="22"/>
        </w:rPr>
        <w:t>validationTSRRMSE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summary(validationTSRModel)</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r w:rsidRPr="00785C87">
        <w:rPr>
          <w:sz w:val="22"/>
          <w:szCs w:val="22"/>
        </w:rPr>
        <w:t>mainCorrelationPlot &lt;- ggplot(validationSet, aes(x = percentile_98, y = h_canopy)) +</w:t>
      </w:r>
    </w:p>
    <w:p w14:paraId="68ABB9C9" w14:textId="77777777" w:rsidR="00785C87" w:rsidRPr="00785C87" w:rsidRDefault="00785C87" w:rsidP="00785C87">
      <w:pPr>
        <w:spacing w:line="360" w:lineRule="auto"/>
        <w:rPr>
          <w:sz w:val="22"/>
          <w:szCs w:val="22"/>
        </w:rPr>
      </w:pPr>
      <w:r w:rsidRPr="00785C87">
        <w:rPr>
          <w:sz w:val="22"/>
          <w:szCs w:val="22"/>
        </w:rPr>
        <w:t xml:space="preserve">  geom_point(color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geom_line(aes(y = validationTSRPredictions),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{round(validationTSRrSquared, 2)} RMSE: {round(validationTSRRMSE,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colour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customTheme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guide_legend(override.aes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r w:rsidRPr="00785C87">
        <w:rPr>
          <w:sz w:val="22"/>
          <w:szCs w:val="22"/>
        </w:rPr>
        <w:t>ggsave(</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mainCorrelationPlot,</w:t>
      </w:r>
    </w:p>
    <w:p w14:paraId="3462807E" w14:textId="77777777" w:rsidR="00785C87" w:rsidRPr="00785C87" w:rsidRDefault="00785C87" w:rsidP="00785C87">
      <w:pPr>
        <w:spacing w:line="360" w:lineRule="auto"/>
        <w:rPr>
          <w:sz w:val="22"/>
          <w:szCs w:val="22"/>
        </w:rPr>
      </w:pPr>
      <w:r w:rsidRPr="00785C87">
        <w:rPr>
          <w:sz w:val="22"/>
          <w:szCs w:val="22"/>
        </w:rPr>
        <w:t xml:space="preserve">  bg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r w:rsidRPr="00785C87">
        <w:rPr>
          <w:sz w:val="22"/>
          <w:szCs w:val="22"/>
        </w:rPr>
        <w:t>mainCorrelationPlot</w:t>
      </w:r>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r w:rsidRPr="00785C87">
        <w:rPr>
          <w:sz w:val="22"/>
          <w:szCs w:val="22"/>
        </w:rPr>
        <w:t xml:space="preserve">workingSet &lt;- workingSet %&gt;% </w:t>
      </w:r>
    </w:p>
    <w:p w14:paraId="18AA1985" w14:textId="77777777" w:rsidR="00785C87" w:rsidRPr="00785C87" w:rsidRDefault="00785C87" w:rsidP="00785C87">
      <w:pPr>
        <w:spacing w:line="360" w:lineRule="auto"/>
        <w:rPr>
          <w:sz w:val="22"/>
          <w:szCs w:val="22"/>
        </w:rPr>
      </w:pPr>
      <w:r w:rsidRPr="00785C87">
        <w:rPr>
          <w:sz w:val="22"/>
          <w:szCs w:val="22"/>
        </w:rPr>
        <w:t xml:space="preserve">  mutate(yearRecoded = recode_factor(</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r w:rsidRPr="00785C87">
        <w:rPr>
          <w:sz w:val="22"/>
          <w:szCs w:val="22"/>
        </w:rPr>
        <w:t>alsHeightsYearSummary &lt;- workingSet %&gt;%</w:t>
      </w:r>
    </w:p>
    <w:p w14:paraId="74FD6FF7" w14:textId="77777777" w:rsidR="00785C87" w:rsidRPr="00785C87" w:rsidRDefault="00785C87" w:rsidP="00785C87">
      <w:pPr>
        <w:spacing w:line="360" w:lineRule="auto"/>
        <w:rPr>
          <w:sz w:val="22"/>
          <w:szCs w:val="22"/>
        </w:rPr>
      </w:pPr>
      <w:r w:rsidRPr="00785C87">
        <w:rPr>
          <w:sz w:val="22"/>
          <w:szCs w:val="22"/>
        </w:rPr>
        <w:t xml:space="preserve">  group_by(yearRecoded) %&gt;%</w:t>
      </w:r>
    </w:p>
    <w:p w14:paraId="39BD52AA" w14:textId="77777777" w:rsidR="00785C87" w:rsidRPr="00785C87" w:rsidRDefault="00785C87" w:rsidP="00785C87">
      <w:pPr>
        <w:spacing w:line="360" w:lineRule="auto"/>
        <w:rPr>
          <w:sz w:val="22"/>
          <w:szCs w:val="22"/>
        </w:rPr>
      </w:pPr>
      <w:r w:rsidRPr="00785C87">
        <w:rPr>
          <w:sz w:val="22"/>
          <w:szCs w:val="22"/>
        </w:rPr>
        <w:t xml:space="preserve">  summarize(medianALSHeight = median(percentile_98, na.rm=TRUE), meanALSHeight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r w:rsidRPr="00785C87">
        <w:rPr>
          <w:sz w:val="22"/>
          <w:szCs w:val="22"/>
        </w:rPr>
        <w:t>fullALSHist &lt;- ggplot(workingSet, aes(x = percentile_98, color = as.factor(yearRecoded), fill = as.factor(yearRecoded))) +</w:t>
      </w:r>
    </w:p>
    <w:p w14:paraId="5E569E7D"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geom_vline(data = alsHeightsYearSummary, aes(xintercept = medianALSHeight, color = as.factor(yearRecoded)), </w:t>
      </w:r>
    </w:p>
    <w:p w14:paraId="116E9D36"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theme_minimal()+</w:t>
      </w:r>
    </w:p>
    <w:p w14:paraId="42F32FC2" w14:textId="77777777" w:rsidR="00785C87" w:rsidRPr="00785C87" w:rsidRDefault="00785C87" w:rsidP="00785C87">
      <w:pPr>
        <w:spacing w:line="360" w:lineRule="auto"/>
        <w:rPr>
          <w:sz w:val="22"/>
          <w:szCs w:val="22"/>
        </w:rPr>
      </w:pPr>
      <w:r w:rsidRPr="00785C87">
        <w:rPr>
          <w:sz w:val="22"/>
          <w:szCs w:val="22"/>
        </w:rPr>
        <w:t xml:space="preserve">  customTheme</w:t>
      </w:r>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r w:rsidRPr="00785C87">
        <w:rPr>
          <w:sz w:val="22"/>
          <w:szCs w:val="22"/>
        </w:rPr>
        <w:t>ggsave("D:/IceSat/writing/thesis/figures/o2_year_KDE_plot.png", plot = fullALSHist, bg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r w:rsidRPr="00785C87">
        <w:rPr>
          <w:sz w:val="22"/>
          <w:szCs w:val="22"/>
        </w:rPr>
        <w:t>fullALSHist</w:t>
      </w:r>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r w:rsidRPr="00785C87">
        <w:rPr>
          <w:sz w:val="22"/>
          <w:szCs w:val="22"/>
        </w:rPr>
        <w:t>unique_years &lt;- sort(unique(workingSet$yearRecoded))</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r w:rsidRPr="00785C87">
        <w:rPr>
          <w:sz w:val="22"/>
          <w:szCs w:val="22"/>
        </w:rPr>
        <w:t>allPairResults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r w:rsidRPr="00785C87">
        <w:rPr>
          <w:sz w:val="22"/>
          <w:szCs w:val="22"/>
        </w:rPr>
        <w:t>equivBounds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(i in 1:(length(unique_years)-1))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(i+1):length(unique_years))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unique_years[i]</w:t>
      </w:r>
    </w:p>
    <w:p w14:paraId="33B0C83A" w14:textId="77777777" w:rsidR="00785C87" w:rsidRPr="00785C87" w:rsidRDefault="00785C87" w:rsidP="00785C87">
      <w:pPr>
        <w:spacing w:line="360" w:lineRule="auto"/>
        <w:rPr>
          <w:sz w:val="22"/>
          <w:szCs w:val="22"/>
        </w:rPr>
      </w:pPr>
      <w:r w:rsidRPr="00785C87">
        <w:rPr>
          <w:sz w:val="22"/>
          <w:szCs w:val="22"/>
        </w:rPr>
        <w:t xml:space="preserve">    year2 &lt;- unique_years[j]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currentPairSample &lt;- workingSet |&gt; </w:t>
      </w:r>
    </w:p>
    <w:p w14:paraId="01A130F6" w14:textId="77777777" w:rsidR="00785C87" w:rsidRPr="00785C87" w:rsidRDefault="00785C87" w:rsidP="00785C87">
      <w:pPr>
        <w:spacing w:line="360" w:lineRule="auto"/>
        <w:rPr>
          <w:sz w:val="22"/>
          <w:szCs w:val="22"/>
        </w:rPr>
      </w:pPr>
      <w:r w:rsidRPr="00785C87">
        <w:rPr>
          <w:sz w:val="22"/>
          <w:szCs w:val="22"/>
        </w:rPr>
        <w:t xml:space="preserve">      filter(yearRecoded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for(currentBound in equivBounds){</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as.factor(yearRecoded),</w:t>
      </w:r>
    </w:p>
    <w:p w14:paraId="52BB3FEB"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var.equal = FALSE,</w:t>
      </w:r>
    </w:p>
    <w:p w14:paraId="1D8AD0FD" w14:textId="77777777" w:rsidR="00785C87" w:rsidRPr="00785C87" w:rsidRDefault="00785C87" w:rsidP="00785C87">
      <w:pPr>
        <w:spacing w:line="360" w:lineRule="auto"/>
        <w:rPr>
          <w:sz w:val="22"/>
          <w:szCs w:val="22"/>
        </w:rPr>
      </w:pPr>
      <w:r w:rsidRPr="00785C87">
        <w:rPr>
          <w:sz w:val="22"/>
          <w:szCs w:val="22"/>
        </w:rPr>
        <w:t xml:space="preserve">          eqb = currentBound,</w:t>
      </w:r>
    </w:p>
    <w:p w14:paraId="71803134" w14:textId="77777777" w:rsidR="00785C87" w:rsidRPr="00785C87" w:rsidRDefault="00785C87" w:rsidP="00785C87">
      <w:pPr>
        <w:spacing w:line="360" w:lineRule="auto"/>
        <w:rPr>
          <w:sz w:val="22"/>
          <w:szCs w:val="22"/>
        </w:rPr>
      </w:pPr>
      <w:r w:rsidRPr="00785C87">
        <w:rPr>
          <w:sz w:val="22"/>
          <w:szCs w:val="22"/>
        </w:rPr>
        <w:t xml:space="preserve">          eqbound_type="raw"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426D833B" w14:textId="77777777" w:rsidR="00785C87" w:rsidRPr="00785C87" w:rsidRDefault="00785C87" w:rsidP="00785C87">
      <w:pPr>
        <w:spacing w:line="360" w:lineRule="auto"/>
        <w:rPr>
          <w:sz w:val="22"/>
          <w:szCs w:val="22"/>
        </w:rPr>
      </w:pPr>
      <w:r w:rsidRPr="00785C87">
        <w:rPr>
          <w:sz w:val="22"/>
          <w:szCs w:val="22"/>
        </w:rPr>
        <w:t xml:space="preserve">        yearA = year1,</w:t>
      </w:r>
    </w:p>
    <w:p w14:paraId="7E505216" w14:textId="77777777" w:rsidR="00785C87" w:rsidRPr="00785C87" w:rsidRDefault="00785C87" w:rsidP="00785C87">
      <w:pPr>
        <w:spacing w:line="360" w:lineRule="auto"/>
        <w:rPr>
          <w:sz w:val="22"/>
          <w:szCs w:val="22"/>
        </w:rPr>
      </w:pPr>
      <w:r w:rsidRPr="00785C87">
        <w:rPr>
          <w:sz w:val="22"/>
          <w:szCs w:val="22"/>
        </w:rPr>
        <w:t xml:space="preserve">        yearB = year2,</w:t>
      </w:r>
    </w:p>
    <w:p w14:paraId="6A6A0628"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007B2997"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0FF73F67"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1B481914"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37F6DE42"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14B95ED6"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2677F33D"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62BB272D"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allPairResults[[length(allPairResults) + 1]] &lt;- combinedCurrentPairResults</w:t>
      </w:r>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Combine all results into a dataframe</w:t>
      </w:r>
    </w:p>
    <w:p w14:paraId="74770EE6" w14:textId="77777777" w:rsidR="00785C87" w:rsidRPr="00785C87" w:rsidRDefault="00785C87" w:rsidP="00785C87">
      <w:pPr>
        <w:spacing w:line="360" w:lineRule="auto"/>
        <w:rPr>
          <w:sz w:val="22"/>
          <w:szCs w:val="22"/>
        </w:rPr>
      </w:pPr>
      <w:r w:rsidRPr="00785C87">
        <w:rPr>
          <w:sz w:val="22"/>
          <w:szCs w:val="22"/>
        </w:rPr>
        <w:t>finalTOSTResults &lt;- bind_rows(allPairResults)</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View the final dataframe</w:t>
      </w:r>
    </w:p>
    <w:p w14:paraId="79772D8A" w14:textId="77777777" w:rsidR="00785C87" w:rsidRPr="00785C87" w:rsidRDefault="00785C87" w:rsidP="00785C87">
      <w:pPr>
        <w:spacing w:line="360" w:lineRule="auto"/>
        <w:rPr>
          <w:sz w:val="22"/>
          <w:szCs w:val="22"/>
        </w:rPr>
      </w:pPr>
      <w:r w:rsidRPr="00785C87">
        <w:rPr>
          <w:sz w:val="22"/>
          <w:szCs w:val="22"/>
        </w:rPr>
        <w:t>finalTOSTResults</w:t>
      </w:r>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recalculating bonferroni corrected p-value</w:t>
      </w:r>
    </w:p>
    <w:p w14:paraId="43C746BC" w14:textId="77777777" w:rsidR="00785C87" w:rsidRPr="00785C87" w:rsidRDefault="00785C87" w:rsidP="00785C87">
      <w:pPr>
        <w:spacing w:line="360" w:lineRule="auto"/>
        <w:rPr>
          <w:sz w:val="22"/>
          <w:szCs w:val="22"/>
        </w:rPr>
      </w:pPr>
      <w:r w:rsidRPr="00785C87">
        <w:rPr>
          <w:sz w:val="22"/>
          <w:szCs w:val="22"/>
        </w:rPr>
        <w:t>bonferroniPValue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r w:rsidRPr="00785C87">
        <w:rPr>
          <w:sz w:val="22"/>
          <w:szCs w:val="22"/>
        </w:rPr>
        <w:t xml:space="preserve">finalTOSTGrid &lt;- finalTOSTResults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Charting Bootstrapt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r w:rsidRPr="00785C87">
        <w:rPr>
          <w:sz w:val="22"/>
          <w:szCs w:val="22"/>
        </w:rPr>
        <w:t xml:space="preserve">allEQBGrid &lt;- finalTOSTGrid |&gt; </w:t>
      </w:r>
    </w:p>
    <w:p w14:paraId="4BC3CC5F"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3184343A"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37D45523" w14:textId="77777777" w:rsidR="00785C87" w:rsidRPr="00785C87" w:rsidRDefault="00785C87" w:rsidP="00785C87">
      <w:pPr>
        <w:spacing w:line="360" w:lineRule="auto"/>
        <w:rPr>
          <w:sz w:val="22"/>
          <w:szCs w:val="22"/>
        </w:rPr>
      </w:pPr>
      <w:r w:rsidRPr="00785C87">
        <w:rPr>
          <w:sz w:val="22"/>
          <w:szCs w:val="22"/>
        </w:rPr>
        <w:t xml:space="preserve">  # geom_tile()+</w:t>
      </w:r>
    </w:p>
    <w:p w14:paraId="67D2DECD"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1FBA5C6E"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theme_minimal()+</w:t>
      </w:r>
    </w:p>
    <w:p w14:paraId="6EE132FC"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customTheme+</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axis.text.x = element_text(angle = 45, hjust = 1, vjust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r w:rsidRPr="00785C87">
        <w:rPr>
          <w:sz w:val="22"/>
          <w:szCs w:val="22"/>
        </w:rPr>
        <w:t>allEQBGrid</w:t>
      </w:r>
    </w:p>
    <w:p w14:paraId="6314007F" w14:textId="77777777" w:rsidR="00785C87" w:rsidRPr="00785C87" w:rsidRDefault="00785C87" w:rsidP="00785C87">
      <w:pPr>
        <w:spacing w:line="360" w:lineRule="auto"/>
        <w:rPr>
          <w:sz w:val="22"/>
          <w:szCs w:val="22"/>
        </w:rPr>
      </w:pPr>
      <w:r w:rsidRPr="00785C87">
        <w:rPr>
          <w:sz w:val="22"/>
          <w:szCs w:val="22"/>
        </w:rPr>
        <w:t>ggsave("D:/IceSat/writing/thesis/figures/o2_ALS_EQB_Grid.png", plot = allEQBGrid, bg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r w:rsidRPr="00785C87">
        <w:rPr>
          <w:sz w:val="22"/>
          <w:szCs w:val="22"/>
        </w:rPr>
        <w:t>minTOSTGrid &lt;- finalTOSTGrid %&gt;%</w:t>
      </w:r>
    </w:p>
    <w:p w14:paraId="63EF8405"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76A8A208"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r w:rsidRPr="00785C87">
        <w:rPr>
          <w:sz w:val="22"/>
          <w:szCs w:val="22"/>
        </w:rPr>
        <w:t>minTOSTGrid</w:t>
      </w:r>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ALS Historgrams</w:t>
      </w:r>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r w:rsidRPr="00785C87">
        <w:rPr>
          <w:sz w:val="22"/>
          <w:szCs w:val="22"/>
        </w:rPr>
        <w:t>fiftyThousandSampleHeightsYearSummary &lt;- fiftyThousandSample %&gt;%</w:t>
      </w:r>
    </w:p>
    <w:p w14:paraId="2AEF7C9C" w14:textId="77777777" w:rsidR="00785C87" w:rsidRPr="00785C87" w:rsidRDefault="00785C87" w:rsidP="00785C87">
      <w:pPr>
        <w:spacing w:line="360" w:lineRule="auto"/>
        <w:rPr>
          <w:sz w:val="22"/>
          <w:szCs w:val="22"/>
        </w:rPr>
      </w:pPr>
      <w:r w:rsidRPr="00785C87">
        <w:rPr>
          <w:sz w:val="22"/>
          <w:szCs w:val="22"/>
        </w:rPr>
        <w:t xml:space="preserve">  group_by(yearCategory)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summarize(medianALSHeight = median(percentile_98, na.rm=TRUE), meanALSHeight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r w:rsidRPr="00785C87">
        <w:rPr>
          <w:sz w:val="22"/>
          <w:szCs w:val="22"/>
        </w:rPr>
        <w:t>fiftyThousandSamplefullALSHist &lt;- ggplot(fiftyThousandSample, aes(x = percentile_98, color = as.factor(yearCategory), fill = as.factor(yearCategory))) +</w:t>
      </w:r>
    </w:p>
    <w:p w14:paraId="5D1ADBCA"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geom_vline(data = fiftyThousandSampleHeightsYearSummary, aes(xintercept = medianALSHeight, color = as.factor(yearCategory)), </w:t>
      </w:r>
    </w:p>
    <w:p w14:paraId="34048809"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theme_minimal()+</w:t>
      </w:r>
    </w:p>
    <w:p w14:paraId="567F3E19" w14:textId="77777777" w:rsidR="00785C87" w:rsidRPr="00785C87" w:rsidRDefault="00785C87" w:rsidP="00785C87">
      <w:pPr>
        <w:spacing w:line="360" w:lineRule="auto"/>
        <w:rPr>
          <w:sz w:val="22"/>
          <w:szCs w:val="22"/>
        </w:rPr>
      </w:pPr>
      <w:r w:rsidRPr="00785C87">
        <w:rPr>
          <w:sz w:val="22"/>
          <w:szCs w:val="22"/>
        </w:rPr>
        <w:t xml:space="preserve">  customTheme</w:t>
      </w:r>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ggsave("D:/IceSat/writing/thesis/figures/o2_sample_yearCategory_KDE_plot.png", plot = fiftyThousandSamplefullALSHist, bg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r w:rsidRPr="00785C87">
        <w:rPr>
          <w:sz w:val="22"/>
          <w:szCs w:val="22"/>
        </w:rPr>
        <w:t>fiftyThousandSamplefullALSHist</w:t>
      </w:r>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r w:rsidRPr="00785C87">
        <w:rPr>
          <w:sz w:val="22"/>
          <w:szCs w:val="22"/>
        </w:rPr>
        <w:t>unique_yearCategories &lt;- sort(unique(fiftyThousandSample$yearCategory))</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r w:rsidRPr="00785C87">
        <w:rPr>
          <w:sz w:val="22"/>
          <w:szCs w:val="22"/>
        </w:rPr>
        <w:t>allPairResults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r w:rsidRPr="00785C87">
        <w:rPr>
          <w:sz w:val="22"/>
          <w:szCs w:val="22"/>
        </w:rPr>
        <w:t>equivBounds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(i in 1:(length(unique_yearCategories)-1))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(i+1):length(unique_yearCategories))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unique_yearCategories[i]</w:t>
      </w:r>
    </w:p>
    <w:p w14:paraId="2D214871" w14:textId="77777777" w:rsidR="00785C87" w:rsidRPr="00785C87" w:rsidRDefault="00785C87" w:rsidP="00785C87">
      <w:pPr>
        <w:spacing w:line="360" w:lineRule="auto"/>
        <w:rPr>
          <w:sz w:val="22"/>
          <w:szCs w:val="22"/>
        </w:rPr>
      </w:pPr>
      <w:r w:rsidRPr="00785C87">
        <w:rPr>
          <w:sz w:val="22"/>
          <w:szCs w:val="22"/>
        </w:rPr>
        <w:t xml:space="preserve">    year2 &lt;- unique_yearCategories[j]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 not sampling cause boot_TOST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currentPairSample &lt;- fiftyThousandSample |&gt; </w:t>
      </w:r>
    </w:p>
    <w:p w14:paraId="6ED5A6B4" w14:textId="77777777" w:rsidR="00785C87" w:rsidRPr="00785C87" w:rsidRDefault="00785C87" w:rsidP="00785C87">
      <w:pPr>
        <w:spacing w:line="360" w:lineRule="auto"/>
        <w:rPr>
          <w:sz w:val="22"/>
          <w:szCs w:val="22"/>
        </w:rPr>
      </w:pPr>
      <w:r w:rsidRPr="00785C87">
        <w:rPr>
          <w:sz w:val="22"/>
          <w:szCs w:val="22"/>
        </w:rPr>
        <w:t xml:space="preserve">      filter(yearCategory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for(currentBound in equivBounds){</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as.factor(yearCategory),</w:t>
      </w:r>
    </w:p>
    <w:p w14:paraId="18E2EB8D"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var.equal = FALSE,</w:t>
      </w:r>
    </w:p>
    <w:p w14:paraId="609FAE56" w14:textId="77777777" w:rsidR="00785C87" w:rsidRPr="00785C87" w:rsidRDefault="00785C87" w:rsidP="00785C87">
      <w:pPr>
        <w:spacing w:line="360" w:lineRule="auto"/>
        <w:rPr>
          <w:sz w:val="22"/>
          <w:szCs w:val="22"/>
        </w:rPr>
      </w:pPr>
      <w:r w:rsidRPr="00785C87">
        <w:rPr>
          <w:sz w:val="22"/>
          <w:szCs w:val="22"/>
        </w:rPr>
        <w:t xml:space="preserve">          eqb = currentBound,</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eqbound_type="raw"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2716428E" w14:textId="77777777" w:rsidR="00785C87" w:rsidRPr="00785C87" w:rsidRDefault="00785C87" w:rsidP="00785C87">
      <w:pPr>
        <w:spacing w:line="360" w:lineRule="auto"/>
        <w:rPr>
          <w:sz w:val="22"/>
          <w:szCs w:val="22"/>
        </w:rPr>
      </w:pPr>
      <w:r w:rsidRPr="00785C87">
        <w:rPr>
          <w:sz w:val="22"/>
          <w:szCs w:val="22"/>
        </w:rPr>
        <w:t xml:space="preserve">        yearA = year1,</w:t>
      </w:r>
    </w:p>
    <w:p w14:paraId="1C04021A" w14:textId="77777777" w:rsidR="00785C87" w:rsidRPr="00785C87" w:rsidRDefault="00785C87" w:rsidP="00785C87">
      <w:pPr>
        <w:spacing w:line="360" w:lineRule="auto"/>
        <w:rPr>
          <w:sz w:val="22"/>
          <w:szCs w:val="22"/>
        </w:rPr>
      </w:pPr>
      <w:r w:rsidRPr="00785C87">
        <w:rPr>
          <w:sz w:val="22"/>
          <w:szCs w:val="22"/>
        </w:rPr>
        <w:t xml:space="preserve">        yearB = year2,</w:t>
      </w:r>
    </w:p>
    <w:p w14:paraId="60D161FB"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5BA8BF69"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73C40831"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427B32F7"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0B5F0E9E"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58C0718E"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69D12A3A"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184DE484"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allPairResults[[length(allPairResults) + 1]] &lt;- combinedCurrentPairResults</w:t>
      </w:r>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Combine all results into a dataframe</w:t>
      </w:r>
    </w:p>
    <w:p w14:paraId="1F4E1830" w14:textId="77777777" w:rsidR="00785C87" w:rsidRPr="00785C87" w:rsidRDefault="00785C87" w:rsidP="00785C87">
      <w:pPr>
        <w:spacing w:line="360" w:lineRule="auto"/>
        <w:rPr>
          <w:sz w:val="22"/>
          <w:szCs w:val="22"/>
        </w:rPr>
      </w:pPr>
      <w:r w:rsidRPr="00785C87">
        <w:rPr>
          <w:sz w:val="22"/>
          <w:szCs w:val="22"/>
        </w:rPr>
        <w:t>finalSampleTOSTResults &lt;- bind_rows(allPairResults)</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View the final dataframe</w:t>
      </w:r>
    </w:p>
    <w:p w14:paraId="7FCF2440" w14:textId="77777777" w:rsidR="00785C87" w:rsidRPr="00785C87" w:rsidRDefault="00785C87" w:rsidP="00785C87">
      <w:pPr>
        <w:spacing w:line="360" w:lineRule="auto"/>
        <w:rPr>
          <w:sz w:val="22"/>
          <w:szCs w:val="22"/>
        </w:rPr>
      </w:pPr>
      <w:r w:rsidRPr="00785C87">
        <w:rPr>
          <w:sz w:val="22"/>
          <w:szCs w:val="22"/>
        </w:rPr>
        <w:lastRenderedPageBreak/>
        <w:t>finalSampleTOSTResults</w:t>
      </w:r>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r w:rsidRPr="00785C87">
        <w:rPr>
          <w:sz w:val="22"/>
          <w:szCs w:val="22"/>
        </w:rPr>
        <w:t>bonferroniPValue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r w:rsidRPr="00785C87">
        <w:rPr>
          <w:sz w:val="22"/>
          <w:szCs w:val="22"/>
        </w:rPr>
        <w:t xml:space="preserve">finalSampleTOSTGrid &lt;- finalSampleTOSTResults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r w:rsidRPr="00785C87">
        <w:rPr>
          <w:sz w:val="22"/>
          <w:szCs w:val="22"/>
        </w:rPr>
        <w:t xml:space="preserve">sampleAllEQBGrid &lt;- finalSampleTOSTGrid |&gt; </w:t>
      </w:r>
    </w:p>
    <w:p w14:paraId="501DFCFD"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297F6781"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17B2816E" w14:textId="77777777" w:rsidR="00785C87" w:rsidRPr="00785C87" w:rsidRDefault="00785C87" w:rsidP="00785C87">
      <w:pPr>
        <w:spacing w:line="360" w:lineRule="auto"/>
        <w:rPr>
          <w:sz w:val="22"/>
          <w:szCs w:val="22"/>
        </w:rPr>
      </w:pPr>
      <w:r w:rsidRPr="00785C87">
        <w:rPr>
          <w:sz w:val="22"/>
          <w:szCs w:val="22"/>
        </w:rPr>
        <w:t xml:space="preserve">  # geom_tile()+</w:t>
      </w:r>
    </w:p>
    <w:p w14:paraId="361C09F7"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6CB71AA0"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7855A6B" w14:textId="77777777" w:rsidR="00785C87" w:rsidRPr="00785C87" w:rsidRDefault="00785C87" w:rsidP="00785C87">
      <w:pPr>
        <w:spacing w:line="360" w:lineRule="auto"/>
        <w:rPr>
          <w:sz w:val="22"/>
          <w:szCs w:val="22"/>
        </w:rPr>
      </w:pPr>
      <w:r w:rsidRPr="00785C87">
        <w:rPr>
          <w:sz w:val="22"/>
          <w:szCs w:val="22"/>
        </w:rPr>
        <w:t xml:space="preserve">  # theme_minimal()+</w:t>
      </w:r>
    </w:p>
    <w:p w14:paraId="61EAA318"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customTheme+</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r w:rsidRPr="00785C87">
        <w:rPr>
          <w:sz w:val="22"/>
          <w:szCs w:val="22"/>
        </w:rPr>
        <w:t>sampleAllEQBGrid</w:t>
      </w:r>
    </w:p>
    <w:p w14:paraId="67FE9A9D" w14:textId="77777777" w:rsidR="00785C87" w:rsidRPr="00785C87" w:rsidRDefault="00785C87" w:rsidP="00785C87">
      <w:pPr>
        <w:spacing w:line="360" w:lineRule="auto"/>
        <w:rPr>
          <w:sz w:val="22"/>
          <w:szCs w:val="22"/>
        </w:rPr>
      </w:pPr>
      <w:r w:rsidRPr="00785C87">
        <w:rPr>
          <w:sz w:val="22"/>
          <w:szCs w:val="22"/>
        </w:rPr>
        <w:t>ggsave("D:/IceSat/writing/thesis/figures/o2_ALS_Sample_EQB_Grid.png", plot = sampleAllEQBGrid, bg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r w:rsidRPr="00785C87">
        <w:rPr>
          <w:sz w:val="22"/>
          <w:szCs w:val="22"/>
        </w:rPr>
        <w:t>minSampleTOSTGrid &lt;- finalSampleTOSTGrid %&gt;%</w:t>
      </w:r>
    </w:p>
    <w:p w14:paraId="525271D8"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3FE640F6"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r w:rsidRPr="00785C87">
        <w:rPr>
          <w:sz w:val="22"/>
          <w:szCs w:val="22"/>
        </w:rPr>
        <w:t>minSampleTOSTGrid</w:t>
      </w:r>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r w:rsidRPr="00785C87">
        <w:rPr>
          <w:sz w:val="22"/>
          <w:szCs w:val="22"/>
        </w:rPr>
        <w:t>tsrByfactor &lt;- function(dataframe, factor, factorLevel, heightsColumn){</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theil-sen regression for {factor}: {factorLevel}"))</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currentLevelDataframe &lt;- dataframe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factorLevel)</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allTSRResults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targetN &lt;- min(500, nrow(currentLevelDataframe))</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currentIterationSample &lt;- sample_n(currentLevelDataframe, targetN,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tsrModel &lt;- theil_sen_regression(reformulate("yearCentered", response = heightsColumn), data = currentIterationSample)</w:t>
      </w:r>
    </w:p>
    <w:p w14:paraId="3FB450EA" w14:textId="77777777" w:rsidR="00785C87" w:rsidRPr="00785C87" w:rsidRDefault="00785C87" w:rsidP="00785C87">
      <w:pPr>
        <w:spacing w:line="360" w:lineRule="auto"/>
        <w:rPr>
          <w:sz w:val="22"/>
          <w:szCs w:val="22"/>
        </w:rPr>
      </w:pPr>
      <w:r w:rsidRPr="00785C87">
        <w:rPr>
          <w:sz w:val="22"/>
          <w:szCs w:val="22"/>
        </w:rPr>
        <w:t xml:space="preserve">    modelIterationSummary &lt;- tidy(tsrModel)</w:t>
      </w:r>
    </w:p>
    <w:p w14:paraId="0391074A" w14:textId="77777777" w:rsidR="00785C87" w:rsidRPr="00785C87" w:rsidRDefault="00785C87" w:rsidP="00785C87">
      <w:pPr>
        <w:spacing w:line="360" w:lineRule="auto"/>
        <w:rPr>
          <w:sz w:val="22"/>
          <w:szCs w:val="22"/>
        </w:rPr>
      </w:pPr>
      <w:r w:rsidRPr="00785C87">
        <w:rPr>
          <w:sz w:val="22"/>
          <w:szCs w:val="22"/>
        </w:rPr>
        <w:t xml:space="preserve">    modelIterationSummary$iteration &lt;- currentIteration</w:t>
      </w:r>
    </w:p>
    <w:p w14:paraId="6DD15309" w14:textId="77777777" w:rsidR="00785C87" w:rsidRPr="00785C87" w:rsidRDefault="00785C87" w:rsidP="00785C87">
      <w:pPr>
        <w:spacing w:line="360" w:lineRule="auto"/>
        <w:rPr>
          <w:sz w:val="22"/>
          <w:szCs w:val="22"/>
        </w:rPr>
      </w:pPr>
      <w:r w:rsidRPr="00785C87">
        <w:rPr>
          <w:sz w:val="22"/>
          <w:szCs w:val="22"/>
        </w:rPr>
        <w:t xml:space="preserve">    modelIterationSummary$sampleSize &lt;- targetN</w:t>
      </w:r>
    </w:p>
    <w:p w14:paraId="126B601B" w14:textId="77777777" w:rsidR="00785C87" w:rsidRPr="00785C87" w:rsidRDefault="00785C87" w:rsidP="00785C87">
      <w:pPr>
        <w:spacing w:line="360" w:lineRule="auto"/>
        <w:rPr>
          <w:sz w:val="22"/>
          <w:szCs w:val="22"/>
        </w:rPr>
      </w:pPr>
      <w:r w:rsidRPr="00785C87">
        <w:rPr>
          <w:sz w:val="22"/>
          <w:szCs w:val="22"/>
        </w:rPr>
        <w:t xml:space="preserve">    modelIterationSummary$factor &lt;- factor</w:t>
      </w:r>
    </w:p>
    <w:p w14:paraId="3C52AB93" w14:textId="77777777" w:rsidR="00785C87" w:rsidRPr="00785C87" w:rsidRDefault="00785C87" w:rsidP="00785C87">
      <w:pPr>
        <w:spacing w:line="360" w:lineRule="auto"/>
        <w:rPr>
          <w:sz w:val="22"/>
          <w:szCs w:val="22"/>
        </w:rPr>
      </w:pPr>
      <w:r w:rsidRPr="00785C87">
        <w:rPr>
          <w:sz w:val="22"/>
          <w:szCs w:val="22"/>
        </w:rPr>
        <w:t xml:space="preserve">    modelIterationSummary$factorLevel &lt;- factorLevel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allTSRResults[[currentIteration]] &lt;- modelIterationSummary</w:t>
      </w:r>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allTSRResultsDf &lt;- do.call(rbind, allTSRResults)</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aggregatedResults &lt;- allTSRResultsDf %&gt;%</w:t>
      </w:r>
    </w:p>
    <w:p w14:paraId="39BB714A" w14:textId="77777777" w:rsidR="00785C87" w:rsidRPr="00785C87" w:rsidRDefault="00785C87" w:rsidP="00785C87">
      <w:pPr>
        <w:spacing w:line="360" w:lineRule="auto"/>
        <w:rPr>
          <w:sz w:val="22"/>
          <w:szCs w:val="22"/>
        </w:rPr>
      </w:pPr>
      <w:r w:rsidRPr="00785C87">
        <w:rPr>
          <w:sz w:val="22"/>
          <w:szCs w:val="22"/>
        </w:rPr>
        <w:t xml:space="preserve">    group_by(term)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factorLevel = unique(factorLevel),</w:t>
      </w:r>
    </w:p>
    <w:p w14:paraId="6D3C727F" w14:textId="77777777" w:rsidR="00785C87" w:rsidRPr="00785C87" w:rsidRDefault="00785C87" w:rsidP="00785C87">
      <w:pPr>
        <w:spacing w:line="360" w:lineRule="auto"/>
        <w:rPr>
          <w:sz w:val="22"/>
          <w:szCs w:val="22"/>
        </w:rPr>
      </w:pPr>
      <w:r w:rsidRPr="00785C87">
        <w:rPr>
          <w:sz w:val="22"/>
          <w:szCs w:val="22"/>
        </w:rPr>
        <w:t xml:space="preserve">      # mean_estimate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median_estimate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mean_p_value = mean(p.value, na.rm = TRUE),</w:t>
      </w:r>
    </w:p>
    <w:p w14:paraId="680B6274" w14:textId="77777777" w:rsidR="00785C87" w:rsidRPr="00785C87" w:rsidRDefault="00785C87" w:rsidP="00785C87">
      <w:pPr>
        <w:spacing w:line="360" w:lineRule="auto"/>
        <w:rPr>
          <w:sz w:val="22"/>
          <w:szCs w:val="22"/>
        </w:rPr>
      </w:pPr>
      <w:r w:rsidRPr="00785C87">
        <w:rPr>
          <w:sz w:val="22"/>
          <w:szCs w:val="22"/>
        </w:rPr>
        <w:t xml:space="preserve">      median_p_value = median(p.value,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r w:rsidRPr="00785C87">
        <w:rPr>
          <w:sz w:val="22"/>
          <w:szCs w:val="22"/>
        </w:rPr>
        <w:t>calculate_cohens_d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sd(x,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sd(y, na.rm = TRUE)</w:t>
      </w:r>
    </w:p>
    <w:p w14:paraId="1A03885A" w14:textId="77777777" w:rsidR="00785C87" w:rsidRPr="00785C87" w:rsidRDefault="00785C87" w:rsidP="00785C87">
      <w:pPr>
        <w:spacing w:line="360" w:lineRule="auto"/>
        <w:rPr>
          <w:sz w:val="22"/>
          <w:szCs w:val="22"/>
        </w:rPr>
      </w:pPr>
      <w:r w:rsidRPr="00785C87">
        <w:rPr>
          <w:sz w:val="22"/>
          <w:szCs w:val="22"/>
        </w:rPr>
        <w:t xml:space="preserve">  pooled_sd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(pooled_sd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pooled_sd)</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r w:rsidRPr="00785C87">
        <w:rPr>
          <w:sz w:val="22"/>
          <w:szCs w:val="22"/>
        </w:rPr>
        <w:t>netTByFactor &lt;- function(dataframe, factor, level, heightsColumn, firstYear, lastYear){</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firstYearHeights &lt;- dataframe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firstYear)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our last year of data</w:t>
      </w:r>
    </w:p>
    <w:p w14:paraId="0635D68D" w14:textId="77777777" w:rsidR="00785C87" w:rsidRPr="00785C87" w:rsidRDefault="00785C87" w:rsidP="00785C87">
      <w:pPr>
        <w:spacing w:line="360" w:lineRule="auto"/>
        <w:rPr>
          <w:sz w:val="22"/>
          <w:szCs w:val="22"/>
        </w:rPr>
      </w:pPr>
      <w:r w:rsidRPr="00785C87">
        <w:rPr>
          <w:sz w:val="22"/>
          <w:szCs w:val="22"/>
        </w:rPr>
        <w:t xml:space="preserve">  lastYearHeights &lt;- dataframe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lastYear)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allTTestResults &lt;- data.frame(</w:t>
      </w:r>
    </w:p>
    <w:p w14:paraId="535809B8" w14:textId="77777777" w:rsidR="00785C87" w:rsidRPr="00785C87" w:rsidRDefault="00785C87" w:rsidP="00785C87">
      <w:pPr>
        <w:spacing w:line="360" w:lineRule="auto"/>
        <w:rPr>
          <w:sz w:val="22"/>
          <w:szCs w:val="22"/>
        </w:rPr>
      </w:pPr>
      <w:r w:rsidRPr="00785C87">
        <w:rPr>
          <w:sz w:val="22"/>
          <w:szCs w:val="22"/>
        </w:rPr>
        <w:t xml:space="preserve">    t_statistic = numeric(),</w:t>
      </w:r>
    </w:p>
    <w:p w14:paraId="7379C217" w14:textId="77777777" w:rsidR="00785C87" w:rsidRPr="00785C87" w:rsidRDefault="00785C87" w:rsidP="00785C87">
      <w:pPr>
        <w:spacing w:line="360" w:lineRule="auto"/>
        <w:rPr>
          <w:sz w:val="22"/>
          <w:szCs w:val="22"/>
        </w:rPr>
      </w:pPr>
      <w:r w:rsidRPr="00785C87">
        <w:rPr>
          <w:sz w:val="22"/>
          <w:szCs w:val="22"/>
        </w:rPr>
        <w:t xml:space="preserve">    p_value = numeric(),</w:t>
      </w:r>
    </w:p>
    <w:p w14:paraId="2117DBED" w14:textId="77777777" w:rsidR="00785C87" w:rsidRPr="00785C87" w:rsidRDefault="00785C87" w:rsidP="00785C87">
      <w:pPr>
        <w:spacing w:line="360" w:lineRule="auto"/>
        <w:rPr>
          <w:sz w:val="22"/>
          <w:szCs w:val="22"/>
        </w:rPr>
      </w:pPr>
      <w:r w:rsidRPr="00785C87">
        <w:rPr>
          <w:sz w:val="22"/>
          <w:szCs w:val="22"/>
        </w:rPr>
        <w:t xml:space="preserve">    mean_diff = numeric(),</w:t>
      </w:r>
    </w:p>
    <w:p w14:paraId="2B5CD868" w14:textId="77777777" w:rsidR="00785C87" w:rsidRPr="00785C87" w:rsidRDefault="00785C87" w:rsidP="00785C87">
      <w:pPr>
        <w:spacing w:line="360" w:lineRule="auto"/>
        <w:rPr>
          <w:sz w:val="22"/>
          <w:szCs w:val="22"/>
        </w:rPr>
      </w:pPr>
      <w:r w:rsidRPr="00785C87">
        <w:rPr>
          <w:sz w:val="22"/>
          <w:szCs w:val="22"/>
        </w:rPr>
        <w:t xml:space="preserve">    lower_ci = numeric(),</w:t>
      </w:r>
    </w:p>
    <w:p w14:paraId="23E6E84C" w14:textId="77777777" w:rsidR="00785C87" w:rsidRPr="00785C87" w:rsidRDefault="00785C87" w:rsidP="00785C87">
      <w:pPr>
        <w:spacing w:line="360" w:lineRule="auto"/>
        <w:rPr>
          <w:sz w:val="22"/>
          <w:szCs w:val="22"/>
        </w:rPr>
      </w:pPr>
      <w:r w:rsidRPr="00785C87">
        <w:rPr>
          <w:sz w:val="22"/>
          <w:szCs w:val="22"/>
        </w:rPr>
        <w:t xml:space="preserve">    upper_ci = numeric(),</w:t>
      </w:r>
    </w:p>
    <w:p w14:paraId="6C6A6F44" w14:textId="77777777" w:rsidR="00785C87" w:rsidRPr="00785C87" w:rsidRDefault="00785C87" w:rsidP="00785C87">
      <w:pPr>
        <w:spacing w:line="360" w:lineRule="auto"/>
        <w:rPr>
          <w:sz w:val="22"/>
          <w:szCs w:val="22"/>
        </w:rPr>
      </w:pPr>
      <w:r w:rsidRPr="00785C87">
        <w:rPr>
          <w:sz w:val="22"/>
          <w:szCs w:val="22"/>
        </w:rPr>
        <w:t xml:space="preserve">    cohens_d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targetN &lt;- min(500, min(length(firstYearHeights), length(lastYearHeights)))</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seems fine</w:t>
      </w:r>
    </w:p>
    <w:p w14:paraId="04AA0180"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firstYearSample &lt;- sample(firstYearHeights, targetN, replace=TRUE)</w:t>
      </w:r>
    </w:p>
    <w:p w14:paraId="2B0272C8" w14:textId="77777777" w:rsidR="00785C87" w:rsidRPr="00785C87" w:rsidRDefault="00785C87" w:rsidP="00785C87">
      <w:pPr>
        <w:spacing w:line="360" w:lineRule="auto"/>
        <w:rPr>
          <w:sz w:val="22"/>
          <w:szCs w:val="22"/>
        </w:rPr>
      </w:pPr>
      <w:r w:rsidRPr="00785C87">
        <w:rPr>
          <w:sz w:val="22"/>
          <w:szCs w:val="22"/>
        </w:rPr>
        <w:t xml:space="preserve">    lastYearSample &lt;- sample(lastYearHeights, targetN,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tTest &lt;- wilcox.test(lastYearSample, firstYearSample,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gotta calculate cohen's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cohens_d_value &lt;- calculate_cohens_d(firstYearSample, lastYearSample)</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df</w:t>
      </w:r>
    </w:p>
    <w:p w14:paraId="71493F1D" w14:textId="77777777" w:rsidR="00785C87" w:rsidRPr="00785C87" w:rsidRDefault="00785C87" w:rsidP="00785C87">
      <w:pPr>
        <w:spacing w:line="360" w:lineRule="auto"/>
        <w:rPr>
          <w:sz w:val="22"/>
          <w:szCs w:val="22"/>
        </w:rPr>
      </w:pPr>
      <w:r w:rsidRPr="00785C87">
        <w:rPr>
          <w:sz w:val="22"/>
          <w:szCs w:val="22"/>
        </w:rPr>
        <w:t xml:space="preserve">    allTTestResults &lt;- rbind(allTTestResults, data.frame(</w:t>
      </w:r>
    </w:p>
    <w:p w14:paraId="2207282F" w14:textId="77777777" w:rsidR="00785C87" w:rsidRPr="00785C87" w:rsidRDefault="00785C87" w:rsidP="00785C87">
      <w:pPr>
        <w:spacing w:line="360" w:lineRule="auto"/>
        <w:rPr>
          <w:sz w:val="22"/>
          <w:szCs w:val="22"/>
        </w:rPr>
      </w:pPr>
      <w:r w:rsidRPr="00785C87">
        <w:rPr>
          <w:sz w:val="22"/>
          <w:szCs w:val="22"/>
        </w:rPr>
        <w:t xml:space="preserve">      t_statistic = tTest$statistic,</w:t>
      </w:r>
    </w:p>
    <w:p w14:paraId="079D553D" w14:textId="77777777" w:rsidR="00785C87" w:rsidRPr="00785C87" w:rsidRDefault="00785C87" w:rsidP="00785C87">
      <w:pPr>
        <w:spacing w:line="360" w:lineRule="auto"/>
        <w:rPr>
          <w:sz w:val="22"/>
          <w:szCs w:val="22"/>
        </w:rPr>
      </w:pPr>
      <w:r w:rsidRPr="00785C87">
        <w:rPr>
          <w:sz w:val="22"/>
          <w:szCs w:val="22"/>
        </w:rPr>
        <w:t xml:space="preserve">      p_value = tTest$p.value,</w:t>
      </w:r>
    </w:p>
    <w:p w14:paraId="39DBC78C" w14:textId="77777777" w:rsidR="00785C87" w:rsidRPr="00785C87" w:rsidRDefault="00785C87" w:rsidP="00785C87">
      <w:pPr>
        <w:spacing w:line="360" w:lineRule="auto"/>
        <w:rPr>
          <w:sz w:val="22"/>
          <w:szCs w:val="22"/>
        </w:rPr>
      </w:pPr>
      <w:r w:rsidRPr="00785C87">
        <w:rPr>
          <w:sz w:val="22"/>
          <w:szCs w:val="22"/>
        </w:rPr>
        <w:t xml:space="preserve">      mean_diff = mean(lastYearSample) - mean(firstYearSample),</w:t>
      </w:r>
    </w:p>
    <w:p w14:paraId="3F831D27" w14:textId="77777777" w:rsidR="00785C87" w:rsidRPr="00785C87" w:rsidRDefault="00785C87" w:rsidP="00785C87">
      <w:pPr>
        <w:spacing w:line="360" w:lineRule="auto"/>
        <w:rPr>
          <w:sz w:val="22"/>
          <w:szCs w:val="22"/>
        </w:rPr>
      </w:pPr>
      <w:r w:rsidRPr="00785C87">
        <w:rPr>
          <w:sz w:val="22"/>
          <w:szCs w:val="22"/>
        </w:rPr>
        <w:t xml:space="preserve">      cohens_d = cohens_d_value</w:t>
      </w:r>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meaninful stats</w:t>
      </w:r>
    </w:p>
    <w:p w14:paraId="561CF5E7" w14:textId="77777777" w:rsidR="00785C87" w:rsidRPr="00785C87" w:rsidRDefault="00785C87" w:rsidP="00785C87">
      <w:pPr>
        <w:spacing w:line="360" w:lineRule="auto"/>
        <w:rPr>
          <w:sz w:val="22"/>
          <w:szCs w:val="22"/>
        </w:rPr>
      </w:pPr>
      <w:r w:rsidRPr="00785C87">
        <w:rPr>
          <w:sz w:val="22"/>
          <w:szCs w:val="22"/>
        </w:rPr>
        <w:t xml:space="preserve">  aggregatedResults &lt;- allTTestResults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sampleSize = targetN,</w:t>
      </w:r>
    </w:p>
    <w:p w14:paraId="5AEFCF03" w14:textId="77777777" w:rsidR="00785C87" w:rsidRPr="00785C87" w:rsidRDefault="00785C87" w:rsidP="00785C87">
      <w:pPr>
        <w:spacing w:line="360" w:lineRule="auto"/>
        <w:rPr>
          <w:sz w:val="22"/>
          <w:szCs w:val="22"/>
        </w:rPr>
      </w:pPr>
      <w:r w:rsidRPr="00785C87">
        <w:rPr>
          <w:sz w:val="22"/>
          <w:szCs w:val="22"/>
        </w:rPr>
        <w:t xml:space="preserve">      startYear = firstYear, </w:t>
      </w:r>
    </w:p>
    <w:p w14:paraId="3CE58566" w14:textId="77777777" w:rsidR="00785C87" w:rsidRPr="00785C87" w:rsidRDefault="00785C87" w:rsidP="00785C87">
      <w:pPr>
        <w:spacing w:line="360" w:lineRule="auto"/>
        <w:rPr>
          <w:sz w:val="22"/>
          <w:szCs w:val="22"/>
        </w:rPr>
      </w:pPr>
      <w:r w:rsidRPr="00785C87">
        <w:rPr>
          <w:sz w:val="22"/>
          <w:szCs w:val="22"/>
        </w:rPr>
        <w:t xml:space="preserve">      endYear = lastYear,</w:t>
      </w:r>
    </w:p>
    <w:p w14:paraId="4C3B75B1" w14:textId="77777777" w:rsidR="00785C87" w:rsidRPr="00785C87" w:rsidRDefault="00785C87" w:rsidP="00785C87">
      <w:pPr>
        <w:spacing w:line="360" w:lineRule="auto"/>
        <w:rPr>
          <w:sz w:val="22"/>
          <w:szCs w:val="22"/>
        </w:rPr>
      </w:pPr>
      <w:r w:rsidRPr="00785C87">
        <w:rPr>
          <w:sz w:val="22"/>
          <w:szCs w:val="22"/>
        </w:rPr>
        <w:t xml:space="preserve">      firstYearSamples = length(firstYearHeights),</w:t>
      </w:r>
    </w:p>
    <w:p w14:paraId="201EE6C3" w14:textId="77777777" w:rsidR="00785C87" w:rsidRPr="00785C87" w:rsidRDefault="00785C87" w:rsidP="00785C87">
      <w:pPr>
        <w:spacing w:line="360" w:lineRule="auto"/>
        <w:rPr>
          <w:sz w:val="22"/>
          <w:szCs w:val="22"/>
        </w:rPr>
      </w:pPr>
      <w:r w:rsidRPr="00785C87">
        <w:rPr>
          <w:sz w:val="22"/>
          <w:szCs w:val="22"/>
        </w:rPr>
        <w:t xml:space="preserve">      lastYearSamples = length(lastYearHeights),</w:t>
      </w:r>
    </w:p>
    <w:p w14:paraId="5C878A0D" w14:textId="77777777" w:rsidR="00785C87" w:rsidRPr="00785C87" w:rsidRDefault="00785C87" w:rsidP="00785C87">
      <w:pPr>
        <w:spacing w:line="360" w:lineRule="auto"/>
        <w:rPr>
          <w:sz w:val="22"/>
          <w:szCs w:val="22"/>
        </w:rPr>
      </w:pPr>
      <w:r w:rsidRPr="00785C87">
        <w:rPr>
          <w:sz w:val="22"/>
          <w:szCs w:val="22"/>
        </w:rPr>
        <w:t xml:space="preserve">      # mean_t_statistic = mean(t_statistic, na.rm = TRUE),</w:t>
      </w:r>
    </w:p>
    <w:p w14:paraId="56C7EBF0" w14:textId="77777777" w:rsidR="00785C87" w:rsidRPr="00785C87" w:rsidRDefault="00785C87" w:rsidP="00785C87">
      <w:pPr>
        <w:spacing w:line="360" w:lineRule="auto"/>
        <w:rPr>
          <w:sz w:val="22"/>
          <w:szCs w:val="22"/>
        </w:rPr>
      </w:pPr>
      <w:r w:rsidRPr="00785C87">
        <w:rPr>
          <w:sz w:val="22"/>
          <w:szCs w:val="22"/>
        </w:rPr>
        <w:t xml:space="preserve">      median_t_statistic = median(t_statistic, na.rm = TRUE),</w:t>
      </w:r>
    </w:p>
    <w:p w14:paraId="4EB34083"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4DBEB1C3"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27B66D51" w14:textId="77777777" w:rsidR="00785C87" w:rsidRPr="00785C87" w:rsidRDefault="00785C87" w:rsidP="00785C87">
      <w:pPr>
        <w:spacing w:line="360" w:lineRule="auto"/>
        <w:rPr>
          <w:sz w:val="22"/>
          <w:szCs w:val="22"/>
        </w:rPr>
      </w:pPr>
      <w:r w:rsidRPr="00785C87">
        <w:rPr>
          <w:sz w:val="22"/>
          <w:szCs w:val="22"/>
        </w:rPr>
        <w:t xml:space="preserve">      # mean_diff = mean(mean_diff, na.rm = TRUE),</w:t>
      </w:r>
    </w:p>
    <w:p w14:paraId="1C8C9059" w14:textId="77777777" w:rsidR="00785C87" w:rsidRPr="00785C87" w:rsidRDefault="00785C87" w:rsidP="00785C87">
      <w:pPr>
        <w:spacing w:line="360" w:lineRule="auto"/>
        <w:rPr>
          <w:sz w:val="22"/>
          <w:szCs w:val="22"/>
        </w:rPr>
      </w:pPr>
      <w:r w:rsidRPr="00785C87">
        <w:rPr>
          <w:sz w:val="22"/>
          <w:szCs w:val="22"/>
        </w:rPr>
        <w:t xml:space="preserve">      median_mean_diff = median(mean_diff, na.rm = TRUE),</w:t>
      </w:r>
    </w:p>
    <w:p w14:paraId="578A6A97" w14:textId="77777777" w:rsidR="00785C87" w:rsidRPr="00785C87" w:rsidRDefault="00785C87" w:rsidP="00785C87">
      <w:pPr>
        <w:spacing w:line="360" w:lineRule="auto"/>
        <w:rPr>
          <w:sz w:val="22"/>
          <w:szCs w:val="22"/>
        </w:rPr>
      </w:pPr>
      <w:r w:rsidRPr="00785C87">
        <w:rPr>
          <w:sz w:val="22"/>
          <w:szCs w:val="22"/>
        </w:rPr>
        <w:t xml:space="preserve">      # mean_cohens_d = mean(cohens_d, na.rm = TRUE),</w:t>
      </w:r>
    </w:p>
    <w:p w14:paraId="74280EE6" w14:textId="77777777" w:rsidR="00785C87" w:rsidRPr="00785C87" w:rsidRDefault="00785C87" w:rsidP="00785C87">
      <w:pPr>
        <w:spacing w:line="360" w:lineRule="auto"/>
        <w:rPr>
          <w:sz w:val="22"/>
          <w:szCs w:val="22"/>
        </w:rPr>
      </w:pPr>
      <w:r w:rsidRPr="00785C87">
        <w:rPr>
          <w:sz w:val="22"/>
          <w:szCs w:val="22"/>
        </w:rPr>
        <w:t xml:space="preserve">      median_cohens_d = median(cohens_d,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r w:rsidRPr="00785C87">
        <w:rPr>
          <w:sz w:val="22"/>
          <w:szCs w:val="22"/>
        </w:rPr>
        <w:t>gamByFactor &lt;- function(dataframe, categoryVariable, heightsColumn, kValue){</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gamFormula &lt;- as.formula(glue("{heightsColumn} ~ s(yearCentered, by = as.factor({categoryVariable}), k = {kValue}) + as.factor({categoryVariable})"))</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gamFit &lt;- tryCatch({</w:t>
      </w:r>
    </w:p>
    <w:p w14:paraId="6E807694" w14:textId="77777777" w:rsidR="00785C87" w:rsidRPr="00785C87" w:rsidRDefault="00785C87" w:rsidP="00785C87">
      <w:pPr>
        <w:spacing w:line="360" w:lineRule="auto"/>
        <w:rPr>
          <w:sz w:val="22"/>
          <w:szCs w:val="22"/>
        </w:rPr>
      </w:pPr>
      <w:r w:rsidRPr="00785C87">
        <w:rPr>
          <w:sz w:val="22"/>
          <w:szCs w:val="22"/>
        </w:rPr>
        <w:t xml:space="preserve">    gam(gamFormula, data = dataframe,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gamSummary &lt;- summary(gamFit)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edfData &lt;- data.frame(</w:t>
      </w:r>
    </w:p>
    <w:p w14:paraId="537B5060" w14:textId="77777777" w:rsidR="00785C87" w:rsidRPr="00785C87" w:rsidRDefault="00785C87" w:rsidP="00785C87">
      <w:pPr>
        <w:spacing w:line="360" w:lineRule="auto"/>
        <w:rPr>
          <w:sz w:val="22"/>
          <w:szCs w:val="22"/>
        </w:rPr>
      </w:pPr>
      <w:r w:rsidRPr="00785C87">
        <w:rPr>
          <w:sz w:val="22"/>
          <w:szCs w:val="22"/>
        </w:rPr>
        <w:t xml:space="preserve">    category = rownames(gamSummary$s.table),</w:t>
      </w:r>
    </w:p>
    <w:p w14:paraId="3CC74CA4" w14:textId="77777777" w:rsidR="00785C87" w:rsidRPr="00785C87" w:rsidRDefault="00785C87" w:rsidP="00785C87">
      <w:pPr>
        <w:spacing w:line="360" w:lineRule="auto"/>
        <w:rPr>
          <w:sz w:val="22"/>
          <w:szCs w:val="22"/>
        </w:rPr>
      </w:pPr>
      <w:r w:rsidRPr="00785C87">
        <w:rPr>
          <w:sz w:val="22"/>
          <w:szCs w:val="22"/>
        </w:rPr>
        <w:t xml:space="preserve">    edf = gamSummary$s.table[, "edf"],</w:t>
      </w:r>
    </w:p>
    <w:p w14:paraId="44D3FA48" w14:textId="77777777" w:rsidR="00785C87" w:rsidRPr="00785C87" w:rsidRDefault="00785C87" w:rsidP="00785C87">
      <w:pPr>
        <w:spacing w:line="360" w:lineRule="auto"/>
        <w:rPr>
          <w:sz w:val="22"/>
          <w:szCs w:val="22"/>
        </w:rPr>
      </w:pPr>
      <w:r w:rsidRPr="00785C87">
        <w:rPr>
          <w:sz w:val="22"/>
          <w:szCs w:val="22"/>
        </w:rPr>
        <w:t xml:space="preserve">    pval = gamSummary$s.table[,"p-value"],</w:t>
      </w:r>
    </w:p>
    <w:p w14:paraId="133579AB" w14:textId="77777777" w:rsidR="00785C87" w:rsidRPr="00785C87" w:rsidRDefault="00785C87" w:rsidP="00785C87">
      <w:pPr>
        <w:spacing w:line="360" w:lineRule="auto"/>
        <w:rPr>
          <w:sz w:val="22"/>
          <w:szCs w:val="22"/>
        </w:rPr>
      </w:pPr>
      <w:r w:rsidRPr="00785C87">
        <w:rPr>
          <w:sz w:val="22"/>
          <w:szCs w:val="22"/>
        </w:rPr>
        <w:t xml:space="preserve">    devianceExplained = gamSummary$dev.expl,</w:t>
      </w:r>
    </w:p>
    <w:p w14:paraId="058962FA" w14:textId="77777777" w:rsidR="00785C87" w:rsidRPr="00785C87" w:rsidRDefault="00785C87" w:rsidP="00785C87">
      <w:pPr>
        <w:spacing w:line="360" w:lineRule="auto"/>
        <w:rPr>
          <w:sz w:val="22"/>
          <w:szCs w:val="22"/>
        </w:rPr>
      </w:pPr>
      <w:r w:rsidRPr="00785C87">
        <w:rPr>
          <w:sz w:val="22"/>
          <w:szCs w:val="22"/>
        </w:rPr>
        <w:t xml:space="preserve">    baseline = gamSummary$p.coeff</w:t>
      </w:r>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return(edfData)</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r w:rsidRPr="00785C87">
        <w:rPr>
          <w:sz w:val="22"/>
          <w:szCs w:val="22"/>
        </w:rPr>
        <w:t>bootStrapGam &lt;- function(df, categoryVar, heightsCol, kVal){</w:t>
      </w:r>
    </w:p>
    <w:p w14:paraId="5FADA1FD" w14:textId="77777777" w:rsidR="00785C87" w:rsidRPr="00785C87" w:rsidRDefault="00785C87" w:rsidP="00785C87">
      <w:pPr>
        <w:spacing w:line="360" w:lineRule="auto"/>
        <w:rPr>
          <w:sz w:val="22"/>
          <w:szCs w:val="22"/>
        </w:rPr>
      </w:pPr>
      <w:r w:rsidRPr="00785C87">
        <w:rPr>
          <w:sz w:val="22"/>
          <w:szCs w:val="22"/>
        </w:rPr>
        <w:t xml:space="preserve">  df &lt;- df %&gt;% arrange(.data[[categoryVar]])</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targetN &lt;- min(500, nrow(df))</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allIterationResults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currentIterationSample &lt;- sample_n(df, targetN,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currentIterationResult &lt;- gamByFactor(currentIterationSample, categoryVar, heightsCol, kVal)</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allIterationResults[[currentIteration]] &lt;- currentIterationResult</w:t>
      </w:r>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allResultsDf &lt;- do.call(rbind, allIterationResults)</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aggregatedResults &lt;- allResultsDf %&gt;%</w:t>
      </w:r>
    </w:p>
    <w:p w14:paraId="04B0B2AD" w14:textId="77777777" w:rsidR="00785C87" w:rsidRPr="00785C87" w:rsidRDefault="00785C87" w:rsidP="00785C87">
      <w:pPr>
        <w:spacing w:line="360" w:lineRule="auto"/>
        <w:rPr>
          <w:sz w:val="22"/>
          <w:szCs w:val="22"/>
        </w:rPr>
      </w:pPr>
      <w:r w:rsidRPr="00785C87">
        <w:rPr>
          <w:sz w:val="22"/>
          <w:szCs w:val="22"/>
        </w:rPr>
        <w:t xml:space="preserve">    group_by(category)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mean_edf = mean(edf, na.rm = TRUE),</w:t>
      </w:r>
    </w:p>
    <w:p w14:paraId="0BE889D3" w14:textId="77777777" w:rsidR="00785C87" w:rsidRPr="00785C87" w:rsidRDefault="00785C87" w:rsidP="00785C87">
      <w:pPr>
        <w:spacing w:line="360" w:lineRule="auto"/>
        <w:rPr>
          <w:sz w:val="22"/>
          <w:szCs w:val="22"/>
        </w:rPr>
      </w:pPr>
      <w:r w:rsidRPr="00785C87">
        <w:rPr>
          <w:sz w:val="22"/>
          <w:szCs w:val="22"/>
        </w:rPr>
        <w:t xml:space="preserve">      median_edf = median(edf, na.rm = TRUE),</w:t>
      </w:r>
    </w:p>
    <w:p w14:paraId="72FC1AA6" w14:textId="77777777" w:rsidR="00785C87" w:rsidRPr="00785C87" w:rsidRDefault="00785C87" w:rsidP="00785C87">
      <w:pPr>
        <w:spacing w:line="360" w:lineRule="auto"/>
        <w:rPr>
          <w:sz w:val="22"/>
          <w:szCs w:val="22"/>
        </w:rPr>
      </w:pPr>
      <w:r w:rsidRPr="00785C87">
        <w:rPr>
          <w:sz w:val="22"/>
          <w:szCs w:val="22"/>
        </w:rPr>
        <w:t xml:space="preserve">      # mean_pval = mean(pval, na.rm = TRUE),</w:t>
      </w:r>
    </w:p>
    <w:p w14:paraId="4C973895" w14:textId="77777777" w:rsidR="00785C87" w:rsidRPr="00785C87" w:rsidRDefault="00785C87" w:rsidP="00785C87">
      <w:pPr>
        <w:spacing w:line="360" w:lineRule="auto"/>
        <w:rPr>
          <w:sz w:val="22"/>
          <w:szCs w:val="22"/>
        </w:rPr>
      </w:pPr>
      <w:r w:rsidRPr="00785C87">
        <w:rPr>
          <w:sz w:val="22"/>
          <w:szCs w:val="22"/>
        </w:rPr>
        <w:t xml:space="preserve">      median_pval = median(pval, na.rm = TRUE),</w:t>
      </w:r>
    </w:p>
    <w:p w14:paraId="606283B8" w14:textId="77777777" w:rsidR="00785C87" w:rsidRPr="00785C87" w:rsidRDefault="00785C87" w:rsidP="00785C87">
      <w:pPr>
        <w:spacing w:line="360" w:lineRule="auto"/>
        <w:rPr>
          <w:sz w:val="22"/>
          <w:szCs w:val="22"/>
        </w:rPr>
      </w:pPr>
      <w:r w:rsidRPr="00785C87">
        <w:rPr>
          <w:sz w:val="22"/>
          <w:szCs w:val="22"/>
        </w:rPr>
        <w:t xml:space="preserve">      # mean_devianceExplained = mean(devianceExplained, na.rm = TRUE),</w:t>
      </w:r>
    </w:p>
    <w:p w14:paraId="3E6410A5" w14:textId="77777777" w:rsidR="00785C87" w:rsidRPr="00785C87" w:rsidRDefault="00785C87" w:rsidP="00785C87">
      <w:pPr>
        <w:spacing w:line="360" w:lineRule="auto"/>
        <w:rPr>
          <w:sz w:val="22"/>
          <w:szCs w:val="22"/>
        </w:rPr>
      </w:pPr>
      <w:r w:rsidRPr="00785C87">
        <w:rPr>
          <w:sz w:val="22"/>
          <w:szCs w:val="22"/>
        </w:rPr>
        <w:t xml:space="preserve">      median_devianceExplained = median(devianceExplained, na.rm = TRUE),</w:t>
      </w:r>
    </w:p>
    <w:p w14:paraId="1FDF6BE0" w14:textId="77777777" w:rsidR="00785C87" w:rsidRPr="00785C87" w:rsidRDefault="00785C87" w:rsidP="00785C87">
      <w:pPr>
        <w:spacing w:line="360" w:lineRule="auto"/>
        <w:rPr>
          <w:sz w:val="22"/>
          <w:szCs w:val="22"/>
        </w:rPr>
      </w:pPr>
      <w:r w:rsidRPr="00785C87">
        <w:rPr>
          <w:sz w:val="22"/>
          <w:szCs w:val="22"/>
        </w:rPr>
        <w:t xml:space="preserve">      # mean_baseline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median_baseline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samp &lt;- workingSet |&gt; sample_n(4000)</w:t>
      </w:r>
    </w:p>
    <w:p w14:paraId="1704F19E" w14:textId="77777777" w:rsidR="00785C87" w:rsidRPr="00785C87" w:rsidRDefault="00785C87" w:rsidP="00785C87">
      <w:pPr>
        <w:spacing w:line="360" w:lineRule="auto"/>
        <w:rPr>
          <w:sz w:val="22"/>
          <w:szCs w:val="22"/>
        </w:rPr>
      </w:pPr>
      <w:r w:rsidRPr="00785C87">
        <w:rPr>
          <w:sz w:val="22"/>
          <w:szCs w:val="22"/>
        </w:rPr>
        <w:t># gam(h_canopy ~ s(yearCentered, by=as.factor(NLCD_2023_Label)),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r w:rsidRPr="00785C87">
        <w:rPr>
          <w:sz w:val="22"/>
          <w:szCs w:val="22"/>
        </w:rPr>
        <w:t>mkTestByFactor &lt;- function(dataframe, factor, level, heightsColumn){</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heightsSorted &lt;- dataframe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allMKResults &lt;- data.frame(</w:t>
      </w:r>
    </w:p>
    <w:p w14:paraId="35982632" w14:textId="77777777" w:rsidR="00785C87" w:rsidRPr="00785C87" w:rsidRDefault="00785C87" w:rsidP="00785C87">
      <w:pPr>
        <w:spacing w:line="360" w:lineRule="auto"/>
        <w:rPr>
          <w:sz w:val="22"/>
          <w:szCs w:val="22"/>
        </w:rPr>
      </w:pPr>
      <w:r w:rsidRPr="00785C87">
        <w:rPr>
          <w:sz w:val="22"/>
          <w:szCs w:val="22"/>
        </w:rPr>
        <w:t xml:space="preserve">    sampleSize = numeric(),</w:t>
      </w:r>
    </w:p>
    <w:p w14:paraId="28FE2BA0" w14:textId="77777777" w:rsidR="00785C87" w:rsidRPr="00785C87" w:rsidRDefault="00785C87" w:rsidP="00785C87">
      <w:pPr>
        <w:spacing w:line="360" w:lineRule="auto"/>
        <w:rPr>
          <w:sz w:val="22"/>
          <w:szCs w:val="22"/>
        </w:rPr>
      </w:pPr>
      <w:r w:rsidRPr="00785C87">
        <w:rPr>
          <w:sz w:val="22"/>
          <w:szCs w:val="22"/>
        </w:rPr>
        <w:t xml:space="preserve">    z_statistic = numeric(),</w:t>
      </w:r>
    </w:p>
    <w:p w14:paraId="39DC5C56" w14:textId="77777777" w:rsidR="00785C87" w:rsidRPr="00785C87" w:rsidRDefault="00785C87" w:rsidP="00785C87">
      <w:pPr>
        <w:spacing w:line="360" w:lineRule="auto"/>
        <w:rPr>
          <w:sz w:val="22"/>
          <w:szCs w:val="22"/>
        </w:rPr>
      </w:pPr>
      <w:r w:rsidRPr="00785C87">
        <w:rPr>
          <w:sz w:val="22"/>
          <w:szCs w:val="22"/>
        </w:rPr>
        <w:t xml:space="preserve">    p_value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varS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targetN &lt;- min(500, length(heightsSorted))</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sort(sample(seq_along(heightsSorted), targetN,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bootstrapSample &lt;- heightsSorted[indices]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mk &lt;- mk.test(bootstrapSample,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sen's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allMKResults &lt;- rbind(allMKResults, data.frame(</w:t>
      </w:r>
    </w:p>
    <w:p w14:paraId="4B37938B" w14:textId="77777777" w:rsidR="00785C87" w:rsidRPr="00785C87" w:rsidRDefault="00785C87" w:rsidP="00785C87">
      <w:pPr>
        <w:spacing w:line="360" w:lineRule="auto"/>
        <w:rPr>
          <w:sz w:val="22"/>
          <w:szCs w:val="22"/>
        </w:rPr>
      </w:pPr>
      <w:r w:rsidRPr="00785C87">
        <w:rPr>
          <w:sz w:val="22"/>
          <w:szCs w:val="22"/>
        </w:rPr>
        <w:t xml:space="preserve">      sampleSize = targetN,</w:t>
      </w:r>
    </w:p>
    <w:p w14:paraId="2E241C01" w14:textId="77777777" w:rsidR="00785C87" w:rsidRPr="00785C87" w:rsidRDefault="00785C87" w:rsidP="00785C87">
      <w:pPr>
        <w:spacing w:line="360" w:lineRule="auto"/>
        <w:rPr>
          <w:sz w:val="22"/>
          <w:szCs w:val="22"/>
        </w:rPr>
      </w:pPr>
      <w:r w:rsidRPr="00785C87">
        <w:rPr>
          <w:sz w:val="22"/>
          <w:szCs w:val="22"/>
        </w:rPr>
        <w:t xml:space="preserve">      z_statistic = as.numeric(mk$statistic),  </w:t>
      </w:r>
    </w:p>
    <w:p w14:paraId="3A532A68" w14:textId="77777777" w:rsidR="00785C87" w:rsidRPr="00785C87" w:rsidRDefault="00785C87" w:rsidP="00785C87">
      <w:pPr>
        <w:spacing w:line="360" w:lineRule="auto"/>
        <w:rPr>
          <w:sz w:val="22"/>
          <w:szCs w:val="22"/>
        </w:rPr>
      </w:pPr>
      <w:r w:rsidRPr="00785C87">
        <w:rPr>
          <w:sz w:val="22"/>
          <w:szCs w:val="22"/>
        </w:rPr>
        <w:t xml:space="preserve">      p_value = as.numeric(mk$p.value),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as.numeric(mk$estimates["S"]),</w:t>
      </w:r>
    </w:p>
    <w:p w14:paraId="30F6B854" w14:textId="77777777" w:rsidR="00785C87" w:rsidRPr="00785C87" w:rsidRDefault="00785C87" w:rsidP="00785C87">
      <w:pPr>
        <w:spacing w:line="360" w:lineRule="auto"/>
        <w:rPr>
          <w:sz w:val="22"/>
          <w:szCs w:val="22"/>
        </w:rPr>
      </w:pPr>
      <w:r w:rsidRPr="00785C87">
        <w:rPr>
          <w:sz w:val="22"/>
          <w:szCs w:val="22"/>
        </w:rPr>
        <w:t xml:space="preserve">      varS = as.numeric(mk$estimates["varS"]),</w:t>
      </w:r>
    </w:p>
    <w:p w14:paraId="040A33C1" w14:textId="77777777" w:rsidR="00785C87" w:rsidRPr="00785C87" w:rsidRDefault="00785C87" w:rsidP="00785C87">
      <w:pPr>
        <w:spacing w:line="360" w:lineRule="auto"/>
        <w:rPr>
          <w:sz w:val="22"/>
          <w:szCs w:val="22"/>
        </w:rPr>
      </w:pPr>
      <w:r w:rsidRPr="00785C87">
        <w:rPr>
          <w:sz w:val="22"/>
          <w:szCs w:val="22"/>
        </w:rPr>
        <w:t xml:space="preserve">      tau = as.numeric(mk$estimates["tau"])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aggregatedResults &lt;- allMKResults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sampleSize = targetN,</w:t>
      </w:r>
    </w:p>
    <w:p w14:paraId="79C57004" w14:textId="77777777" w:rsidR="00785C87" w:rsidRPr="00785C87" w:rsidRDefault="00785C87" w:rsidP="00785C87">
      <w:pPr>
        <w:spacing w:line="360" w:lineRule="auto"/>
        <w:rPr>
          <w:sz w:val="22"/>
          <w:szCs w:val="22"/>
        </w:rPr>
      </w:pPr>
      <w:r w:rsidRPr="00785C87">
        <w:rPr>
          <w:sz w:val="22"/>
          <w:szCs w:val="22"/>
        </w:rPr>
        <w:t xml:space="preserve">      # mean_z_statistic = mean(z_statistic, na.rm = TRUE),</w:t>
      </w:r>
    </w:p>
    <w:p w14:paraId="26673341" w14:textId="77777777" w:rsidR="00785C87" w:rsidRPr="00785C87" w:rsidRDefault="00785C87" w:rsidP="00785C87">
      <w:pPr>
        <w:spacing w:line="360" w:lineRule="auto"/>
        <w:rPr>
          <w:sz w:val="22"/>
          <w:szCs w:val="22"/>
        </w:rPr>
      </w:pPr>
      <w:r w:rsidRPr="00785C87">
        <w:rPr>
          <w:sz w:val="22"/>
          <w:szCs w:val="22"/>
        </w:rPr>
        <w:t xml:space="preserve">      median_z_statistic = median(z_statistic, na.rm = TRUE),</w:t>
      </w:r>
    </w:p>
    <w:p w14:paraId="60260A5F"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2E68BC79"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03133F42" w14:textId="77777777" w:rsidR="00785C87" w:rsidRPr="00785C87" w:rsidRDefault="00785C87" w:rsidP="00785C87">
      <w:pPr>
        <w:spacing w:line="360" w:lineRule="auto"/>
        <w:rPr>
          <w:sz w:val="22"/>
          <w:szCs w:val="22"/>
        </w:rPr>
      </w:pPr>
      <w:r w:rsidRPr="00785C87">
        <w:rPr>
          <w:sz w:val="22"/>
          <w:szCs w:val="22"/>
        </w:rPr>
        <w:t xml:space="preserve">      # mean_s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median_s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mean_varS = mean(varS, na.rm = TRUE),</w:t>
      </w:r>
    </w:p>
    <w:p w14:paraId="3ACD6279" w14:textId="77777777" w:rsidR="00785C87" w:rsidRPr="00785C87" w:rsidRDefault="00785C87" w:rsidP="00785C87">
      <w:pPr>
        <w:spacing w:line="360" w:lineRule="auto"/>
        <w:rPr>
          <w:sz w:val="22"/>
          <w:szCs w:val="22"/>
        </w:rPr>
      </w:pPr>
      <w:r w:rsidRPr="00785C87">
        <w:rPr>
          <w:sz w:val="22"/>
          <w:szCs w:val="22"/>
        </w:rPr>
        <w:t xml:space="preserve">      median_varS = median(varS, na.rm = TRUE),</w:t>
      </w:r>
    </w:p>
    <w:p w14:paraId="7447908C" w14:textId="77777777" w:rsidR="00785C87" w:rsidRPr="00785C87" w:rsidRDefault="00785C87" w:rsidP="00785C87">
      <w:pPr>
        <w:spacing w:line="360" w:lineRule="auto"/>
        <w:rPr>
          <w:sz w:val="22"/>
          <w:szCs w:val="22"/>
        </w:rPr>
      </w:pPr>
      <w:r w:rsidRPr="00785C87">
        <w:rPr>
          <w:sz w:val="22"/>
          <w:szCs w:val="22"/>
        </w:rPr>
        <w:t xml:space="preserve">      # mean_tau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median_tau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r w:rsidRPr="00785C87">
        <w:rPr>
          <w:sz w:val="22"/>
          <w:szCs w:val="22"/>
        </w:rPr>
        <w:t>tsrByfactor(workingSet, "NLCD_2023_Label", "Deciduous Forest", "h_canopy")</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r w:rsidRPr="00785C87">
        <w:rPr>
          <w:sz w:val="22"/>
          <w:szCs w:val="22"/>
        </w:rPr>
        <w:t>tsrByfactor(workingSet, "NLCD_2023_Label", "Evergreen Forest", "h_canopy")</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r w:rsidRPr="00785C87">
        <w:rPr>
          <w:sz w:val="22"/>
          <w:szCs w:val="22"/>
        </w:rPr>
        <w:t>tsrByfactor(workingSet, "NLCD_2023_Label", "Mixed Forest", "h_canopy")</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r w:rsidRPr="00785C87">
        <w:rPr>
          <w:sz w:val="22"/>
          <w:szCs w:val="22"/>
        </w:rPr>
        <w:t>tsrByfactor(workingSet, "NLCD_2023_Label", "Woody Wetlands", "h_canopy")</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r w:rsidRPr="00785C87">
        <w:rPr>
          <w:sz w:val="22"/>
          <w:szCs w:val="22"/>
        </w:rPr>
        <w:t>tsrByfactor(workingSet, "DisturbancePresence", "Yes", "h_canopy")</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r w:rsidRPr="00785C87">
        <w:rPr>
          <w:sz w:val="22"/>
          <w:szCs w:val="22"/>
        </w:rPr>
        <w:t>tsrByfactor(workingSet, "DisturbancePresence", "No", "h_canopy")</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r w:rsidRPr="00785C87">
        <w:rPr>
          <w:sz w:val="22"/>
          <w:szCs w:val="22"/>
        </w:rPr>
        <w:t>tsrByfactor(workingSet, "FastLossAgeGroup", "&lt;10 Years", "h_canopy")</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r w:rsidRPr="00785C87">
        <w:rPr>
          <w:sz w:val="22"/>
          <w:szCs w:val="22"/>
        </w:rPr>
        <w:t>tsrByfactor(workingSet, "FastLossAgeGroup", "10-20 Years", "h_canopy")</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r w:rsidRPr="00785C87">
        <w:rPr>
          <w:sz w:val="22"/>
          <w:szCs w:val="22"/>
        </w:rPr>
        <w:t>tsrByfactor(workingSet, "FastLossAgeGroup", "20-30 Years", "h_canopy")</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r w:rsidRPr="00785C87">
        <w:rPr>
          <w:sz w:val="22"/>
          <w:szCs w:val="22"/>
        </w:rPr>
        <w:t>tsrByfactor(workingSet, "FastLossAgeGroup", "30+ Years", "h_canopy")</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r w:rsidRPr="00785C87">
        <w:rPr>
          <w:sz w:val="22"/>
          <w:szCs w:val="22"/>
        </w:rPr>
        <w:t>netTByFactor(workingSet, "NLCD_2023_Label", "Deciduous Forest", "h_canopy",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r w:rsidRPr="00785C87">
        <w:rPr>
          <w:sz w:val="22"/>
          <w:szCs w:val="22"/>
        </w:rPr>
        <w:t>netTByFactor(workingSet, "NLCD_2023_Label", "Evergreen Forest", "h_canopy",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r w:rsidRPr="00785C87">
        <w:rPr>
          <w:sz w:val="22"/>
          <w:szCs w:val="22"/>
        </w:rPr>
        <w:t>netTByFactor(workingSet, "NLCD_2023_Label", "Mixed Forest", "h_canopy",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r w:rsidRPr="00785C87">
        <w:rPr>
          <w:sz w:val="22"/>
          <w:szCs w:val="22"/>
        </w:rPr>
        <w:t>netTByFactor(workingSet, "NLCD_2023_Label", "Woody Wetlands", "h_canopy",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r w:rsidRPr="00785C87">
        <w:rPr>
          <w:sz w:val="22"/>
          <w:szCs w:val="22"/>
        </w:rPr>
        <w:t>netTByFactor(workingSet, "DisturbancePresence", "Yes", "h_canopy",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r w:rsidRPr="00785C87">
        <w:rPr>
          <w:sz w:val="22"/>
          <w:szCs w:val="22"/>
        </w:rPr>
        <w:t>netTByFactor(workingSet, "DisturbancePresence", "No", "h_canopy",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r w:rsidRPr="00785C87">
        <w:rPr>
          <w:sz w:val="22"/>
          <w:szCs w:val="22"/>
        </w:rPr>
        <w:t>netTByFactor(workingSet, "FastLossAgeGroup", "&lt;10 Years", "h_canopy",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r w:rsidRPr="00785C87">
        <w:rPr>
          <w:sz w:val="22"/>
          <w:szCs w:val="22"/>
        </w:rPr>
        <w:t>netTByFactor(workingSet, "FastLossAgeGroup", "10-20 Years", "h_canopy",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r w:rsidRPr="00785C87">
        <w:rPr>
          <w:sz w:val="22"/>
          <w:szCs w:val="22"/>
        </w:rPr>
        <w:t>netTByFactor(workingSet, "FastLossAgeGroup", "20-30 Years", "h_canopy",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r w:rsidRPr="00785C87">
        <w:rPr>
          <w:sz w:val="22"/>
          <w:szCs w:val="22"/>
        </w:rPr>
        <w:t>netTByFactor(workingSet, "FastLossAgeGroup", "30+ Years", "h_canopy",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r w:rsidRPr="00785C87">
        <w:rPr>
          <w:sz w:val="22"/>
          <w:szCs w:val="22"/>
        </w:rPr>
        <w:t>bootStrapGam(workingSet, 'NLCD_2023_Label', 'h_canopy',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r w:rsidRPr="00785C87">
        <w:rPr>
          <w:sz w:val="22"/>
          <w:szCs w:val="22"/>
        </w:rPr>
        <w:t>bootStrapGam(workingSet, 'DisturbancePresence', 'h_canopy',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r w:rsidRPr="00785C87">
        <w:rPr>
          <w:sz w:val="22"/>
          <w:szCs w:val="22"/>
        </w:rPr>
        <w:t>bootStrapGam(workingSet, 'FastLossAgeGroup', 'h_canopy',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r w:rsidRPr="00785C87">
        <w:rPr>
          <w:sz w:val="22"/>
          <w:szCs w:val="22"/>
        </w:rPr>
        <w:t>mkTestByFactor(workingSet, "NLCD_2023_Label", "Deciduous Forest","h_canopy")</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r w:rsidRPr="00785C87">
        <w:rPr>
          <w:sz w:val="22"/>
          <w:szCs w:val="22"/>
        </w:rPr>
        <w:t>mkTestByFactor(workingSet, "NLCD_2023_Label", "Evergreen Forest","h_canopy")</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r w:rsidRPr="00785C87">
        <w:rPr>
          <w:sz w:val="22"/>
          <w:szCs w:val="22"/>
        </w:rPr>
        <w:t>mkTestByFactor(workingSet, "NLCD_2023_Label", "Mixed Forest","h_canopy")</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r w:rsidRPr="00785C87">
        <w:rPr>
          <w:sz w:val="22"/>
          <w:szCs w:val="22"/>
        </w:rPr>
        <w:t>mkTestByFactor(workingSet, "NLCD_2023_Label", "Woody Wetlands","h_canopy")</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r w:rsidRPr="00785C87">
        <w:rPr>
          <w:sz w:val="22"/>
          <w:szCs w:val="22"/>
        </w:rPr>
        <w:t>mkTestByFactor(workingSet, "DisturbancePresence", "Yes","h_canopy")</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r w:rsidRPr="00785C87">
        <w:rPr>
          <w:sz w:val="22"/>
          <w:szCs w:val="22"/>
        </w:rPr>
        <w:t>mkTestByFactor(workingSet, "DisturbancePresence", "No","h_canopy")</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r w:rsidRPr="00785C87">
        <w:rPr>
          <w:sz w:val="22"/>
          <w:szCs w:val="22"/>
        </w:rPr>
        <w:t>mkTestByFactor(workingSet, "FastLossAgeGroup", "&lt;10 Years","h_canopy")</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r w:rsidRPr="00785C87">
        <w:rPr>
          <w:sz w:val="22"/>
          <w:szCs w:val="22"/>
        </w:rPr>
        <w:t>mkTestByFactor(workingSet, "FastLossAgeGroup", "10-20 Years","h_canopy")</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r w:rsidRPr="00785C87">
        <w:rPr>
          <w:sz w:val="22"/>
          <w:szCs w:val="22"/>
        </w:rPr>
        <w:t>mkTestByFactor(workingSet, "FastLossAgeGroup", "20-30 Years","h_canopy")</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r w:rsidRPr="00785C87">
        <w:rPr>
          <w:sz w:val="22"/>
          <w:szCs w:val="22"/>
        </w:rPr>
        <w:t>mkTestByFactor(workingSet, "FastLossAgeGroup", "30+ Years","h_canopy")</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Section 5 will exclude 2019 data, so as to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r w:rsidRPr="00785C87">
        <w:rPr>
          <w:sz w:val="22"/>
          <w:szCs w:val="22"/>
        </w:rPr>
        <w:t>tsrByfactor(filteredSet, "NLCD_2023_Label", "Deciduous Forest", "h_canopy")</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r w:rsidRPr="00785C87">
        <w:rPr>
          <w:sz w:val="22"/>
          <w:szCs w:val="22"/>
        </w:rPr>
        <w:t>tsrByfactor(filteredSet, "NLCD_2023_Label", "Evergreen Forest", "h_canopy")</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r w:rsidRPr="00785C87">
        <w:rPr>
          <w:sz w:val="22"/>
          <w:szCs w:val="22"/>
        </w:rPr>
        <w:lastRenderedPageBreak/>
        <w:t>tsrByfactor(filteredSet, "NLCD_2023_Label", "Mixed Forest", "h_canopy")</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r w:rsidRPr="00785C87">
        <w:rPr>
          <w:sz w:val="22"/>
          <w:szCs w:val="22"/>
        </w:rPr>
        <w:t>tsrByfactor(filteredSet, "NLCD_2023_Label", "Woody Wetlands", "h_canopy")</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r w:rsidRPr="00785C87">
        <w:rPr>
          <w:sz w:val="22"/>
          <w:szCs w:val="22"/>
        </w:rPr>
        <w:t>tsrByfactor(filteredSet, "DisturbancePresence", "Yes", "h_canopy")</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r w:rsidRPr="00785C87">
        <w:rPr>
          <w:sz w:val="22"/>
          <w:szCs w:val="22"/>
        </w:rPr>
        <w:t>tsrByfactor(filteredSet, "DisturbancePresence", "No", "h_canopy")</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r w:rsidRPr="00785C87">
        <w:rPr>
          <w:sz w:val="22"/>
          <w:szCs w:val="22"/>
        </w:rPr>
        <w:t>tsrByfactor(filteredSet, "FastLossAgeGroup", "&lt;10 Years", "h_canopy")</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r w:rsidRPr="00785C87">
        <w:rPr>
          <w:sz w:val="22"/>
          <w:szCs w:val="22"/>
        </w:rPr>
        <w:lastRenderedPageBreak/>
        <w:t>tsrByfactor(filteredSet, "FastLossAgeGroup", "10-20 Years", "h_canopy")</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r w:rsidRPr="00785C87">
        <w:rPr>
          <w:sz w:val="22"/>
          <w:szCs w:val="22"/>
        </w:rPr>
        <w:t>tsrByfactor(filteredSet, "FastLossAgeGroup", "20-30 Years", "h_canopy")</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r w:rsidRPr="00785C87">
        <w:rPr>
          <w:sz w:val="22"/>
          <w:szCs w:val="22"/>
        </w:rPr>
        <w:t>tsrByfactor(filteredSet, "FastLossAgeGroup", "30+ Years", "h_canopy")</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r w:rsidRPr="00785C87">
        <w:rPr>
          <w:sz w:val="22"/>
          <w:szCs w:val="22"/>
        </w:rPr>
        <w:t>netTByFactor(filteredSet, "NLCD_2023_Label", "Deciduous Forest", "h_canopy",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r w:rsidRPr="00785C87">
        <w:rPr>
          <w:sz w:val="22"/>
          <w:szCs w:val="22"/>
        </w:rPr>
        <w:t>netTByFactor(filteredSet, "NLCD_2023_Label", "Evergreen Forest", "h_canopy",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r w:rsidRPr="00785C87">
        <w:rPr>
          <w:sz w:val="22"/>
          <w:szCs w:val="22"/>
        </w:rPr>
        <w:lastRenderedPageBreak/>
        <w:t>netTByFactor(filteredSet, "NLCD_2023_Label", "Mixed Forest", "h_canopy",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r w:rsidRPr="00785C87">
        <w:rPr>
          <w:sz w:val="22"/>
          <w:szCs w:val="22"/>
        </w:rPr>
        <w:t>netTByFactor(filteredSet, "NLCD_2023_Label", "Woody Wetlands", "h_canopy",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r w:rsidRPr="00785C87">
        <w:rPr>
          <w:sz w:val="22"/>
          <w:szCs w:val="22"/>
        </w:rPr>
        <w:t>netTByFactor(filteredSet, "DisturbancePresence", "Yes", "h_canopy",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r w:rsidRPr="00785C87">
        <w:rPr>
          <w:sz w:val="22"/>
          <w:szCs w:val="22"/>
        </w:rPr>
        <w:t>netTByFactor(filteredSet, "DisturbancePresence", "No", "h_canopy",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r w:rsidRPr="00785C87">
        <w:rPr>
          <w:sz w:val="22"/>
          <w:szCs w:val="22"/>
        </w:rPr>
        <w:t>netTByFactor(filteredSet, "FastLossAgeGroup", "&lt;10 Years", "h_canopy",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r w:rsidRPr="00785C87">
        <w:rPr>
          <w:sz w:val="22"/>
          <w:szCs w:val="22"/>
        </w:rPr>
        <w:lastRenderedPageBreak/>
        <w:t>netTByFactor(filteredSet, "FastLossAgeGroup", "10-20 Years", "h_canopy",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r w:rsidRPr="00785C87">
        <w:rPr>
          <w:sz w:val="22"/>
          <w:szCs w:val="22"/>
        </w:rPr>
        <w:t>netTByFactor(filteredSet, "FastLossAgeGroup", "20-30 Years", "h_canopy",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r w:rsidRPr="00785C87">
        <w:rPr>
          <w:sz w:val="22"/>
          <w:szCs w:val="22"/>
        </w:rPr>
        <w:t>netTByFactor(filteredSet, "FastLossAgeGroup", "30+ Years", "h_canopy",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r w:rsidRPr="00785C87">
        <w:rPr>
          <w:sz w:val="22"/>
          <w:szCs w:val="22"/>
        </w:rPr>
        <w:t>bootStrapGam(filteredSet, 'NLCD_2023_Label', 'h_canopy',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r w:rsidRPr="00785C87">
        <w:rPr>
          <w:sz w:val="22"/>
          <w:szCs w:val="22"/>
        </w:rPr>
        <w:t>bootStrapGam(filteredSet, 'DisturbancePresence', 'h_canopy',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r w:rsidRPr="00785C87">
        <w:rPr>
          <w:sz w:val="22"/>
          <w:szCs w:val="22"/>
        </w:rPr>
        <w:t>bootStrapGam(filteredSet, 'FastLossAgeGroup', 'h_canopy',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r w:rsidRPr="00785C87">
        <w:rPr>
          <w:sz w:val="22"/>
          <w:szCs w:val="22"/>
        </w:rPr>
        <w:t>mkTestByFactor(filteredSet, "NLCD_2023_Label", "Deciduous Forest","h_canopy")</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r w:rsidRPr="00785C87">
        <w:rPr>
          <w:sz w:val="22"/>
          <w:szCs w:val="22"/>
        </w:rPr>
        <w:t>mkTestByFactor(filteredSet, "NLCD_2023_Label", "Evergreen Forest","h_canopy")</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r w:rsidRPr="00785C87">
        <w:rPr>
          <w:sz w:val="22"/>
          <w:szCs w:val="22"/>
        </w:rPr>
        <w:t>mkTestByFactor(filteredSet, "NLCD_2023_Label", "Mixed Forest","h_canopy")</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r w:rsidRPr="00785C87">
        <w:rPr>
          <w:sz w:val="22"/>
          <w:szCs w:val="22"/>
        </w:rPr>
        <w:t>mkTestByFactor(filteredSet, "NLCD_2023_Label", "Woody Wetlands","h_canopy")</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r w:rsidRPr="00785C87">
        <w:rPr>
          <w:sz w:val="22"/>
          <w:szCs w:val="22"/>
        </w:rPr>
        <w:lastRenderedPageBreak/>
        <w:t>mkTestByFactor(filteredSet, "DisturbancePresence", "Yes","h_canopy")</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r w:rsidRPr="00785C87">
        <w:rPr>
          <w:sz w:val="22"/>
          <w:szCs w:val="22"/>
        </w:rPr>
        <w:t>mkTestByFactor(filteredSet, "DisturbancePresence", "No","h_canopy")</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r w:rsidRPr="00785C87">
        <w:rPr>
          <w:sz w:val="22"/>
          <w:szCs w:val="22"/>
        </w:rPr>
        <w:t>mkTestByFactor(filteredSet, "FastLossAgeGroup", "&lt;10 Years","h_canopy")</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r w:rsidRPr="00785C87">
        <w:rPr>
          <w:sz w:val="22"/>
          <w:szCs w:val="22"/>
        </w:rPr>
        <w:t>mkTestByFactor(filteredSet, "FastLossAgeGroup", "10-20 Years","h_canopy")</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r w:rsidRPr="00785C87">
        <w:rPr>
          <w:sz w:val="22"/>
          <w:szCs w:val="22"/>
        </w:rPr>
        <w:t>mkTestByFactor(filteredSet, "FastLossAgeGroup", "20-30 Years","h_canopy")</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r w:rsidRPr="00785C87">
        <w:rPr>
          <w:sz w:val="22"/>
          <w:szCs w:val="22"/>
        </w:rPr>
        <w:t>mkTestByFactor(filteredSet, "FastLossAgeGroup", "30+ Years","h_canopy")</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r w:rsidRPr="00785C87">
        <w:rPr>
          <w:sz w:val="22"/>
          <w:szCs w:val="22"/>
        </w:rPr>
        <w:t>result_list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unique(workingSet$yearRecoded))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subset_df &lt;- workingSet[workingSet$yearRecoded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as.data.frame(table(subset_df$Level2Ecoregion))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colnames(counts)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counts$Category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result_list[[as.character(group)]]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Combining into single df</w:t>
      </w:r>
    </w:p>
    <w:p w14:paraId="6E9FFFFC" w14:textId="77777777" w:rsidR="00785C87" w:rsidRPr="00785C87" w:rsidRDefault="00785C87" w:rsidP="00785C87">
      <w:pPr>
        <w:spacing w:line="360" w:lineRule="auto"/>
        <w:rPr>
          <w:sz w:val="22"/>
          <w:szCs w:val="22"/>
        </w:rPr>
      </w:pPr>
      <w:r w:rsidRPr="00785C87">
        <w:rPr>
          <w:sz w:val="22"/>
          <w:szCs w:val="22"/>
        </w:rPr>
        <w:t>final_df &lt;- bind_rows(result_list)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r w:rsidRPr="00785C87">
        <w:rPr>
          <w:sz w:val="22"/>
          <w:szCs w:val="22"/>
        </w:rPr>
        <w:t>final_df &lt;- final_df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r w:rsidRPr="00785C87">
        <w:rPr>
          <w:sz w:val="22"/>
          <w:szCs w:val="22"/>
        </w:rPr>
        <w:lastRenderedPageBreak/>
        <w:t xml:space="preserve">final_df &lt;- final_df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group_by(Category)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ggplot(final_df, aes(fill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geom_bar(position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geom_text(</w:t>
      </w:r>
    </w:p>
    <w:p w14:paraId="2DC46EEC" w14:textId="77777777" w:rsidR="00785C87" w:rsidRPr="00785C87" w:rsidRDefault="00785C87" w:rsidP="00785C87">
      <w:pPr>
        <w:spacing w:line="360" w:lineRule="auto"/>
        <w:rPr>
          <w:sz w:val="22"/>
          <w:szCs w:val="22"/>
        </w:rPr>
      </w:pPr>
      <w:r w:rsidRPr="00785C87">
        <w:rPr>
          <w:sz w:val="22"/>
          <w:szCs w:val="22"/>
        </w:rPr>
        <w:t xml:space="preserve">    aes(label = sprintf("%.1f%%",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position_fill(vjust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scale_fill_manual(</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str_wrap(x,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scale_y_continuous(labels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theme_minimal() +</w:t>
      </w:r>
    </w:p>
    <w:p w14:paraId="2CDA3A31" w14:textId="77777777" w:rsidR="00785C87" w:rsidRPr="00785C87" w:rsidRDefault="00785C87" w:rsidP="00785C87">
      <w:pPr>
        <w:spacing w:line="360" w:lineRule="auto"/>
        <w:rPr>
          <w:sz w:val="22"/>
          <w:szCs w:val="22"/>
        </w:rPr>
      </w:pPr>
      <w:r w:rsidRPr="00785C87">
        <w:rPr>
          <w:sz w:val="22"/>
          <w:szCs w:val="22"/>
        </w:rPr>
        <w:t xml:space="preserve">  customTheme</w:t>
      </w:r>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r w:rsidRPr="00785C87">
        <w:rPr>
          <w:sz w:val="22"/>
          <w:szCs w:val="22"/>
        </w:rPr>
        <w:lastRenderedPageBreak/>
        <w:t>ggsave(</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bg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6" w:author="Poncy, William" w:date="2025-05-20T09:08:00Z" w:initials="WP">
    <w:p w14:paraId="683C868B" w14:textId="77777777" w:rsidR="000930D1" w:rsidRDefault="000930D1" w:rsidP="000930D1">
      <w:pPr>
        <w:pStyle w:val="CommentText"/>
      </w:pPr>
      <w:r>
        <w:rPr>
          <w:rStyle w:val="CommentReference"/>
        </w:rPr>
        <w:annotationRef/>
      </w:r>
      <w:r>
        <w:t>Will probably keep just this table</w:t>
      </w:r>
    </w:p>
  </w:comment>
  <w:comment w:id="33" w:author="Poncy, William" w:date="2025-05-19T12:12:00Z" w:initials="WP">
    <w:p w14:paraId="57F8B56F" w14:textId="351F14DE" w:rsidR="006E1FEF" w:rsidRDefault="006E1FEF" w:rsidP="006E1FEF">
      <w:pPr>
        <w:pStyle w:val="CommentText"/>
      </w:pPr>
      <w:r>
        <w:rPr>
          <w:rStyle w:val="CommentReference"/>
        </w:rPr>
        <w:annotationRef/>
      </w:r>
      <w:r>
        <w:t>Cite</w:t>
      </w:r>
    </w:p>
  </w:comment>
  <w:comment w:id="40"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50" w:author="Poncy, William" w:date="2025-05-19T13:00:00Z" w:initials="WP">
    <w:p w14:paraId="60C9CFD2" w14:textId="77777777" w:rsidR="00216F5C" w:rsidRDefault="00216F5C" w:rsidP="00216F5C">
      <w:pPr>
        <w:pStyle w:val="CommentText"/>
      </w:pPr>
      <w:r>
        <w:rPr>
          <w:rStyle w:val="CommentReference"/>
        </w:rPr>
        <w:annotationRef/>
      </w:r>
      <w:r>
        <w:t>Larger</w:t>
      </w:r>
    </w:p>
  </w:comment>
  <w:comment w:id="51"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 w:id="57" w:author="Poncy, William" w:date="2025-05-19T16:59:00Z" w:initials="WP">
    <w:p w14:paraId="47C59F7A" w14:textId="77777777" w:rsidR="000D2EDB" w:rsidRDefault="000D2EDB" w:rsidP="000D2EDB">
      <w:pPr>
        <w:pStyle w:val="CommentText"/>
      </w:pPr>
      <w:r>
        <w:rPr>
          <w:rStyle w:val="CommentReference"/>
        </w:rPr>
        <w:annotationRef/>
      </w:r>
      <w:r>
        <w:t>Change this</w:t>
      </w:r>
    </w:p>
  </w:comment>
  <w:comment w:id="64" w:author="Poncy, William" w:date="2025-05-20T15:37:00Z" w:initials="WP">
    <w:p w14:paraId="4BDC146D" w14:textId="77777777" w:rsidR="00A75068" w:rsidRDefault="00A75068" w:rsidP="00A75068">
      <w:pPr>
        <w:pStyle w:val="CommentText"/>
      </w:pPr>
      <w:r>
        <w:rPr>
          <w:rStyle w:val="CommentReference"/>
        </w:rPr>
        <w:annotationRef/>
      </w:r>
      <w:r>
        <w:t>placeholder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683C868B" w15:done="0"/>
  <w15:commentEx w15:paraId="57F8B56F" w15:done="0"/>
  <w15:commentEx w15:paraId="4331FE29" w15:done="0"/>
  <w15:commentEx w15:paraId="60C9CFD2" w15:done="0"/>
  <w15:commentEx w15:paraId="615C887E" w15:done="0"/>
  <w15:commentEx w15:paraId="47C59F7A" w15:done="0"/>
  <w15:commentEx w15:paraId="4BDC14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05481E9E" w16cex:dateUtc="2025-05-20T13:08:00Z"/>
  <w16cex:commentExtensible w16cex:durableId="3982AC86" w16cex:dateUtc="2025-05-19T16:12:00Z"/>
  <w16cex:commentExtensible w16cex:durableId="064A42E6" w16cex:dateUtc="2025-05-19T16:26:00Z"/>
  <w16cex:commentExtensible w16cex:durableId="42A59108" w16cex:dateUtc="2025-05-19T17:00:00Z"/>
  <w16cex:commentExtensible w16cex:durableId="609D644E" w16cex:dateUtc="2025-05-19T17:01:00Z"/>
  <w16cex:commentExtensible w16cex:durableId="1063EC62" w16cex:dateUtc="2025-05-19T20:59:00Z"/>
  <w16cex:commentExtensible w16cex:durableId="1F1C98C9" w16cex:dateUtc="2025-05-20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683C868B" w16cid:durableId="05481E9E"/>
  <w16cid:commentId w16cid:paraId="57F8B56F" w16cid:durableId="3982AC86"/>
  <w16cid:commentId w16cid:paraId="4331FE29" w16cid:durableId="064A42E6"/>
  <w16cid:commentId w16cid:paraId="60C9CFD2" w16cid:durableId="42A59108"/>
  <w16cid:commentId w16cid:paraId="615C887E" w16cid:durableId="609D644E"/>
  <w16cid:commentId w16cid:paraId="47C59F7A" w16cid:durableId="1063EC62"/>
  <w16cid:commentId w16cid:paraId="4BDC146D" w16cid:durableId="1F1C98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5BFE36" w14:textId="77777777" w:rsidR="00245FD6" w:rsidRDefault="00245FD6">
      <w:r>
        <w:separator/>
      </w:r>
    </w:p>
  </w:endnote>
  <w:endnote w:type="continuationSeparator" w:id="0">
    <w:p w14:paraId="707CB275" w14:textId="77777777" w:rsidR="00245FD6" w:rsidRDefault="00245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86FCE" w14:textId="77777777" w:rsidR="00245FD6" w:rsidRDefault="00245FD6">
      <w:r>
        <w:separator/>
      </w:r>
    </w:p>
  </w:footnote>
  <w:footnote w:type="continuationSeparator" w:id="0">
    <w:p w14:paraId="65AD1AEF" w14:textId="77777777" w:rsidR="00245FD6" w:rsidRDefault="00245F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D7D"/>
    <w:rsid w:val="000371E8"/>
    <w:rsid w:val="00037C72"/>
    <w:rsid w:val="000542A1"/>
    <w:rsid w:val="000548D9"/>
    <w:rsid w:val="00055837"/>
    <w:rsid w:val="00061433"/>
    <w:rsid w:val="00062334"/>
    <w:rsid w:val="000719C2"/>
    <w:rsid w:val="00077110"/>
    <w:rsid w:val="0008020F"/>
    <w:rsid w:val="00082A85"/>
    <w:rsid w:val="00082C51"/>
    <w:rsid w:val="0008494A"/>
    <w:rsid w:val="00085C3F"/>
    <w:rsid w:val="0008790D"/>
    <w:rsid w:val="000914F1"/>
    <w:rsid w:val="000930D1"/>
    <w:rsid w:val="000A51F0"/>
    <w:rsid w:val="000A701C"/>
    <w:rsid w:val="000B377E"/>
    <w:rsid w:val="000B4BCD"/>
    <w:rsid w:val="000D185C"/>
    <w:rsid w:val="000D197D"/>
    <w:rsid w:val="000D2EDB"/>
    <w:rsid w:val="000E2771"/>
    <w:rsid w:val="000E4242"/>
    <w:rsid w:val="000E7E8B"/>
    <w:rsid w:val="000F13EB"/>
    <w:rsid w:val="000F4BF5"/>
    <w:rsid w:val="000F64DC"/>
    <w:rsid w:val="001036BC"/>
    <w:rsid w:val="001040A7"/>
    <w:rsid w:val="0010449C"/>
    <w:rsid w:val="00104D91"/>
    <w:rsid w:val="00112591"/>
    <w:rsid w:val="00114361"/>
    <w:rsid w:val="00120FF4"/>
    <w:rsid w:val="00125892"/>
    <w:rsid w:val="00130233"/>
    <w:rsid w:val="00135ACC"/>
    <w:rsid w:val="00162516"/>
    <w:rsid w:val="0016448B"/>
    <w:rsid w:val="001644BF"/>
    <w:rsid w:val="00164A0E"/>
    <w:rsid w:val="00166448"/>
    <w:rsid w:val="00166986"/>
    <w:rsid w:val="00167348"/>
    <w:rsid w:val="00175F95"/>
    <w:rsid w:val="00177AE5"/>
    <w:rsid w:val="0018107C"/>
    <w:rsid w:val="001823D5"/>
    <w:rsid w:val="00182BD2"/>
    <w:rsid w:val="00183ACB"/>
    <w:rsid w:val="00183D9F"/>
    <w:rsid w:val="00183E58"/>
    <w:rsid w:val="0019027A"/>
    <w:rsid w:val="001A06FE"/>
    <w:rsid w:val="001A3910"/>
    <w:rsid w:val="001A56C6"/>
    <w:rsid w:val="001B1E16"/>
    <w:rsid w:val="001B2129"/>
    <w:rsid w:val="001B2C1A"/>
    <w:rsid w:val="001B2C49"/>
    <w:rsid w:val="001B3659"/>
    <w:rsid w:val="001B6F35"/>
    <w:rsid w:val="001C195A"/>
    <w:rsid w:val="001C19F0"/>
    <w:rsid w:val="001D54FA"/>
    <w:rsid w:val="001D5B7F"/>
    <w:rsid w:val="001F13C1"/>
    <w:rsid w:val="001F7AF2"/>
    <w:rsid w:val="001F7E89"/>
    <w:rsid w:val="002005D2"/>
    <w:rsid w:val="0020328F"/>
    <w:rsid w:val="00203A5F"/>
    <w:rsid w:val="002052B7"/>
    <w:rsid w:val="00211A2F"/>
    <w:rsid w:val="00214907"/>
    <w:rsid w:val="00216F5C"/>
    <w:rsid w:val="00217F80"/>
    <w:rsid w:val="002309D3"/>
    <w:rsid w:val="002310A0"/>
    <w:rsid w:val="00241347"/>
    <w:rsid w:val="0024481A"/>
    <w:rsid w:val="00245FD6"/>
    <w:rsid w:val="00250E14"/>
    <w:rsid w:val="00252FE3"/>
    <w:rsid w:val="0025402D"/>
    <w:rsid w:val="00254B5D"/>
    <w:rsid w:val="002604ED"/>
    <w:rsid w:val="002652C5"/>
    <w:rsid w:val="00265EDC"/>
    <w:rsid w:val="00266F86"/>
    <w:rsid w:val="00270139"/>
    <w:rsid w:val="00272985"/>
    <w:rsid w:val="0027349A"/>
    <w:rsid w:val="002823E0"/>
    <w:rsid w:val="00283073"/>
    <w:rsid w:val="00287510"/>
    <w:rsid w:val="002A03A2"/>
    <w:rsid w:val="002A1AAB"/>
    <w:rsid w:val="002A31FA"/>
    <w:rsid w:val="002A4980"/>
    <w:rsid w:val="002A59FE"/>
    <w:rsid w:val="002B6BE7"/>
    <w:rsid w:val="002B7F9A"/>
    <w:rsid w:val="002C2309"/>
    <w:rsid w:val="002D1EB4"/>
    <w:rsid w:val="002D4758"/>
    <w:rsid w:val="002D68AC"/>
    <w:rsid w:val="002D7B07"/>
    <w:rsid w:val="002F2C70"/>
    <w:rsid w:val="00300D79"/>
    <w:rsid w:val="00311D9D"/>
    <w:rsid w:val="003175C7"/>
    <w:rsid w:val="00336B77"/>
    <w:rsid w:val="00343F34"/>
    <w:rsid w:val="00346F0F"/>
    <w:rsid w:val="003520C1"/>
    <w:rsid w:val="00352D02"/>
    <w:rsid w:val="00356D68"/>
    <w:rsid w:val="00390668"/>
    <w:rsid w:val="00391264"/>
    <w:rsid w:val="00392B88"/>
    <w:rsid w:val="0039531E"/>
    <w:rsid w:val="003A1241"/>
    <w:rsid w:val="003B0CBA"/>
    <w:rsid w:val="003B2CA1"/>
    <w:rsid w:val="003B5413"/>
    <w:rsid w:val="003B61B5"/>
    <w:rsid w:val="003C0468"/>
    <w:rsid w:val="003C04FA"/>
    <w:rsid w:val="003C2C51"/>
    <w:rsid w:val="003C57F0"/>
    <w:rsid w:val="003D1036"/>
    <w:rsid w:val="003D5E6B"/>
    <w:rsid w:val="003E08E0"/>
    <w:rsid w:val="003E5D6A"/>
    <w:rsid w:val="003E7631"/>
    <w:rsid w:val="003F1B15"/>
    <w:rsid w:val="003F3E73"/>
    <w:rsid w:val="0040179C"/>
    <w:rsid w:val="004113E2"/>
    <w:rsid w:val="00415D98"/>
    <w:rsid w:val="0041788B"/>
    <w:rsid w:val="004216C4"/>
    <w:rsid w:val="0042218D"/>
    <w:rsid w:val="004326CE"/>
    <w:rsid w:val="004435C6"/>
    <w:rsid w:val="00443A5D"/>
    <w:rsid w:val="004509E0"/>
    <w:rsid w:val="00453A3E"/>
    <w:rsid w:val="00456027"/>
    <w:rsid w:val="00470A20"/>
    <w:rsid w:val="00481E6A"/>
    <w:rsid w:val="00497E7B"/>
    <w:rsid w:val="004A1C8A"/>
    <w:rsid w:val="004A2EBA"/>
    <w:rsid w:val="004A6C3B"/>
    <w:rsid w:val="004B0211"/>
    <w:rsid w:val="004B1514"/>
    <w:rsid w:val="004B24EC"/>
    <w:rsid w:val="004B53E8"/>
    <w:rsid w:val="004B5716"/>
    <w:rsid w:val="004B7332"/>
    <w:rsid w:val="004C5FF2"/>
    <w:rsid w:val="004C6C4F"/>
    <w:rsid w:val="004D1978"/>
    <w:rsid w:val="004D536B"/>
    <w:rsid w:val="004D6905"/>
    <w:rsid w:val="004E153D"/>
    <w:rsid w:val="004E550E"/>
    <w:rsid w:val="004E7A3F"/>
    <w:rsid w:val="004F309F"/>
    <w:rsid w:val="004F7F83"/>
    <w:rsid w:val="00500840"/>
    <w:rsid w:val="00501126"/>
    <w:rsid w:val="005078A2"/>
    <w:rsid w:val="00517450"/>
    <w:rsid w:val="00522F9D"/>
    <w:rsid w:val="00523F44"/>
    <w:rsid w:val="005241D5"/>
    <w:rsid w:val="005260C7"/>
    <w:rsid w:val="00527A01"/>
    <w:rsid w:val="00527CDF"/>
    <w:rsid w:val="005326CF"/>
    <w:rsid w:val="00534F8B"/>
    <w:rsid w:val="00547694"/>
    <w:rsid w:val="00555B0B"/>
    <w:rsid w:val="00561248"/>
    <w:rsid w:val="005617AA"/>
    <w:rsid w:val="005675E0"/>
    <w:rsid w:val="005677E7"/>
    <w:rsid w:val="005808E3"/>
    <w:rsid w:val="00590CB1"/>
    <w:rsid w:val="005918D9"/>
    <w:rsid w:val="00591F9C"/>
    <w:rsid w:val="00595F83"/>
    <w:rsid w:val="005A0FAF"/>
    <w:rsid w:val="005C0AA6"/>
    <w:rsid w:val="005C3E0C"/>
    <w:rsid w:val="005C6FF3"/>
    <w:rsid w:val="005D2839"/>
    <w:rsid w:val="005D4CDD"/>
    <w:rsid w:val="005D69A3"/>
    <w:rsid w:val="005E1AA5"/>
    <w:rsid w:val="005E1B17"/>
    <w:rsid w:val="005F39AC"/>
    <w:rsid w:val="006020A9"/>
    <w:rsid w:val="00607EE2"/>
    <w:rsid w:val="00613B67"/>
    <w:rsid w:val="00617E55"/>
    <w:rsid w:val="0062222A"/>
    <w:rsid w:val="0062229A"/>
    <w:rsid w:val="00623B53"/>
    <w:rsid w:val="0062761C"/>
    <w:rsid w:val="00632552"/>
    <w:rsid w:val="006410E6"/>
    <w:rsid w:val="00641BA5"/>
    <w:rsid w:val="006422DB"/>
    <w:rsid w:val="006430EE"/>
    <w:rsid w:val="0065191E"/>
    <w:rsid w:val="00681302"/>
    <w:rsid w:val="0068343D"/>
    <w:rsid w:val="00683ECA"/>
    <w:rsid w:val="00696FFF"/>
    <w:rsid w:val="006A3BEB"/>
    <w:rsid w:val="006A52AD"/>
    <w:rsid w:val="006A78C3"/>
    <w:rsid w:val="006B015D"/>
    <w:rsid w:val="006B2787"/>
    <w:rsid w:val="006B6A72"/>
    <w:rsid w:val="006C2168"/>
    <w:rsid w:val="006C6A73"/>
    <w:rsid w:val="006D0768"/>
    <w:rsid w:val="006D4E45"/>
    <w:rsid w:val="006D5775"/>
    <w:rsid w:val="006D58E3"/>
    <w:rsid w:val="006D5C4F"/>
    <w:rsid w:val="006D7784"/>
    <w:rsid w:val="006E01CA"/>
    <w:rsid w:val="006E1FEF"/>
    <w:rsid w:val="006E7A4B"/>
    <w:rsid w:val="006F1402"/>
    <w:rsid w:val="006F1694"/>
    <w:rsid w:val="006F6CC5"/>
    <w:rsid w:val="0070152C"/>
    <w:rsid w:val="00702F59"/>
    <w:rsid w:val="007034E2"/>
    <w:rsid w:val="00706659"/>
    <w:rsid w:val="00722C3E"/>
    <w:rsid w:val="00765452"/>
    <w:rsid w:val="007672A1"/>
    <w:rsid w:val="00771EB8"/>
    <w:rsid w:val="00781C86"/>
    <w:rsid w:val="00785C87"/>
    <w:rsid w:val="00787118"/>
    <w:rsid w:val="00792919"/>
    <w:rsid w:val="007A0BD5"/>
    <w:rsid w:val="007A5B47"/>
    <w:rsid w:val="007B42C1"/>
    <w:rsid w:val="007C0F9E"/>
    <w:rsid w:val="007D0DC4"/>
    <w:rsid w:val="007D1786"/>
    <w:rsid w:val="007D3ACA"/>
    <w:rsid w:val="007D51DE"/>
    <w:rsid w:val="007D6E71"/>
    <w:rsid w:val="007E51C6"/>
    <w:rsid w:val="007F2AE5"/>
    <w:rsid w:val="007F755C"/>
    <w:rsid w:val="008060E4"/>
    <w:rsid w:val="00806DA9"/>
    <w:rsid w:val="00820ACB"/>
    <w:rsid w:val="0082222D"/>
    <w:rsid w:val="00825129"/>
    <w:rsid w:val="00832F2F"/>
    <w:rsid w:val="00850462"/>
    <w:rsid w:val="008611C4"/>
    <w:rsid w:val="00863212"/>
    <w:rsid w:val="00863538"/>
    <w:rsid w:val="008638FC"/>
    <w:rsid w:val="008662EF"/>
    <w:rsid w:val="00870852"/>
    <w:rsid w:val="008779DD"/>
    <w:rsid w:val="008845FE"/>
    <w:rsid w:val="00884DE5"/>
    <w:rsid w:val="00891D82"/>
    <w:rsid w:val="008A7468"/>
    <w:rsid w:val="008C2262"/>
    <w:rsid w:val="008C3B04"/>
    <w:rsid w:val="008F249C"/>
    <w:rsid w:val="008F71F3"/>
    <w:rsid w:val="009005FB"/>
    <w:rsid w:val="00911389"/>
    <w:rsid w:val="00911CD7"/>
    <w:rsid w:val="009155A8"/>
    <w:rsid w:val="0092781F"/>
    <w:rsid w:val="00930A99"/>
    <w:rsid w:val="009343D6"/>
    <w:rsid w:val="00945A02"/>
    <w:rsid w:val="00955B2F"/>
    <w:rsid w:val="0096026D"/>
    <w:rsid w:val="009623B9"/>
    <w:rsid w:val="009647E5"/>
    <w:rsid w:val="0096585F"/>
    <w:rsid w:val="00966B8C"/>
    <w:rsid w:val="009728E5"/>
    <w:rsid w:val="00982559"/>
    <w:rsid w:val="0098451E"/>
    <w:rsid w:val="009866CF"/>
    <w:rsid w:val="009A4476"/>
    <w:rsid w:val="009B0077"/>
    <w:rsid w:val="009B0324"/>
    <w:rsid w:val="009C4C75"/>
    <w:rsid w:val="009D2F03"/>
    <w:rsid w:val="009D3FE9"/>
    <w:rsid w:val="009D4C49"/>
    <w:rsid w:val="009E0A24"/>
    <w:rsid w:val="009E0BB4"/>
    <w:rsid w:val="009E21C1"/>
    <w:rsid w:val="009E449A"/>
    <w:rsid w:val="009F33B0"/>
    <w:rsid w:val="009F4647"/>
    <w:rsid w:val="00A06FC8"/>
    <w:rsid w:val="00A2362E"/>
    <w:rsid w:val="00A26FE1"/>
    <w:rsid w:val="00A34B1C"/>
    <w:rsid w:val="00A35761"/>
    <w:rsid w:val="00A364BB"/>
    <w:rsid w:val="00A36E96"/>
    <w:rsid w:val="00A4179D"/>
    <w:rsid w:val="00A5295D"/>
    <w:rsid w:val="00A53532"/>
    <w:rsid w:val="00A67663"/>
    <w:rsid w:val="00A712AA"/>
    <w:rsid w:val="00A72C29"/>
    <w:rsid w:val="00A75068"/>
    <w:rsid w:val="00A831F0"/>
    <w:rsid w:val="00A85759"/>
    <w:rsid w:val="00A87895"/>
    <w:rsid w:val="00A92D02"/>
    <w:rsid w:val="00A96568"/>
    <w:rsid w:val="00A973B4"/>
    <w:rsid w:val="00A9771C"/>
    <w:rsid w:val="00AA1F8A"/>
    <w:rsid w:val="00AA2292"/>
    <w:rsid w:val="00AA3866"/>
    <w:rsid w:val="00AA7039"/>
    <w:rsid w:val="00AB018F"/>
    <w:rsid w:val="00AB0F80"/>
    <w:rsid w:val="00AC0C22"/>
    <w:rsid w:val="00AC10D0"/>
    <w:rsid w:val="00AD3843"/>
    <w:rsid w:val="00AD6039"/>
    <w:rsid w:val="00AD73AF"/>
    <w:rsid w:val="00AF48AB"/>
    <w:rsid w:val="00B01ADA"/>
    <w:rsid w:val="00B02E32"/>
    <w:rsid w:val="00B04999"/>
    <w:rsid w:val="00B205D0"/>
    <w:rsid w:val="00B2104F"/>
    <w:rsid w:val="00B239A8"/>
    <w:rsid w:val="00B2566D"/>
    <w:rsid w:val="00B33F7F"/>
    <w:rsid w:val="00B3714E"/>
    <w:rsid w:val="00B53607"/>
    <w:rsid w:val="00B57FC4"/>
    <w:rsid w:val="00B71A79"/>
    <w:rsid w:val="00B7543F"/>
    <w:rsid w:val="00B805C1"/>
    <w:rsid w:val="00B83CF6"/>
    <w:rsid w:val="00B86DB9"/>
    <w:rsid w:val="00B9174D"/>
    <w:rsid w:val="00B9491C"/>
    <w:rsid w:val="00BA0245"/>
    <w:rsid w:val="00BA1401"/>
    <w:rsid w:val="00BA3BB6"/>
    <w:rsid w:val="00BA4C7A"/>
    <w:rsid w:val="00BA50EB"/>
    <w:rsid w:val="00BB77A8"/>
    <w:rsid w:val="00BC1FA7"/>
    <w:rsid w:val="00BD3F1F"/>
    <w:rsid w:val="00BD79AB"/>
    <w:rsid w:val="00BE6723"/>
    <w:rsid w:val="00C02426"/>
    <w:rsid w:val="00C03E88"/>
    <w:rsid w:val="00C0647B"/>
    <w:rsid w:val="00C14733"/>
    <w:rsid w:val="00C147F8"/>
    <w:rsid w:val="00C22AB5"/>
    <w:rsid w:val="00C24D2B"/>
    <w:rsid w:val="00C255E8"/>
    <w:rsid w:val="00C34C70"/>
    <w:rsid w:val="00C40047"/>
    <w:rsid w:val="00C42A1A"/>
    <w:rsid w:val="00C42F4C"/>
    <w:rsid w:val="00C457A0"/>
    <w:rsid w:val="00C507C8"/>
    <w:rsid w:val="00C515E2"/>
    <w:rsid w:val="00C521E9"/>
    <w:rsid w:val="00C54E76"/>
    <w:rsid w:val="00C56546"/>
    <w:rsid w:val="00C56EDB"/>
    <w:rsid w:val="00C62938"/>
    <w:rsid w:val="00C669D4"/>
    <w:rsid w:val="00C75A5D"/>
    <w:rsid w:val="00C917D6"/>
    <w:rsid w:val="00C966DD"/>
    <w:rsid w:val="00CA397C"/>
    <w:rsid w:val="00CC1FBB"/>
    <w:rsid w:val="00CD288D"/>
    <w:rsid w:val="00CD56DE"/>
    <w:rsid w:val="00CD7627"/>
    <w:rsid w:val="00CF2CF2"/>
    <w:rsid w:val="00D12797"/>
    <w:rsid w:val="00D13483"/>
    <w:rsid w:val="00D164D9"/>
    <w:rsid w:val="00D24C3E"/>
    <w:rsid w:val="00D34A82"/>
    <w:rsid w:val="00D44017"/>
    <w:rsid w:val="00D4405A"/>
    <w:rsid w:val="00D47227"/>
    <w:rsid w:val="00D62110"/>
    <w:rsid w:val="00D64EAF"/>
    <w:rsid w:val="00D66D45"/>
    <w:rsid w:val="00D7446C"/>
    <w:rsid w:val="00D82A10"/>
    <w:rsid w:val="00D8335E"/>
    <w:rsid w:val="00D8531F"/>
    <w:rsid w:val="00D85423"/>
    <w:rsid w:val="00D8601B"/>
    <w:rsid w:val="00D87020"/>
    <w:rsid w:val="00D962E2"/>
    <w:rsid w:val="00D97AA2"/>
    <w:rsid w:val="00DB265E"/>
    <w:rsid w:val="00DB3EAA"/>
    <w:rsid w:val="00DB4CAE"/>
    <w:rsid w:val="00DB5890"/>
    <w:rsid w:val="00DB68A2"/>
    <w:rsid w:val="00DD1CC5"/>
    <w:rsid w:val="00DD5988"/>
    <w:rsid w:val="00DE60C7"/>
    <w:rsid w:val="00DE74E6"/>
    <w:rsid w:val="00DF1F88"/>
    <w:rsid w:val="00DF240C"/>
    <w:rsid w:val="00DF58BB"/>
    <w:rsid w:val="00E04988"/>
    <w:rsid w:val="00E07421"/>
    <w:rsid w:val="00E20DB1"/>
    <w:rsid w:val="00E2153A"/>
    <w:rsid w:val="00E27190"/>
    <w:rsid w:val="00E408B7"/>
    <w:rsid w:val="00E4596D"/>
    <w:rsid w:val="00E45EE8"/>
    <w:rsid w:val="00E51138"/>
    <w:rsid w:val="00E62F07"/>
    <w:rsid w:val="00E656CA"/>
    <w:rsid w:val="00E7078D"/>
    <w:rsid w:val="00E738D0"/>
    <w:rsid w:val="00E749A0"/>
    <w:rsid w:val="00E82CA1"/>
    <w:rsid w:val="00E847D4"/>
    <w:rsid w:val="00E903A6"/>
    <w:rsid w:val="00E91728"/>
    <w:rsid w:val="00E91B3F"/>
    <w:rsid w:val="00EB00F0"/>
    <w:rsid w:val="00EB04C1"/>
    <w:rsid w:val="00EB0DA6"/>
    <w:rsid w:val="00EC7774"/>
    <w:rsid w:val="00ED536C"/>
    <w:rsid w:val="00EE17C8"/>
    <w:rsid w:val="00EF1D05"/>
    <w:rsid w:val="00EF288A"/>
    <w:rsid w:val="00EF46D6"/>
    <w:rsid w:val="00EF5824"/>
    <w:rsid w:val="00F07DB3"/>
    <w:rsid w:val="00F12D18"/>
    <w:rsid w:val="00F16044"/>
    <w:rsid w:val="00F2037D"/>
    <w:rsid w:val="00F25D76"/>
    <w:rsid w:val="00F26591"/>
    <w:rsid w:val="00F351E3"/>
    <w:rsid w:val="00F52132"/>
    <w:rsid w:val="00F54DA5"/>
    <w:rsid w:val="00F6134D"/>
    <w:rsid w:val="00F676DA"/>
    <w:rsid w:val="00F721CD"/>
    <w:rsid w:val="00F73972"/>
    <w:rsid w:val="00F825A8"/>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5CAEAE05-3146-4D65-B1C5-C4FF8DFA5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2AE5"/>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1878094">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886914270">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377512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1103037146">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47845324">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630980883">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10575682">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687414956">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18554712">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863399211">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71897998">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613757884">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1324510457">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0644624">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128977603">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33387046">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586886996">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22026528">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390663008">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155</Pages>
  <Words>71791</Words>
  <Characters>409214</Characters>
  <Application>Microsoft Office Word</Application>
  <DocSecurity>0</DocSecurity>
  <Lines>3410</Lines>
  <Paragraphs>960</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480045</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30</cp:revision>
  <cp:lastPrinted>2025-04-28T16:13:00Z</cp:lastPrinted>
  <dcterms:created xsi:type="dcterms:W3CDTF">2025-05-20T23:28:00Z</dcterms:created>
  <dcterms:modified xsi:type="dcterms:W3CDTF">2025-05-21T18:57:00Z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id="qY3oXqI6"/&gt;&lt;style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