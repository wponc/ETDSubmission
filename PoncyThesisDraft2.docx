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r w:rsidR="008F249C">
        <w:rPr>
          <w:b/>
          <w:bCs/>
        </w:rPr>
        <w:t>Growth</w:t>
      </w:r>
      <w:r>
        <w:rPr>
          <w:b/>
          <w:bCs/>
        </w:rPr>
        <w:t xml:space="preserve"> 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8"/>
          <w:footerReference w:type="default" r:id="rId9"/>
          <w:pgSz w:w="12240" w:h="15840"/>
          <w:pgMar w:top="1440" w:right="1800" w:bottom="1440" w:left="1800" w:header="720" w:footer="720" w:gutter="0"/>
          <w:cols w:space="720"/>
          <w:titlePg/>
          <w:docGrid w:linePitch="360"/>
        </w:sectPr>
      </w:pPr>
      <w:r>
        <w:t>Copyright 2025 William T. Poncy</w:t>
      </w:r>
    </w:p>
    <w:p w14:paraId="058CC57E" w14:textId="77777777" w:rsidR="00FC2F11" w:rsidRPr="00D12797" w:rsidRDefault="005078A2" w:rsidP="005078A2">
      <w:pPr>
        <w:jc w:val="center"/>
        <w:rPr>
          <w:b/>
          <w:bCs/>
        </w:rPr>
      </w:pPr>
      <w:r w:rsidRPr="00D12797">
        <w:rPr>
          <w:b/>
          <w:bCs/>
        </w:rPr>
        <w:lastRenderedPageBreak/>
        <w:t xml:space="preserve"> Tracking Forest Height Change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05F5B7E9"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change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  </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 canopy height change.</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7D3E9FAF" w:rsidR="00D12797" w:rsidRPr="000548D9" w:rsidRDefault="00A26FE1" w:rsidP="005808E3">
      <w:pPr>
        <w:spacing w:line="360" w:lineRule="auto"/>
        <w:jc w:val="center"/>
      </w:pPr>
      <w:r>
        <w:br w:type="page"/>
      </w:r>
      <w:r w:rsidR="00D12797" w:rsidRPr="00D12797">
        <w:rPr>
          <w:b/>
          <w:bCs/>
        </w:rPr>
        <w:lastRenderedPageBreak/>
        <w:t>Tracking Forest Height Change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r>
        <w:t>GENERAL ABSTRACT</w:t>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r w:rsidRPr="009D4C49">
        <w:rPr>
          <w:b/>
          <w:bCs/>
        </w:rPr>
        <w:lastRenderedPageBreak/>
        <w:t>Table of Contents</w:t>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r>
        <w:br w:type="page"/>
      </w:r>
      <w:r w:rsidR="006F1402" w:rsidRPr="008662EF">
        <w:rPr>
          <w:b/>
          <w:bCs/>
        </w:rPr>
        <w:lastRenderedPageBreak/>
        <w:t xml:space="preserve">List of </w:t>
      </w:r>
      <w:r w:rsidR="008662EF">
        <w:rPr>
          <w:b/>
          <w:bCs/>
        </w:rPr>
        <w:t>Figures</w:t>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r w:rsidRPr="008662EF">
        <w:rPr>
          <w:b/>
          <w:bCs/>
        </w:rPr>
        <w:t>Figure 7.</w:t>
      </w:r>
      <w:r>
        <w:t xml:space="preserve"> Misinterpretation of spatial biases in canopy height as temporal change…….21</w:t>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77777777" w:rsidR="00E20DB1" w:rsidRDefault="00E20DB1" w:rsidP="008662EF">
      <w:pPr>
        <w:spacing w:line="360" w:lineRule="auto"/>
      </w:pPr>
      <w:r>
        <w:rPr>
          <w:b/>
          <w:bCs/>
        </w:rPr>
        <w:t xml:space="preserve">Figure 15. </w:t>
      </w:r>
      <w:r>
        <w:t>Distribution of six-year actual height net change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r w:rsidRPr="001D54FA">
        <w:rPr>
          <w:b/>
          <w:bCs/>
          <w:strike/>
          <w:color w:val="EE0000"/>
        </w:rPr>
        <w:t xml:space="preserve">Table 10. </w:t>
      </w:r>
      <w:r w:rsidRPr="001D54FA">
        <w:rPr>
          <w:strike/>
          <w:color w:val="EE0000"/>
        </w:rPr>
        <w:t>Number and proportion of ATL08 segments by group…………….….……...38</w:t>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1" w:name="_Toc195197916"/>
      <w:bookmarkStart w:id="2" w:name="_Toc195198123"/>
      <w:bookmarkStart w:id="3" w:name="_Toc195460484"/>
    </w:p>
    <w:p w14:paraId="1B930FE9" w14:textId="77777777" w:rsidR="00112591" w:rsidRDefault="00112591" w:rsidP="00112591">
      <w:pPr>
        <w:spacing w:line="480" w:lineRule="auto"/>
        <w:sectPr w:rsidR="00112591" w:rsidSect="006C2168">
          <w:footerReference w:type="first" r:id="rId10"/>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5DFE9743"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FE18E0">
        <w:instrText xml:space="preserve"> ADDIN ZOTERO_ITEM CSL_CITATION {"citationID":"JUu2U5lH","properties":{"formattedCitation":"(Psistaki et al., 2024)","plainCitation":"(Psistaki et al., 2024)","noteIndex":0},"citationItems":[{"id":"pmJV8xhX/4TOCbuvv","uris":["http://zotero.org/users/16907877/items/CG924FGN"],"itemData":{"id":338,"type":"article-journal","abstract":"Nowadays,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1"/>
      <w:bookmarkEnd w:id="2"/>
      <w:bookmarkEnd w:id="3"/>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4" w:name="_Toc195197917"/>
      <w:bookmarkStart w:id="5" w:name="_Toc195198124"/>
      <w:bookmarkStart w:id="6" w:name="_Toc195460485"/>
      <w:r w:rsidRPr="00FA3903">
        <w:rPr>
          <w:b/>
          <w:bCs/>
        </w:rPr>
        <w:t>Forest Structure with LiDAR</w:t>
      </w:r>
      <w:bookmarkEnd w:id="4"/>
      <w:bookmarkEnd w:id="5"/>
      <w:bookmarkEnd w:id="6"/>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33A177FC"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D7446C">
        <w:instrText xml:space="preserve"> ADDIN ZOTERO_ITEM CSL_CITATION {"citationID":"8T0NkBNI","properties":{"formattedCitation":"(Chen et al., 2023; Mielcarek et al., 2020)","plainCitation":"(Chen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C56EDB" w:rsidRPr="00C56EDB">
        <w:t>(Chen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7" w:name="_Toc195197918"/>
      <w:bookmarkStart w:id="8" w:name="_Toc195198125"/>
      <w:bookmarkStart w:id="9" w:name="_Toc195460486"/>
      <w:r w:rsidRPr="00FA3903">
        <w:rPr>
          <w:b/>
          <w:bCs/>
        </w:rPr>
        <w:t>Airborne Laser Scanning</w:t>
      </w:r>
      <w:bookmarkEnd w:id="7"/>
      <w:bookmarkEnd w:id="8"/>
      <w:bookmarkEnd w:id="9"/>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4B8945A"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FE18E0">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pmJV8xhX/M0zdMVqt","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0" w:name="_Toc195197919"/>
      <w:bookmarkStart w:id="11" w:name="_Toc195198126"/>
      <w:bookmarkStart w:id="12" w:name="_Toc195460487"/>
      <w:r w:rsidRPr="00FA3903">
        <w:rPr>
          <w:b/>
          <w:bCs/>
        </w:rPr>
        <w:t>Spaceborne LiDAR</w:t>
      </w:r>
      <w:bookmarkEnd w:id="10"/>
      <w:bookmarkEnd w:id="11"/>
      <w:bookmarkEnd w:id="12"/>
    </w:p>
    <w:p w14:paraId="376C2B7D" w14:textId="7248B69D"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D7446C">
        <w:instrText xml:space="preserve"> ADDIN ZOTERO_ITEM CSL_CITATION {"citationID":"3Sr41af9","properties":{"formattedCitation":"(Chen et al., 2023; Dubayah et al., 2022; Neuenschwander et al., 2024)","plainCitation":"(Chen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114361" w:rsidRPr="00114361">
        <w:t>(Chen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3" w:name="_Toc195197920"/>
      <w:bookmarkStart w:id="14" w:name="_Toc195198127"/>
      <w:bookmarkStart w:id="15"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76ACC014"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 and </w:t>
      </w:r>
      <w:ins w:id="16" w:author="Poncy, William" w:date="2025-01-16T23:13:00Z">
        <w:r w:rsidR="00C02426">
          <w:t>beam pairs are separated by ~3 kilometers</w:t>
        </w:r>
      </w:ins>
      <w:r w:rsidR="00C02426">
        <w:t xml:space="preserve"> </w:t>
      </w:r>
      <w:ins w:id="17"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18" w:author="Poncy, William" w:date="2025-01-16T23:13:00Z">
        <w:r w:rsidR="00C02426">
          <w:fldChar w:fldCharType="separate"/>
        </w:r>
      </w:ins>
      <w:r w:rsidR="00C02426" w:rsidRPr="00114361">
        <w:t>(Markus et al., 2017)</w:t>
      </w:r>
      <w:ins w:id="19"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0" w:author="Poncy, William" w:date="2025-01-16T23:13:00Z">
        <w:r w:rsidR="00C02426">
          <w:t xml:space="preserve">a </w:t>
        </w:r>
      </w:ins>
      <w:r w:rsidR="00C02426">
        <w:t xml:space="preserve">laser frequency of 10 kHz, </w:t>
      </w:r>
      <w:ins w:id="21" w:author="Poncy, William" w:date="2025-01-16T23:13:00Z">
        <w:r w:rsidR="00C02426">
          <w:t xml:space="preserve">the ATLAS </w:t>
        </w:r>
      </w:ins>
      <w:r w:rsidR="00C02426">
        <w:t>instrument achieves</w:t>
      </w:r>
      <w:ins w:id="22" w:author="Poncy, William" w:date="2025-01-16T23:13:00Z">
        <w:r w:rsidR="00C02426">
          <w:t xml:space="preserve"> </w:t>
        </w:r>
      </w:ins>
      <w:r w:rsidR="00C02426">
        <w:t xml:space="preserve">an along-track </w:t>
      </w:r>
      <w:ins w:id="23" w:author="Poncy, William" w:date="2025-01-16T23:13:00Z">
        <w:r w:rsidR="00C02426">
          <w:t>sampling interval of 70 centimeter</w:t>
        </w:r>
      </w:ins>
      <w:r w:rsidR="00C02426">
        <w:t xml:space="preserve">s. This generates </w:t>
      </w:r>
      <w:ins w:id="24" w:author="Poncy, William" w:date="2025-01-16T23:13:00Z">
        <w:r w:rsidR="00C02426">
          <w:t>strong overlap between shots</w:t>
        </w:r>
      </w:ins>
      <w:r w:rsidR="00C02426">
        <w:t xml:space="preserve"> to</w:t>
      </w:r>
      <w:ins w:id="25" w:author="Poncy, William" w:date="2025-01-16T23:13:00Z">
        <w:r w:rsidR="00C02426">
          <w:t xml:space="preserve"> determine </w:t>
        </w:r>
      </w:ins>
      <w:r w:rsidR="00C02426">
        <w:t xml:space="preserve">terrain </w:t>
      </w:r>
      <w:ins w:id="26"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ALS data has shown mean biases ranging from </w:t>
      </w:r>
      <w:r w:rsidR="006D58E3">
        <w:t xml:space="preserve">-1.71 meters across diverse biomes, with strong performance in conifer forests, to 3.05 meters in boreal forests.  </w:t>
      </w:r>
    </w:p>
    <w:p w14:paraId="4BD56B8C" w14:textId="19EA5895"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instrText xml:space="preserve"> ADDIN ZOTERO_ITEM CSL_CITATION {"citationID":"VaTd9fiv","properties":{"formattedCitation":"(Chen et al., 2023; Guerra-Hern\\uc0\\u225{}ndez et al., 2022; A. Liu et al., 2021; Neuenschwander et al., 2020; Rai et al., 2024; J. Yu et al., 2022)","plainCitation":"(Chen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Pr="006D58E3">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Pr="006D58E3">
        <w:rPr>
          <w:lang w:val="fr-FR"/>
        </w:rPr>
        <w:t>(Chen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6136E006"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cloud cover), terrain variability, forest density, geolocation accuracy, background 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3"/>
      <w:bookmarkEnd w:id="14"/>
      <w:bookmarkEnd w:id="15"/>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27" w:name="_Toc195197921"/>
      <w:bookmarkStart w:id="28" w:name="_Toc195198128"/>
      <w:bookmarkStart w:id="29" w:name="_Toc195460489"/>
      <w:r w:rsidRPr="00FA3903">
        <w:rPr>
          <w:b/>
          <w:bCs/>
        </w:rPr>
        <w:t>Methods</w:t>
      </w:r>
      <w:bookmarkEnd w:id="27"/>
      <w:bookmarkEnd w:id="28"/>
      <w:bookmarkEnd w:id="29"/>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0" w:name="_Toc195460490"/>
      <w:bookmarkStart w:id="31" w:name="_Toc195197922"/>
      <w:bookmarkStart w:id="32" w:name="_Toc195198129"/>
      <w:r w:rsidRPr="00FA3903">
        <w:rPr>
          <w:b/>
          <w:bCs/>
        </w:rPr>
        <w:t>Study Area</w:t>
      </w:r>
      <w:bookmarkEnd w:id="30"/>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6DE39DFA"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A92D02">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w:t>
      </w:r>
      <w:r w:rsidR="002652C5">
        <w:t>across ecological gradients</w:t>
      </w:r>
      <w:r w:rsidR="002652C5">
        <w:t>.</w:t>
      </w:r>
    </w:p>
    <w:p w14:paraId="077650C0" w14:textId="653DC6DA"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6E7A4B">
        <w:rPr>
          <w:highlight w:val="cyan"/>
        </w:rPr>
        <w:t>T</w:t>
      </w:r>
      <w:r w:rsidRPr="006E7A4B">
        <w:rPr>
          <w:highlight w:val="cyan"/>
        </w:rPr>
        <w:t>he study area demonstrates low terrain variability, with an elevation standard deviation</w:t>
      </w:r>
      <w:r w:rsidR="006E7A4B">
        <w:rPr>
          <w:highlight w:val="cyan"/>
        </w:rPr>
        <w:t xml:space="preserve"> </w:t>
      </w:r>
      <w:r w:rsidRPr="006E7A4B">
        <w:rPr>
          <w:highlight w:val="cyan"/>
        </w:rPr>
        <w:t xml:space="preserve">of 27.3 meters and an average slope of </w:t>
      </w:r>
      <w:r w:rsidR="00443A5D">
        <w:rPr>
          <w:highlight w:val="cyan"/>
        </w:rPr>
        <w:t>0.78</w:t>
      </w:r>
      <w:r w:rsidRPr="006E7A4B">
        <w:rPr>
          <w:highlight w:val="cyan"/>
        </w:rPr>
        <w:t xml:space="preserve"> degrees. As of 2023, the land cover of the study area is predominantly woody wetlands (28.76%), cultivated crops (26.21%), and evergreen forest (19.16%) as determined from the National Land Cover Database (NLCD).</w:t>
      </w:r>
      <w:r>
        <w:t xml:space="preserve"> 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p>
    <w:p w14:paraId="61047824" w14:textId="77777777" w:rsidR="00884DE5" w:rsidRDefault="00884DE5" w:rsidP="00FF639F">
      <w:pPr>
        <w:numPr>
          <w:ilvl w:val="1"/>
          <w:numId w:val="9"/>
        </w:numPr>
        <w:spacing w:line="360" w:lineRule="auto"/>
        <w:rPr>
          <w:b/>
          <w:bCs/>
        </w:rPr>
      </w:pPr>
      <w:bookmarkStart w:id="33" w:name="_Toc195460491"/>
      <w:r w:rsidRPr="00FA3903">
        <w:rPr>
          <w:b/>
          <w:bCs/>
        </w:rPr>
        <w:t>Data Products</w:t>
      </w:r>
      <w:bookmarkEnd w:id="33"/>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34" w:name="_Toc195460492"/>
      <w:r w:rsidRPr="00FA3903">
        <w:rPr>
          <w:b/>
          <w:bCs/>
        </w:rPr>
        <w:t>ALS</w:t>
      </w:r>
      <w:bookmarkEnd w:id="34"/>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w:t>
      </w:r>
      <w:r w:rsidR="00470A20" w:rsidRPr="00470A20">
        <w:rPr>
          <w:color w:val="000000"/>
        </w:rPr>
        <w:t xml:space="preserve">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35" w:name="_Toc195460493"/>
      <w:r w:rsidRPr="00FA3903">
        <w:rPr>
          <w:b/>
          <w:bCs/>
        </w:rPr>
        <w:t xml:space="preserve">ICESat-2 </w:t>
      </w:r>
      <w:r w:rsidR="009D4C49">
        <w:rPr>
          <w:b/>
          <w:bCs/>
        </w:rPr>
        <w:t xml:space="preserve">ATL08 </w:t>
      </w:r>
      <w:bookmarkEnd w:id="35"/>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2"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36" w:name="_Toc195460494"/>
      <w:r w:rsidRPr="00FA3903">
        <w:rPr>
          <w:b/>
          <w:bCs/>
        </w:rPr>
        <w:t>National Land Cover Database</w:t>
      </w:r>
      <w:bookmarkEnd w:id="36"/>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37" w:name="_Toc195460495"/>
      <w:r w:rsidRPr="00FA3903">
        <w:rPr>
          <w:b/>
          <w:bCs/>
        </w:rPr>
        <w:t>Landscape Change Monitoring System</w:t>
      </w:r>
      <w:bookmarkEnd w:id="37"/>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38" w:name="_Toc195460496"/>
      <w:r w:rsidRPr="00FA3903">
        <w:rPr>
          <w:b/>
          <w:bCs/>
        </w:rPr>
        <w:t>Forest Inventory &amp; Analysis Program</w:t>
      </w:r>
      <w:bookmarkEnd w:id="38"/>
    </w:p>
    <w:p w14:paraId="2F6E7C0E" w14:textId="4DAEC673"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the North Carolina NFI plots within the study area was accessed in a custom R </w:t>
      </w:r>
      <w:r w:rsidRPr="00B43FD8">
        <w:t xml:space="preserve">script (see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39" w:name="_Toc195460497"/>
      <w:r w:rsidRPr="00FA3903">
        <w:rPr>
          <w:b/>
          <w:bCs/>
        </w:rPr>
        <w:t>Data Processing</w:t>
      </w:r>
      <w:bookmarkEnd w:id="39"/>
    </w:p>
    <w:p w14:paraId="77D33E6D" w14:textId="07085C45" w:rsidR="00DB5890" w:rsidRPr="00DB5890" w:rsidRDefault="00DB5890" w:rsidP="00FF639F">
      <w:pPr>
        <w:spacing w:line="360" w:lineRule="auto"/>
        <w:ind w:firstLine="360"/>
      </w:pPr>
      <w:r>
        <w:t>All</w:t>
      </w:r>
      <w:r w:rsidR="002A4980">
        <w:t xml:space="preserve"> spatial </w:t>
      </w:r>
      <w:r>
        <w:t>data sources with exception of FIA data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0" w:name="_Toc195460498"/>
      <w:r w:rsidRPr="00FA3903">
        <w:rPr>
          <w:b/>
          <w:bCs/>
        </w:rPr>
        <w:t>ATL08</w:t>
      </w:r>
      <w:bookmarkEnd w:id="40"/>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4219365E" w:rsidR="00DB5890" w:rsidRDefault="00DB5890" w:rsidP="00FF639F">
      <w:pPr>
        <w:spacing w:line="360" w:lineRule="auto"/>
        <w:ind w:firstLine="360"/>
      </w:pPr>
      <w:r>
        <w:lastRenderedPageBreak/>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39.423</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39FC00ED"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 segments.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as ATL08 canopy height values may no longer be reflective of the forest conditions </w:t>
      </w:r>
      <w:r>
        <w:lastRenderedPageBreak/>
        <w:t>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66F894DF"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A92D02">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1" w:name="_Toc195460499"/>
      <w:r w:rsidRPr="00177AE5">
        <w:rPr>
          <w:b/>
          <w:bCs/>
        </w:rPr>
        <w:t>Extracting ALS Data Within ATL08 Segments</w:t>
      </w:r>
      <w:bookmarkEnd w:id="41"/>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xml:space="preserve">. Heights above the interpolated ground surface </w:t>
      </w:r>
      <w:r w:rsidRPr="00E903A6">
        <w:lastRenderedPageBreak/>
        <w:t>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p>
    <w:p w14:paraId="7F72187D" w14:textId="132ACF67"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A92D02">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5323C52A"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A92D02">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F2B0831" w:rsidR="00E903A6" w:rsidRPr="00E903A6" w:rsidRDefault="00E903A6" w:rsidP="00FF639F">
      <w:pPr>
        <w:spacing w:line="360" w:lineRule="auto"/>
        <w:ind w:firstLine="720"/>
      </w:pPr>
      <w:r w:rsidRPr="00E903A6">
        <w:lastRenderedPageBreak/>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423</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221A9CB6"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A92D02">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67B78233"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project boundaries are generalized, as the initial crop of ATL08 data to the 3DEP boundaries resulted in several segments with zero ALS returns within their bounds. These </w:t>
      </w:r>
      <w:r w:rsidRPr="00E903A6">
        <w:lastRenderedPageBreak/>
        <w:t>were also removed from analyses, resulting in a final “working set” of</w:t>
      </w:r>
      <w:r w:rsidRPr="00E903A6">
        <w:rPr>
          <w:i/>
          <w:iCs/>
        </w:rPr>
        <w:t xml:space="preserve"> </w:t>
      </w:r>
      <w:r w:rsidRPr="00E903A6">
        <w:t>53,9</w:t>
      </w:r>
      <w:r w:rsidR="00870852">
        <w:t>05</w:t>
      </w:r>
      <w:r w:rsidRPr="00E903A6">
        <w:rPr>
          <w:i/>
          <w:iCs/>
        </w:rPr>
        <w:t xml:space="preserve"> </w:t>
      </w:r>
      <w:r w:rsidRPr="00E903A6">
        <w:t>ATL08 segments. In summary, our working set contains 6 years of ICESat-2 ATL08 segments (2019-2024), for which vegetation height metrics were also calculated from 2020 airborne laser scanning collected within the segment’s geometry.</w:t>
      </w:r>
    </w:p>
    <w:p w14:paraId="46E476F2" w14:textId="77777777" w:rsidR="00884DE5" w:rsidRDefault="00884DE5" w:rsidP="00FF639F">
      <w:pPr>
        <w:numPr>
          <w:ilvl w:val="2"/>
          <w:numId w:val="9"/>
        </w:numPr>
        <w:spacing w:line="360" w:lineRule="auto"/>
        <w:rPr>
          <w:b/>
          <w:bCs/>
        </w:rPr>
      </w:pPr>
      <w:bookmarkStart w:id="42" w:name="_Toc195460500"/>
      <w:r w:rsidRPr="00FA3903">
        <w:rPr>
          <w:b/>
          <w:bCs/>
        </w:rPr>
        <w:t>Retrieving Study Area FIA Data</w:t>
      </w:r>
      <w:bookmarkEnd w:id="42"/>
    </w:p>
    <w:p w14:paraId="45B40DE3" w14:textId="53A1B9DE"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remeasured during the most recen</w:t>
      </w:r>
      <w:r w:rsidR="00D24C3E">
        <w:t>t interval in</w:t>
      </w:r>
      <w:r w:rsidR="009F33B0">
        <w:t xml:space="preserve"> </w:t>
      </w:r>
      <w:r>
        <w:t xml:space="preserve">2023. 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4D4AC275" w:rsidR="00EB0DA6" w:rsidRPr="00EB0DA6" w:rsidRDefault="00A4179D" w:rsidP="00FF639F">
      <w:pPr>
        <w:spacing w:line="360" w:lineRule="auto"/>
        <w:jc w:val="center"/>
      </w:pPr>
      <w:r>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42FEABB3"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A92D02">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lastRenderedPageBreak/>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v4.3.2;</w:t>
      </w:r>
      <w:r w:rsidR="00FE18E0">
        <w:t xml:space="preserve">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10DD7C15" w14:textId="77777777" w:rsidR="00884DE5" w:rsidRDefault="00884DE5" w:rsidP="00FF639F">
      <w:pPr>
        <w:numPr>
          <w:ilvl w:val="2"/>
          <w:numId w:val="9"/>
        </w:numPr>
        <w:spacing w:line="360" w:lineRule="auto"/>
        <w:rPr>
          <w:b/>
          <w:bCs/>
        </w:rPr>
      </w:pPr>
      <w:bookmarkStart w:id="43" w:name="_Toc195460502"/>
      <w:r w:rsidRPr="00FA3903">
        <w:rPr>
          <w:b/>
          <w:bCs/>
        </w:rPr>
        <w:t>Linear Regression Model</w:t>
      </w:r>
      <w:bookmarkEnd w:id="43"/>
    </w:p>
    <w:p w14:paraId="1BEDFC56" w14:textId="49C36C2A" w:rsidR="009E0A24" w:rsidRPr="009E0A24" w:rsidRDefault="009E0A24" w:rsidP="00FF639F">
      <w:pPr>
        <w:spacing w:line="360" w:lineRule="auto"/>
        <w:ind w:firstLine="720"/>
        <w:rPr>
          <w:b/>
          <w:bCs/>
          <w:vanish/>
          <w:specVanish/>
        </w:rPr>
      </w:pPr>
      <w:r>
        <w:t xml:space="preserve">Linear regression </w:t>
      </w:r>
      <w:r w:rsidR="00FE18E0">
        <w:t xml:space="preserve">is a statistical method that aims to </w:t>
      </w:r>
      <w:r>
        <w:t>represent</w:t>
      </w:r>
      <w:r w:rsidR="00FE18E0">
        <w:t xml:space="preserve"> </w:t>
      </w:r>
      <w:r>
        <w:t xml:space="preserve">the relationship between a dependent and explanatory variable(s) by fitting a linear equation to the observations. This is often done using a least squares approach, where the fitted line attempts to minimize the sum of the squared residuals </w:t>
      </w:r>
      <w:r>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fldChar w:fldCharType="separate"/>
      </w:r>
      <w:r w:rsidR="009155A8" w:rsidRPr="009155A8">
        <w:t>(Department of Statistics, 1997)</w:t>
      </w:r>
      <w:r>
        <w:fldChar w:fldCharType="end"/>
      </w:r>
      <w:r>
        <w:t xml:space="preserve">. However, least squares approaches can be highly sensitive to outliers </w:t>
      </w:r>
      <w:r>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fldChar w:fldCharType="separate"/>
      </w:r>
      <w:r w:rsidRPr="009E0A24">
        <w:t>(C. Yu &amp; Yao, 2017)</w:t>
      </w:r>
      <w:r>
        <w:fldChar w:fldCharType="end"/>
      </w:r>
      <w:r>
        <w:t xml:space="preserve">, a non-trivial issue in the context of canopy height estimation using LiDAR, which may generate errant returns </w:t>
      </w:r>
      <w:r w:rsidR="00FF223D">
        <w:t xml:space="preserve">from </w:t>
      </w:r>
      <w:r>
        <w:t>powerlines or birds. T</w:t>
      </w:r>
      <w:r w:rsidRPr="00A5452F">
        <w:t>he least squares estimation of a regression slope is</w:t>
      </w:r>
      <w:r>
        <w:t xml:space="preserve"> ultimately </w:t>
      </w:r>
      <w:r w:rsidRPr="00392E45">
        <w:t xml:space="preserve">a </w:t>
      </w:r>
      <w:r w:rsidRPr="00392E45">
        <w:rPr>
          <w:i/>
          <w:iCs/>
        </w:rPr>
        <w:t>weighted average</w:t>
      </w:r>
      <w:r w:rsidRPr="00A5452F">
        <w:t xml:space="preserve"> of pairwise slopes, </w:t>
      </w:r>
      <w:r>
        <w:t xml:space="preserve">and an extreme slope value between a data point and an outlier will influence the slope estimate </w:t>
      </w:r>
      <w:r>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fldChar w:fldCharType="separate"/>
      </w:r>
      <w:r w:rsidRPr="009E0A24">
        <w:t>(Goldstein-Greenwood, 2023)</w:t>
      </w:r>
      <w:r>
        <w:fldChar w:fldCharType="end"/>
      </w:r>
      <w:r>
        <w:t xml:space="preserve">. As such, this research will employ a method of “robust regression”, the </w:t>
      </w:r>
      <w:r w:rsidRPr="00A5452F">
        <w:t>Theil-Sen</w:t>
      </w:r>
      <w:r>
        <w:rPr>
          <w:i/>
          <w:iCs/>
        </w:rPr>
        <w:t xml:space="preserve"> </w:t>
      </w:r>
      <w:r w:rsidRPr="00A16B10">
        <w:t>regression</w:t>
      </w:r>
      <w:r>
        <w:t xml:space="preserve"> </w:t>
      </w:r>
      <w:r>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fldChar w:fldCharType="separate"/>
      </w:r>
      <w:r w:rsidRPr="009E0A24">
        <w:t>(Sen, 1968; Theil, 1992)</w:t>
      </w:r>
      <w:r>
        <w:fldChar w:fldCharType="end"/>
      </w:r>
      <w:r>
        <w:t xml:space="preserve">. The Theil-Sen regression calculates the slope between a predictor and response variable as the </w:t>
      </w:r>
      <w:r w:rsidRPr="00EA0B94">
        <w:rPr>
          <w:i/>
          <w:iCs/>
        </w:rPr>
        <w:t>median</w:t>
      </w:r>
      <w:r>
        <w:t xml:space="preserve"> of slopes between each pair of points in the data set, providing a correlation estimate that is more insensitive to outliers.</w:t>
      </w:r>
    </w:p>
    <w:p w14:paraId="13F62664" w14:textId="77777777" w:rsidR="00884DE5" w:rsidRPr="00FA3903" w:rsidRDefault="009E0A24" w:rsidP="00FF639F">
      <w:pPr>
        <w:numPr>
          <w:ilvl w:val="2"/>
          <w:numId w:val="9"/>
        </w:numPr>
        <w:spacing w:line="360" w:lineRule="auto"/>
        <w:rPr>
          <w:b/>
          <w:bCs/>
        </w:rPr>
      </w:pPr>
      <w:bookmarkStart w:id="44" w:name="_Toc195460503"/>
      <w:r>
        <w:rPr>
          <w:b/>
          <w:bCs/>
        </w:rPr>
        <w:t xml:space="preserve"> </w:t>
      </w:r>
      <w:bookmarkEnd w:id="44"/>
    </w:p>
    <w:p w14:paraId="652B982D" w14:textId="77777777" w:rsidR="009E0A24" w:rsidRDefault="009E0A24" w:rsidP="00FF639F">
      <w:pPr>
        <w:numPr>
          <w:ilvl w:val="2"/>
          <w:numId w:val="9"/>
        </w:numPr>
        <w:spacing w:line="360" w:lineRule="auto"/>
        <w:rPr>
          <w:b/>
          <w:bCs/>
        </w:rPr>
      </w:pPr>
      <w:bookmarkStart w:id="45" w:name="_Toc195460504"/>
      <w:r w:rsidRPr="00FA3903">
        <w:rPr>
          <w:b/>
          <w:bCs/>
        </w:rPr>
        <w:t>Equivalence Test</w:t>
      </w:r>
    </w:p>
    <w:p w14:paraId="5479EBFC" w14:textId="37E30FFD" w:rsidR="009E0A24" w:rsidRDefault="009E0A24" w:rsidP="00FF639F">
      <w:pPr>
        <w:spacing w:line="360" w:lineRule="auto"/>
        <w:ind w:firstLine="360"/>
      </w:pPr>
      <w:r>
        <w:lastRenderedPageBreak/>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26DC5C53"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C07E800" w14:textId="1D044E1A" w:rsidR="009E0A24" w:rsidRDefault="009E0A24" w:rsidP="00FF639F">
      <w:pPr>
        <w:spacing w:line="360" w:lineRule="auto"/>
        <w:ind w:firstLine="360"/>
        <w:rPr>
          <w:b/>
          <w:bCs/>
        </w:rPr>
      </w:pPr>
      <w:r>
        <w:t xml:space="preserve">This research will employ two one-sided tests (TOST) for equivalence testing, which determines whether the difference between groups is outside a threshold specified by a lower and upper bound. With TOST, we can reject the presence of meaningful effects only if </w:t>
      </w:r>
      <w:r w:rsidRPr="00A462BF">
        <w:rPr>
          <w:i/>
          <w:iCs/>
        </w:rPr>
        <w:t>both</w:t>
      </w:r>
      <w:r>
        <w:t xml:space="preserve"> tests yield p-values below 0.05 </w:t>
      </w:r>
      <w:r>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and consider the groups practically equivalent </w:t>
      </w:r>
      <w:r>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fldChar w:fldCharType="separate"/>
      </w:r>
      <w:r w:rsidRPr="009E0A24">
        <w:t>(JMP Support, 2024)</w:t>
      </w:r>
      <w:r>
        <w:fldChar w:fldCharType="end"/>
      </w:r>
      <w:r>
        <w:t>.</w:t>
      </w:r>
    </w:p>
    <w:p w14:paraId="465C07C4" w14:textId="77777777" w:rsidR="000542A1" w:rsidRDefault="000542A1" w:rsidP="00FF639F">
      <w:pPr>
        <w:numPr>
          <w:ilvl w:val="2"/>
          <w:numId w:val="9"/>
        </w:numPr>
        <w:spacing w:line="360" w:lineRule="auto"/>
        <w:rPr>
          <w:b/>
          <w:bCs/>
        </w:rPr>
      </w:pPr>
      <w:r w:rsidRPr="00FA3903">
        <w:rPr>
          <w:b/>
          <w:bCs/>
        </w:rPr>
        <w:t>T-Test</w:t>
      </w:r>
      <w:bookmarkEnd w:id="45"/>
    </w:p>
    <w:p w14:paraId="53A2B3C8" w14:textId="043A9ACB" w:rsidR="009E0A24" w:rsidRPr="009E0A24" w:rsidRDefault="009E0A24" w:rsidP="00FF639F">
      <w:pPr>
        <w:spacing w:line="360" w:lineRule="auto"/>
        <w:ind w:firstLine="720"/>
      </w:pPr>
      <w:r>
        <w:t xml:space="preserve">A t-test is a parametric test that evaluates the means of one or two populations. A one sample t-test evaluates if a group’s mean differs from a known value, a two-sample t-test evaluates if two groups differ significantly from each other, and a paired t-test evaluates significant difference of paired measurements </w:t>
      </w:r>
      <w:r>
        <w:fldChar w:fldCharType="begin"/>
      </w:r>
      <w:r w:rsidR="00D7446C">
        <w:instrText xml:space="preserve"> ADDIN ZOTERO_ITEM CSL_CITATION {"citationID":"iQCkRryU","properties":{"formattedCitation":"(JMP Statistical Discovery, n.d.)","plainCitation":"(JMP Statistical Discovery, n.d.)","noteIndex":0},"citationItems":[{"id":283,"uris":["http://zotero.org/users/local/cacSD1vw/items/6P3EXPJY","http://zotero.org/users/16907877/items/6P3EXPJY"],"itemData":{"id":283,"type":"post-weblog","container-title":"Statistics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Discovery"}],"citation-key":"jmpstatisticaldiscoveryTtest"}}],"schema":"https://github.com/citation-style-language/schema/raw/master/csl-citation.json"} </w:instrText>
      </w:r>
      <w:r>
        <w:fldChar w:fldCharType="separate"/>
      </w:r>
      <w:r w:rsidRPr="009E0A24">
        <w:t>(JMP Statistical Discovery, n.d.)</w:t>
      </w:r>
      <w:r>
        <w:fldChar w:fldCharType="end"/>
      </w:r>
      <w:r>
        <w:t>. Given that this research aims to identify changes in forest height between two points in time</w:t>
      </w:r>
      <w:r>
        <w:rPr>
          <w:i/>
          <w:iCs/>
        </w:rPr>
        <w:t xml:space="preserve"> </w:t>
      </w:r>
      <w:r>
        <w:t>across a broad area rather than individual plot remeasurements, two sample t-tests will be utilized.</w:t>
      </w:r>
      <w:r w:rsidR="00EF288A">
        <w:t xml:space="preserve"> </w:t>
      </w:r>
    </w:p>
    <w:p w14:paraId="23D7E7BC" w14:textId="77777777" w:rsidR="00884DE5" w:rsidRDefault="00884DE5" w:rsidP="00FF639F">
      <w:pPr>
        <w:numPr>
          <w:ilvl w:val="2"/>
          <w:numId w:val="9"/>
        </w:numPr>
        <w:spacing w:line="360" w:lineRule="auto"/>
        <w:rPr>
          <w:b/>
          <w:bCs/>
        </w:rPr>
      </w:pPr>
      <w:bookmarkStart w:id="46" w:name="_Toc195460505"/>
      <w:r w:rsidRPr="00FA3903">
        <w:rPr>
          <w:b/>
          <w:bCs/>
        </w:rPr>
        <w:t>Generalized Additive Model</w:t>
      </w:r>
      <w:bookmarkEnd w:id="46"/>
    </w:p>
    <w:p w14:paraId="2CE1D63D" w14:textId="1FB9F721" w:rsidR="009E0A24" w:rsidRPr="003E5D6A" w:rsidRDefault="009E0A24" w:rsidP="00FF639F">
      <w:pPr>
        <w:spacing w:line="360" w:lineRule="auto"/>
        <w:ind w:firstLine="720"/>
      </w:pPr>
      <w:r>
        <w:t xml:space="preserve">A generalized additive model extends a multiple linear model (not used in this research) by allowing non-linear effects. Generalized additive models are considered additive because they estimate a smooth, non-linear function for each individual predictor variable before adding them together. As a result, they are flexible enough to </w:t>
      </w:r>
      <w:r>
        <w:lastRenderedPageBreak/>
        <w:t xml:space="preserve">accommodate a wide range of models (linear, non-linear polynomial, step function, etc.) for the different predictor variables </w:t>
      </w:r>
      <w:r>
        <w:fldChar w:fldCharType="begin"/>
      </w:r>
      <w:r w:rsidR="00D7446C">
        <w:instrText xml:space="preserve"> ADDIN ZOTERO_ITEM CSL_CITATION {"citationID":"9lXLhwmX","properties":{"formattedCitation":"(Jackson, 2024)","plainCitation":"(Jackson, 2024)","noteIndex":0},"citationItems":[{"id":284,"uris":["http://zotero.org/users/local/cacSD1vw/items/GIAV4WGE","http://zotero.org/users/16907877/items/GIAV4WGE"],"itemData":{"id":284,"type":"chapter","collection-title":"MATH42815","container-title":"Machine Learning","title":"Generalised Additive Models","author":[{"family":"Jackson","given":"S"}],"issued":{"date-parts":[["2024",5,21]]},"citation-key":"jacksonGeneralisedAdditiveModels2024"}}],"schema":"https://github.com/citation-style-language/schema/raw/master/csl-citation.json"} </w:instrText>
      </w:r>
      <w:r>
        <w:fldChar w:fldCharType="separate"/>
      </w:r>
      <w:r w:rsidR="003E5D6A" w:rsidRPr="003E5D6A">
        <w:t>(Jackson, 2024)</w:t>
      </w:r>
      <w:r>
        <w:fldChar w:fldCharType="end"/>
      </w:r>
      <w:r>
        <w:t>.</w:t>
      </w:r>
    </w:p>
    <w:p w14:paraId="6EE4ABD0" w14:textId="77777777" w:rsidR="00884DE5" w:rsidRDefault="00884DE5" w:rsidP="00FF639F">
      <w:pPr>
        <w:numPr>
          <w:ilvl w:val="2"/>
          <w:numId w:val="9"/>
        </w:numPr>
        <w:spacing w:line="360" w:lineRule="auto"/>
        <w:rPr>
          <w:b/>
          <w:bCs/>
        </w:rPr>
      </w:pPr>
      <w:bookmarkStart w:id="47" w:name="_Toc195460506"/>
      <w:r w:rsidRPr="00FA3903">
        <w:rPr>
          <w:b/>
          <w:bCs/>
        </w:rPr>
        <w:t>Mann-Kendall Test</w:t>
      </w:r>
      <w:bookmarkEnd w:id="47"/>
    </w:p>
    <w:p w14:paraId="55A0399B" w14:textId="22DC4DB1" w:rsidR="003E5D6A" w:rsidRPr="00FA3903" w:rsidRDefault="003E5D6A" w:rsidP="00FF639F">
      <w:pPr>
        <w:spacing w:line="360" w:lineRule="auto"/>
        <w:ind w:firstLine="360"/>
        <w:rPr>
          <w:b/>
          <w:bCs/>
        </w:rPr>
      </w:pPr>
      <w:r>
        <w:t xml:space="preserve">The Mann-Kendall test is a non-parametric test that assesses whether a time series has a monotonic upward or downward trend, without needing data to be normally distributed or linear </w:t>
      </w:r>
      <w:r>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fldChar w:fldCharType="separate"/>
      </w:r>
      <w:r w:rsidRPr="003E5D6A">
        <w:t>(Kendall &amp; Gibbons, 1990; Mann, 1945; Meals et al., 2011)</w:t>
      </w:r>
      <w:r>
        <w:fldChar w:fldCharType="end"/>
      </w:r>
      <w:r>
        <w:t>. The test statistic, Tau, indicates the strength of the correlation between the data and time, with values ranging from -1 (</w:t>
      </w:r>
      <w:r w:rsidR="00D66D45">
        <w:t xml:space="preserve">indicating </w:t>
      </w:r>
      <w:r>
        <w:t>negative correlation) to 1 (</w:t>
      </w:r>
      <w:r w:rsidR="00D66D45">
        <w:t xml:space="preserve">indicating </w:t>
      </w:r>
      <w:r>
        <w:t xml:space="preserve">positive correlation). The sign of the Z value in a Mann-Kendall test indicates whether the data increase (positive) or decrease (negative) throughout time </w:t>
      </w:r>
      <w:r>
        <w:fldChar w:fldCharType="begin"/>
      </w:r>
      <w:r w:rsidR="00D7446C">
        <w:instrText xml:space="preserve"> ADDIN ZOTERO_ITEM CSL_CITATION {"citationID":"E3QMSdSJ","properties":{"formattedCitation":"(Matzke et al., 2014)","plainCitation":"(Matzke et al., 2014)","noteIndex":0},"citationItems":[{"id":287,"uris":["http://zotero.org/users/local/cacSD1vw/items/NM33RNJK","http://zotero.org/users/16907877/items/NM33RNJK"],"itemData":{"id":287,"type":"book","collection-number":"PNNL-23211","event-place":"Richland, Washington","publisher":"Pacific Northwest National Laboratory","publisher-place":"Richland, Washington","title":"Visual Sample Plan Version 7.0 User's Guide","author":[{"family":"Matzke","given":"BD"},{"family":"Wilson","given":"JE"},{"family":"Newburn","given":"LL"},{"family":"Downson","given":"ST"},{"family":"Hathaway","given":"JE"},{"family":"Sego","given":"LH"},{"family":"Bramer","given":"LM"},{"family":"Pulsipher","given":"BA"}],"issued":{"date-parts":[["2014"]]},"citation-key":"matzkeVisualSamplePlan2014"}}],"schema":"https://github.com/citation-style-language/schema/raw/master/csl-citation.json"} </w:instrText>
      </w:r>
      <w:r>
        <w:fldChar w:fldCharType="separate"/>
      </w:r>
      <w:r w:rsidRPr="003E5D6A">
        <w:t>(Matzke et al., 2014)</w:t>
      </w:r>
      <w:r>
        <w:fldChar w:fldCharType="end"/>
      </w:r>
      <w:r>
        <w:t xml:space="preserve">. </w:t>
      </w:r>
      <w:r w:rsidR="00214907">
        <w:t xml:space="preserve">The S statistic is the number of occurrences where a later observation is </w:t>
      </w:r>
      <w:r w:rsidR="009E0BB4">
        <w:t>greater than</w:t>
      </w:r>
      <w:r w:rsidR="00214907">
        <w:t xml:space="preserve"> the previous observation</w:t>
      </w:r>
      <w:r w:rsidR="009E0BB4">
        <w:t>, with positive S values indicative of growth over time</w:t>
      </w:r>
      <w:r w:rsidR="00214907">
        <w:t xml:space="preserve">. </w:t>
      </w:r>
      <w:r>
        <w:t xml:space="preserve">The Mann-Kendall test is especially useful for time series of biological, chemical, or financial data, as it can identify whether trends of </w:t>
      </w:r>
      <w:r w:rsidRPr="0056242A">
        <w:t>perceived</w:t>
      </w:r>
      <w:r>
        <w:t xml:space="preserve"> growth or decline are statistically significant.</w:t>
      </w:r>
      <w:r w:rsidR="00214907">
        <w:t xml:space="preserve"> </w:t>
      </w:r>
    </w:p>
    <w:p w14:paraId="2332D60B" w14:textId="5EE4D361" w:rsidR="004F7F83" w:rsidRDefault="004F7F83" w:rsidP="004F7F83">
      <w:pPr>
        <w:numPr>
          <w:ilvl w:val="2"/>
          <w:numId w:val="9"/>
        </w:numPr>
        <w:spacing w:line="360" w:lineRule="auto"/>
        <w:rPr>
          <w:b/>
          <w:bCs/>
        </w:rPr>
      </w:pPr>
      <w:bookmarkStart w:id="48" w:name="_Toc195460507"/>
      <w:r>
        <w:rPr>
          <w:b/>
          <w:bCs/>
        </w:rPr>
        <w:t>Bonferroni Correction</w:t>
      </w:r>
    </w:p>
    <w:p w14:paraId="6FAF042F" w14:textId="419F4035"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D7446C">
        <w:instrText xml:space="preserve"> ADDIN ZOTERO_ITEM CSL_CITATION {"citationID":"QszfzN3i","properties":{"formattedCitation":"(Frost, n.d.)","plainCitation":"(Frost, n.d.)","noteIndex":0},"citationItems":[{"id":333,"uris":["http://zotero.org/users/local/cacSD1vw/items/SJVQB7I4","http://zotero.org/users/16907877/items/SJVQB7I4"],"itemData":{"id":333,"type":"post-weblog","container-title":"Hypothesis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It","URL":"https://statisticsbyjim.com/hypothesis-testing/bonferroni-correction/","author":[{"family":"Frost","given":"Jim"}],"citation-key":"frostWhatBonferroniCorrection"}}],"schema":"https://github.com/citation-style-language/schema/raw/master/csl-citation.json"} </w:instrText>
      </w:r>
      <w:r>
        <w:fldChar w:fldCharType="separate"/>
      </w:r>
      <w:r w:rsidRPr="00E04988">
        <w:t>(Frost, n.d.)</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 xml:space="preserve">This correction determines a new significance level for our multiple hypothesis tests to be considered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48"/>
    </w:p>
    <w:p w14:paraId="5F26FB8B" w14:textId="4EFF8EB0" w:rsidR="003E5D6A" w:rsidRPr="0097368E" w:rsidRDefault="003E5D6A" w:rsidP="00FF639F">
      <w:pPr>
        <w:spacing w:line="360" w:lineRule="auto"/>
        <w:ind w:firstLine="360"/>
        <w:rPr>
          <w:b/>
          <w:bCs/>
        </w:rPr>
      </w:pPr>
      <w:r>
        <w:t xml:space="preserve">Prior to identifying change over time, it is necessary to establish a strong relationship between ATL08 canopy heights and those from a ‘ground truth’ data source at a single point in time. To accomplish this, </w:t>
      </w:r>
      <w:r w:rsidR="008638FC">
        <w:t xml:space="preserve">Phase </w:t>
      </w:r>
      <w:r>
        <w:t xml:space="preserve">1 uses linear regression to demonstrate the correlation of ATL08 canopy height estimates in reference to ALS canopy heights. To align with the timing of ALS data, ATL08 segments in the study area were restricted to only those acquired during the summer of 2020, resulting in 5,003 segments. Though the ALS data was collected in the winter months of late 2019 to early 2020, this was deemed </w:t>
      </w:r>
      <w:r>
        <w:lastRenderedPageBreak/>
        <w:t xml:space="preserve">to provide an adequate temporal coincidence with the ATL08 data. These segments will serve as a </w:t>
      </w:r>
      <w:r>
        <w:rPr>
          <w:i/>
          <w:iCs/>
        </w:rPr>
        <w:t xml:space="preserve">validation set </w:t>
      </w:r>
      <w:r>
        <w:t>to assess the accuracy of the ATL08 product in forest height estimation.</w:t>
      </w:r>
    </w:p>
    <w:p w14:paraId="758CE6EC" w14:textId="409C2DCE" w:rsidR="003E5D6A" w:rsidRDefault="003E5D6A" w:rsidP="00FF639F">
      <w:pPr>
        <w:spacing w:line="360" w:lineRule="auto"/>
        <w:ind w:firstLine="360"/>
      </w:pPr>
      <w:r>
        <w:t xml:space="preserve">For the validation set of 5,003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canopy height was used as the response (Y) variable, while the 98</w:t>
      </w:r>
      <w:r w:rsidRPr="009817F0">
        <w:rPr>
          <w:vertAlign w:val="superscript"/>
        </w:rPr>
        <w:t>th</w:t>
      </w:r>
      <w:r>
        <w:t xml:space="preserve"> percentile height of ALS vegetation returns was used as the predictor (X) variable.</w:t>
      </w:r>
    </w:p>
    <w:p w14:paraId="3983ED5C" w14:textId="3359BE2A" w:rsidR="003E5D6A" w:rsidRDefault="008638FC" w:rsidP="00FF639F">
      <w:pPr>
        <w:numPr>
          <w:ilvl w:val="1"/>
          <w:numId w:val="9"/>
        </w:numPr>
        <w:spacing w:line="360" w:lineRule="auto"/>
        <w:rPr>
          <w:b/>
          <w:bCs/>
        </w:rPr>
      </w:pPr>
      <w:bookmarkStart w:id="49" w:name="_Toc195460508"/>
      <w:r>
        <w:rPr>
          <w:b/>
          <w:bCs/>
        </w:rPr>
        <w:t>Phase</w:t>
      </w:r>
      <w:r w:rsidR="003E5D6A" w:rsidRPr="00FA3903">
        <w:rPr>
          <w:b/>
          <w:bCs/>
        </w:rPr>
        <w:t xml:space="preserve"> </w:t>
      </w:r>
      <w:r w:rsidR="000542A1" w:rsidRPr="00FA3903">
        <w:rPr>
          <w:b/>
          <w:bCs/>
        </w:rPr>
        <w:t xml:space="preserve">2: </w:t>
      </w:r>
      <w:r w:rsidR="00F25D76">
        <w:rPr>
          <w:b/>
          <w:bCs/>
        </w:rPr>
        <w:t xml:space="preserve">Homogeneity Assessment of </w:t>
      </w:r>
      <w:bookmarkEnd w:id="49"/>
      <w:r w:rsidR="001B1E16">
        <w:rPr>
          <w:b/>
          <w:bCs/>
        </w:rPr>
        <w:t>Study Area</w:t>
      </w:r>
    </w:p>
    <w:p w14:paraId="2B65C22D" w14:textId="52B7F986" w:rsidR="00B53607" w:rsidRDefault="00B53607" w:rsidP="00B5360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which </w:t>
      </w:r>
      <w:r>
        <w:t>prohibits repeat</w:t>
      </w:r>
      <w:r w:rsidR="00590CB1">
        <w:t>ed</w:t>
      </w:r>
      <w:r>
        <w:t xml:space="preserve"> measurement of individual forest stands </w:t>
      </w:r>
      <w:r>
        <w:fldChar w:fldCharType="begin"/>
      </w:r>
      <w:r w:rsidR="00FE18E0">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pmJV8xhX/rfHfTSXz","uris":["http://zotero.org/users/local/cacSD1vw/i</w:instrText>
      </w:r>
      <w:r w:rsidR="00FE18E0" w:rsidRPr="00FE18E0">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t xml:space="preserve">Since assessments of change </w:t>
      </w:r>
      <w:r w:rsidR="00590CB1">
        <w:t xml:space="preserve">in forest height </w:t>
      </w:r>
      <w:r>
        <w:t xml:space="preserve">must then be made for </w:t>
      </w:r>
      <w:r w:rsidR="006D7784">
        <w:t>larger-than-</w:t>
      </w:r>
      <w:r w:rsidR="00590CB1">
        <w:t>stand</w:t>
      </w:r>
      <w:r w:rsidR="006D7784">
        <w:t>-scales</w:t>
      </w:r>
      <w:r>
        <w:t>, simply using the year of data collection can conceal spatial biases in canopy height (Figure 7).</w:t>
      </w:r>
    </w:p>
    <w:p w14:paraId="79D7151B" w14:textId="77777777" w:rsidR="00B53607" w:rsidRPr="00B53607" w:rsidRDefault="00B53607" w:rsidP="00B53607">
      <w:pPr>
        <w:keepNext/>
        <w:spacing w:line="360" w:lineRule="auto"/>
        <w:rPr>
          <w:i/>
          <w:iCs/>
        </w:rPr>
      </w:pPr>
      <w:r>
        <w:rPr>
          <w:noProof/>
        </w:rPr>
        <w:drawing>
          <wp:inline distT="0" distB="0" distL="0" distR="0" wp14:anchorId="7002B12A" wp14:editId="32538D12">
            <wp:extent cx="6230612" cy="1600200"/>
            <wp:effectExtent l="0" t="0" r="0" b="0"/>
            <wp:docPr id="1112649120" name="Picture 3" descr="A red dot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9120" name="Picture 3" descr="A red dot in the sk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0612" cy="1600200"/>
                    </a:xfrm>
                    <a:prstGeom prst="rect">
                      <a:avLst/>
                    </a:prstGeom>
                    <a:noFill/>
                    <a:ln>
                      <a:noFill/>
                    </a:ln>
                  </pic:spPr>
                </pic:pic>
              </a:graphicData>
            </a:graphic>
          </wp:inline>
        </w:drawing>
      </w:r>
    </w:p>
    <w:p w14:paraId="4B51A811" w14:textId="27E1BD93" w:rsidR="00B53607" w:rsidRPr="003E5D6A" w:rsidRDefault="00B53607" w:rsidP="00B53607">
      <w:pPr>
        <w:pStyle w:val="Caption"/>
        <w:spacing w:line="360" w:lineRule="auto"/>
        <w:rPr>
          <w:b w:val="0"/>
          <w:bCs w:val="0"/>
          <w:i/>
          <w:iCs/>
          <w:color w:val="000000"/>
          <w:sz w:val="22"/>
          <w:szCs w:val="22"/>
        </w:rPr>
      </w:pPr>
      <w:r w:rsidRPr="003E5D6A">
        <w:rPr>
          <w:b w:val="0"/>
          <w:bCs w:val="0"/>
          <w:i/>
          <w:iCs/>
          <w:color w:val="000000"/>
          <w:sz w:val="22"/>
          <w:szCs w:val="22"/>
        </w:rPr>
        <w:t xml:space="preserve">Figure </w:t>
      </w:r>
      <w:r w:rsidRPr="003E5D6A">
        <w:rPr>
          <w:b w:val="0"/>
          <w:bCs w:val="0"/>
          <w:i/>
          <w:iCs/>
          <w:color w:val="000000"/>
          <w:sz w:val="22"/>
          <w:szCs w:val="22"/>
        </w:rPr>
        <w:fldChar w:fldCharType="begin"/>
      </w:r>
      <w:r w:rsidRPr="003E5D6A">
        <w:rPr>
          <w:b w:val="0"/>
          <w:bCs w:val="0"/>
          <w:i/>
          <w:iCs/>
          <w:color w:val="000000"/>
          <w:sz w:val="22"/>
          <w:szCs w:val="22"/>
        </w:rPr>
        <w:instrText xml:space="preserve"> SEQ Figure \* ARABIC </w:instrText>
      </w:r>
      <w:r w:rsidRPr="003E5D6A">
        <w:rPr>
          <w:b w:val="0"/>
          <w:bCs w:val="0"/>
          <w:i/>
          <w:iCs/>
          <w:color w:val="000000"/>
          <w:sz w:val="22"/>
          <w:szCs w:val="22"/>
        </w:rPr>
        <w:fldChar w:fldCharType="separate"/>
      </w:r>
      <w:r w:rsidR="00A92D02">
        <w:rPr>
          <w:b w:val="0"/>
          <w:bCs w:val="0"/>
          <w:i/>
          <w:iCs/>
          <w:noProof/>
          <w:color w:val="000000"/>
          <w:sz w:val="22"/>
          <w:szCs w:val="22"/>
        </w:rPr>
        <w:t>7</w:t>
      </w:r>
      <w:r w:rsidRPr="003E5D6A">
        <w:rPr>
          <w:b w:val="0"/>
          <w:bCs w:val="0"/>
          <w:i/>
          <w:iCs/>
          <w:color w:val="000000"/>
          <w:sz w:val="22"/>
          <w:szCs w:val="22"/>
        </w:rPr>
        <w:fldChar w:fldCharType="end"/>
      </w:r>
      <w:r w:rsidRPr="003E5D6A">
        <w:rPr>
          <w:b w:val="0"/>
          <w:bCs w:val="0"/>
          <w:i/>
          <w:iCs/>
          <w:color w:val="000000"/>
          <w:sz w:val="22"/>
          <w:szCs w:val="22"/>
        </w:rPr>
        <w:t xml:space="preserve">: </w:t>
      </w:r>
      <w:r>
        <w:rPr>
          <w:b w:val="0"/>
          <w:bCs w:val="0"/>
          <w:i/>
          <w:iCs/>
          <w:color w:val="000000"/>
          <w:sz w:val="22"/>
          <w:szCs w:val="22"/>
        </w:rPr>
        <w:t xml:space="preserve">1) </w:t>
      </w:r>
      <w:r w:rsidR="003D5E6B">
        <w:rPr>
          <w:b w:val="0"/>
          <w:bCs w:val="0"/>
          <w:i/>
          <w:iCs/>
          <w:color w:val="000000"/>
          <w:sz w:val="22"/>
          <w:szCs w:val="22"/>
        </w:rPr>
        <w:t xml:space="preserve">Two </w:t>
      </w:r>
      <w:r w:rsidR="006D7784">
        <w:rPr>
          <w:b w:val="0"/>
          <w:bCs w:val="0"/>
          <w:i/>
          <w:iCs/>
          <w:color w:val="000000"/>
          <w:sz w:val="22"/>
          <w:szCs w:val="22"/>
        </w:rPr>
        <w:t xml:space="preserve">ATL08 </w:t>
      </w:r>
      <w:r>
        <w:rPr>
          <w:b w:val="0"/>
          <w:bCs w:val="0"/>
          <w:i/>
          <w:iCs/>
          <w:color w:val="000000"/>
          <w:sz w:val="22"/>
          <w:szCs w:val="22"/>
        </w:rPr>
        <w:t>segments (A and B)</w:t>
      </w:r>
      <w:r w:rsidR="003D5E6B">
        <w:rPr>
          <w:b w:val="0"/>
          <w:bCs w:val="0"/>
          <w:i/>
          <w:iCs/>
          <w:color w:val="000000"/>
          <w:sz w:val="22"/>
          <w:szCs w:val="22"/>
        </w:rPr>
        <w:t xml:space="preserve"> collected in different locations </w:t>
      </w:r>
      <w:r>
        <w:rPr>
          <w:b w:val="0"/>
          <w:bCs w:val="0"/>
          <w:i/>
          <w:iCs/>
          <w:color w:val="000000"/>
          <w:sz w:val="22"/>
          <w:szCs w:val="22"/>
        </w:rPr>
        <w:t xml:space="preserve">which </w:t>
      </w:r>
      <w:r w:rsidR="003D5E6B">
        <w:rPr>
          <w:b w:val="0"/>
          <w:bCs w:val="0"/>
          <w:i/>
          <w:iCs/>
          <w:color w:val="000000"/>
          <w:sz w:val="22"/>
          <w:szCs w:val="22"/>
        </w:rPr>
        <w:t>have</w:t>
      </w:r>
      <w:r>
        <w:rPr>
          <w:b w:val="0"/>
          <w:bCs w:val="0"/>
          <w:i/>
          <w:iCs/>
          <w:color w:val="000000"/>
          <w:sz w:val="22"/>
          <w:szCs w:val="22"/>
        </w:rPr>
        <w:t xml:space="preserve"> </w:t>
      </w:r>
      <w:r w:rsidR="006D7784">
        <w:rPr>
          <w:b w:val="0"/>
          <w:bCs w:val="0"/>
          <w:i/>
          <w:iCs/>
          <w:color w:val="000000"/>
          <w:sz w:val="22"/>
          <w:szCs w:val="22"/>
        </w:rPr>
        <w:t xml:space="preserve">a </w:t>
      </w:r>
      <w:r w:rsidR="003D5E6B">
        <w:rPr>
          <w:b w:val="0"/>
          <w:bCs w:val="0"/>
          <w:i/>
          <w:iCs/>
          <w:color w:val="000000"/>
          <w:sz w:val="22"/>
          <w:szCs w:val="22"/>
        </w:rPr>
        <w:t xml:space="preserve">notable </w:t>
      </w:r>
      <w:r w:rsidR="006D7784">
        <w:rPr>
          <w:b w:val="0"/>
          <w:bCs w:val="0"/>
          <w:i/>
          <w:iCs/>
          <w:color w:val="000000"/>
          <w:sz w:val="22"/>
          <w:szCs w:val="22"/>
        </w:rPr>
        <w:t xml:space="preserve">difference in </w:t>
      </w:r>
      <w:r>
        <w:rPr>
          <w:b w:val="0"/>
          <w:bCs w:val="0"/>
          <w:i/>
          <w:iCs/>
          <w:color w:val="000000"/>
          <w:sz w:val="22"/>
          <w:szCs w:val="22"/>
        </w:rPr>
        <w:t>canopy height</w:t>
      </w:r>
      <w:r w:rsidR="006D7784">
        <w:rPr>
          <w:b w:val="0"/>
          <w:bCs w:val="0"/>
          <w:i/>
          <w:iCs/>
          <w:color w:val="000000"/>
          <w:sz w:val="22"/>
          <w:szCs w:val="22"/>
        </w:rPr>
        <w:t xml:space="preserve">. </w:t>
      </w:r>
      <w:r>
        <w:rPr>
          <w:b w:val="0"/>
          <w:bCs w:val="0"/>
          <w:i/>
          <w:iCs/>
          <w:color w:val="000000"/>
          <w:sz w:val="22"/>
          <w:szCs w:val="22"/>
        </w:rPr>
        <w:t>2)</w:t>
      </w:r>
      <w:r w:rsidRPr="003E5D6A">
        <w:rPr>
          <w:b w:val="0"/>
          <w:bCs w:val="0"/>
          <w:i/>
          <w:iCs/>
          <w:color w:val="000000"/>
          <w:sz w:val="22"/>
          <w:szCs w:val="22"/>
        </w:rPr>
        <w:t xml:space="preserve"> </w:t>
      </w:r>
      <w:r>
        <w:rPr>
          <w:b w:val="0"/>
          <w:bCs w:val="0"/>
          <w:i/>
          <w:iCs/>
          <w:color w:val="000000"/>
          <w:sz w:val="22"/>
          <w:szCs w:val="22"/>
        </w:rPr>
        <w:t>If the year of collection is</w:t>
      </w:r>
      <w:r w:rsidR="00F16044">
        <w:rPr>
          <w:b w:val="0"/>
          <w:bCs w:val="0"/>
          <w:i/>
          <w:iCs/>
          <w:color w:val="000000"/>
          <w:sz w:val="22"/>
          <w:szCs w:val="22"/>
        </w:rPr>
        <w:t xml:space="preserve"> used as</w:t>
      </w:r>
      <w:r>
        <w:rPr>
          <w:b w:val="0"/>
          <w:bCs w:val="0"/>
          <w:i/>
          <w:iCs/>
          <w:color w:val="000000"/>
          <w:sz w:val="22"/>
          <w:szCs w:val="22"/>
        </w:rPr>
        <w:t xml:space="preserve"> a</w:t>
      </w:r>
      <w:r w:rsidR="003D5E6B">
        <w:rPr>
          <w:b w:val="0"/>
          <w:bCs w:val="0"/>
          <w:i/>
          <w:iCs/>
          <w:color w:val="000000"/>
          <w:sz w:val="22"/>
          <w:szCs w:val="22"/>
        </w:rPr>
        <w:t xml:space="preserve"> temporal</w:t>
      </w:r>
      <w:r>
        <w:rPr>
          <w:b w:val="0"/>
          <w:bCs w:val="0"/>
          <w:i/>
          <w:iCs/>
          <w:color w:val="000000"/>
          <w:sz w:val="22"/>
          <w:szCs w:val="22"/>
        </w:rPr>
        <w:t xml:space="preserve"> predictor of canopy height</w:t>
      </w:r>
      <w:r w:rsidR="003D5E6B">
        <w:rPr>
          <w:b w:val="0"/>
          <w:bCs w:val="0"/>
          <w:i/>
          <w:iCs/>
          <w:color w:val="000000"/>
          <w:sz w:val="22"/>
          <w:szCs w:val="22"/>
        </w:rPr>
        <w:t>,</w:t>
      </w:r>
      <w:r>
        <w:rPr>
          <w:b w:val="0"/>
          <w:bCs w:val="0"/>
          <w:i/>
          <w:iCs/>
          <w:color w:val="000000"/>
          <w:sz w:val="22"/>
          <w:szCs w:val="22"/>
        </w:rPr>
        <w:t xml:space="preserve"> </w:t>
      </w:r>
      <w:r w:rsidRPr="003E5D6A">
        <w:rPr>
          <w:b w:val="0"/>
          <w:bCs w:val="0"/>
          <w:i/>
          <w:iCs/>
          <w:color w:val="000000"/>
          <w:sz w:val="22"/>
          <w:szCs w:val="22"/>
        </w:rPr>
        <w:t xml:space="preserve">this spatial </w:t>
      </w:r>
      <w:r>
        <w:rPr>
          <w:b w:val="0"/>
          <w:bCs w:val="0"/>
          <w:i/>
          <w:iCs/>
          <w:color w:val="000000"/>
          <w:sz w:val="22"/>
          <w:szCs w:val="22"/>
        </w:rPr>
        <w:t xml:space="preserve">difference </w:t>
      </w:r>
      <w:r w:rsidR="004B24EC">
        <w:rPr>
          <w:b w:val="0"/>
          <w:bCs w:val="0"/>
          <w:i/>
          <w:iCs/>
          <w:color w:val="000000"/>
          <w:sz w:val="22"/>
          <w:szCs w:val="22"/>
        </w:rPr>
        <w:t>ca</w:t>
      </w:r>
      <w:r w:rsidRPr="003E5D6A">
        <w:rPr>
          <w:b w:val="0"/>
          <w:bCs w:val="0"/>
          <w:i/>
          <w:iCs/>
          <w:color w:val="000000"/>
          <w:sz w:val="22"/>
          <w:szCs w:val="22"/>
        </w:rPr>
        <w:t>n be misinterpreted as temporal change</w:t>
      </w:r>
      <w:r w:rsidR="003D5E6B">
        <w:rPr>
          <w:b w:val="0"/>
          <w:bCs w:val="0"/>
          <w:i/>
          <w:iCs/>
          <w:color w:val="000000"/>
          <w:sz w:val="22"/>
          <w:szCs w:val="22"/>
        </w:rPr>
        <w:t xml:space="preserve">: </w:t>
      </w:r>
      <w:r>
        <w:rPr>
          <w:b w:val="0"/>
          <w:bCs w:val="0"/>
          <w:i/>
          <w:iCs/>
          <w:color w:val="000000"/>
          <w:sz w:val="22"/>
          <w:szCs w:val="22"/>
        </w:rPr>
        <w:t>sampling A before B suggests canopy height growth</w:t>
      </w:r>
      <w:r w:rsidR="003D5E6B">
        <w:rPr>
          <w:b w:val="0"/>
          <w:bCs w:val="0"/>
          <w:i/>
          <w:iCs/>
          <w:color w:val="000000"/>
          <w:sz w:val="22"/>
          <w:szCs w:val="22"/>
        </w:rPr>
        <w:t xml:space="preserve">; </w:t>
      </w:r>
      <w:r>
        <w:rPr>
          <w:b w:val="0"/>
          <w:bCs w:val="0"/>
          <w:i/>
          <w:iCs/>
          <w:color w:val="000000"/>
          <w:sz w:val="22"/>
          <w:szCs w:val="22"/>
        </w:rPr>
        <w:t xml:space="preserve">sampling B before A suggests canopy height decline. 3) However, if A and B are statistically equivalent with a margin of tolerance at a single point in time, difference beyond this margin can then be attributed to temporal change in canopy height. </w:t>
      </w:r>
    </w:p>
    <w:p w14:paraId="7B202025" w14:textId="668F628F" w:rsidR="001644BF" w:rsidRDefault="00B53607" w:rsidP="00B53607">
      <w:pPr>
        <w:spacing w:line="360" w:lineRule="auto"/>
        <w:ind w:firstLine="360"/>
      </w:pPr>
      <w:r>
        <w:lastRenderedPageBreak/>
        <w:t xml:space="preserve">As such, it is critically important to </w:t>
      </w:r>
      <w:r w:rsidRPr="00D243FC">
        <w:t>verify that</w:t>
      </w:r>
      <w:r>
        <w:t xml:space="preserve"> </w:t>
      </w:r>
      <w:r w:rsidRPr="00D243FC">
        <w:t xml:space="preserve">canopy heights </w:t>
      </w:r>
      <w:r>
        <w:t xml:space="preserve">across the study area are homogenous </w:t>
      </w:r>
      <w:r w:rsidR="00590CB1">
        <w:t xml:space="preserve">at </w:t>
      </w:r>
      <w:r w:rsidR="004B7332">
        <w:t xml:space="preserve">one </w:t>
      </w:r>
      <w:r w:rsidR="00590CB1">
        <w:t xml:space="preserve">point in time </w:t>
      </w:r>
      <w:r>
        <w:t xml:space="preserve">within a margin that is practically meaningful. This guarantees that during any </w:t>
      </w:r>
      <w:r w:rsidR="004B7332">
        <w:t xml:space="preserve">single </w:t>
      </w:r>
      <w:r>
        <w:t xml:space="preserve">year, the possible locations of ICESat-2 collection are representative of each other, and that trends observed in Phase 4 are truly the result of canopy height change over time, and not mere sampling bias. </w:t>
      </w:r>
      <w:r w:rsidR="007E51C6">
        <w:t xml:space="preserve">To reinforce this idea, we recoded the segment collection year as a categorical factor (2019 = A, 2020 = B, … 2024 = F), removing any temporal association and treating it as a spatial grouping variable. </w:t>
      </w:r>
      <w:r w:rsidR="001644BF">
        <w:t xml:space="preserve"> </w:t>
      </w:r>
    </w:p>
    <w:p w14:paraId="03C2EC69" w14:textId="78B23491" w:rsidR="00B53607" w:rsidRDefault="00B53607" w:rsidP="00B53607">
      <w:pPr>
        <w:numPr>
          <w:ilvl w:val="2"/>
          <w:numId w:val="9"/>
        </w:numPr>
        <w:spacing w:line="360" w:lineRule="auto"/>
        <w:rPr>
          <w:b/>
          <w:bCs/>
        </w:rPr>
      </w:pPr>
      <w:r>
        <w:rPr>
          <w:b/>
          <w:bCs/>
        </w:rPr>
        <w:t>Sample Equivalence Testing</w:t>
      </w:r>
    </w:p>
    <w:p w14:paraId="4EFF7682" w14:textId="4B876A24" w:rsidR="00B53607" w:rsidRPr="004F7F83" w:rsidRDefault="00B53607" w:rsidP="004F7F83">
      <w:pPr>
        <w:spacing w:line="360" w:lineRule="auto"/>
        <w:ind w:firstLine="360"/>
        <w:rPr>
          <w:b/>
          <w:bCs/>
        </w:rPr>
      </w:pPr>
      <w:r>
        <w:t xml:space="preserve">Areas covered by ICESat-2 are ultimately a sample of the broader landscape. Therefore, our ‘sample’ </w:t>
      </w:r>
      <w:r w:rsidR="001644BF">
        <w:t xml:space="preserve">are </w:t>
      </w:r>
      <w:r>
        <w:t xml:space="preserve">all segments collected throughout our study period. We use </w:t>
      </w:r>
      <w:r w:rsidR="001F13C1">
        <w:t xml:space="preserve">2020 </w:t>
      </w:r>
      <w:r>
        <w:t xml:space="preserve">ALS extracted </w:t>
      </w:r>
      <w:r w:rsidR="001644BF">
        <w:t xml:space="preserve">within </w:t>
      </w:r>
      <w:r>
        <w:t xml:space="preserve">these </w:t>
      </w:r>
      <w:r w:rsidR="001644BF">
        <w:t xml:space="preserve">segments </w:t>
      </w:r>
      <w:r>
        <w:t>as the response variable, and the segment collection year as a grouping variable</w:t>
      </w:r>
      <w:r w:rsidR="001644BF">
        <w:t xml:space="preserve"> to test</w:t>
      </w:r>
      <w:r>
        <w:t xml:space="preserve"> </w:t>
      </w:r>
      <w:r w:rsidR="004A1C8A">
        <w:t xml:space="preserve">equivalence of ALS </w:t>
      </w:r>
      <w:r w:rsidR="001F13C1">
        <w:t>canopy heights</w:t>
      </w:r>
      <w:r>
        <w:t xml:space="preserve">. </w:t>
      </w:r>
    </w:p>
    <w:p w14:paraId="006EDB6F" w14:textId="7BCB615B" w:rsidR="003E5D6A" w:rsidRDefault="003E5D6A" w:rsidP="00FF639F">
      <w:pPr>
        <w:spacing w:line="360" w:lineRule="auto"/>
        <w:ind w:firstLine="360"/>
      </w:pPr>
      <w:r>
        <w:t>We first used a kernel density estimate (KDE) plot to visualize the distribution</w:t>
      </w:r>
      <w:r w:rsidR="001644BF">
        <w:t xml:space="preserve">s of </w:t>
      </w:r>
      <w:r>
        <w:t xml:space="preserve">groups. Separate KDE functions were overlaid for each group </w:t>
      </w:r>
      <w:r w:rsidR="004A1C8A">
        <w:t xml:space="preserve">providing </w:t>
      </w:r>
      <w:r>
        <w:t>a visual assessmen</w:t>
      </w:r>
      <w:r w:rsidR="001644BF">
        <w:t>t for group agreement</w:t>
      </w:r>
      <w:r>
        <w:t>.</w:t>
      </w:r>
      <w:r w:rsidR="00C34C70">
        <w:t xml:space="preserve"> </w:t>
      </w:r>
      <w:r w:rsidR="007E51C6">
        <w:t xml:space="preserve">We </w:t>
      </w:r>
      <w:r w:rsidR="00C34C70">
        <w:t xml:space="preserve">then </w:t>
      </w:r>
      <w:r w:rsidR="007E51C6">
        <w:t xml:space="preserve">assessed the normality of ALS heights using an </w:t>
      </w:r>
      <w:r w:rsidR="004A1C8A">
        <w:t>Anderson-Darling test in JMP</w:t>
      </w:r>
      <w:r>
        <w:t xml:space="preserve"> </w:t>
      </w:r>
      <w:r w:rsidR="007E51C6">
        <w:t>as data normality informed the appropriate equivalence testing approach.</w:t>
      </w:r>
      <w:r>
        <w:t xml:space="preserve"> </w:t>
      </w:r>
    </w:p>
    <w:p w14:paraId="45339255" w14:textId="3B3B3A87" w:rsidR="0024481A" w:rsidRDefault="004A1C8A" w:rsidP="004F7F83">
      <w:pPr>
        <w:spacing w:line="360" w:lineRule="auto"/>
        <w:ind w:firstLine="360"/>
      </w:pPr>
      <w:r>
        <w:t xml:space="preserve">Equivalence tests between groups </w:t>
      </w:r>
      <w:r w:rsidR="003E5D6A">
        <w:t xml:space="preserve">were conducted with a bootstrapped TOST technique using the TOSTER package in R </w:t>
      </w:r>
      <w:r w:rsidR="003E5D6A">
        <w:fldChar w:fldCharType="begin"/>
      </w:r>
      <w:r w:rsidR="00D7446C">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3E5D6A">
        <w:fldChar w:fldCharType="separate"/>
      </w:r>
      <w:r w:rsidR="003B61B5" w:rsidRPr="003B61B5">
        <w:t>(Caldwell, 2022; Lakens, 2017)</w:t>
      </w:r>
      <w:r w:rsidR="003E5D6A">
        <w:fldChar w:fldCharType="end"/>
      </w:r>
      <w:r w:rsidR="003E5D6A">
        <w:t xml:space="preserve">, which was robust to possible violations of the standard t-test </w:t>
      </w:r>
      <w:r w:rsidR="003E5D6A">
        <w:fldChar w:fldCharType="begin"/>
      </w:r>
      <w:r w:rsidR="00D7446C">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3E5D6A">
        <w:fldChar w:fldCharType="separate"/>
      </w:r>
      <w:r w:rsidR="003B61B5" w:rsidRPr="003B61B5">
        <w:t>(Caldwell, 2025)</w:t>
      </w:r>
      <w:r w:rsidR="003E5D6A">
        <w:fldChar w:fldCharType="end"/>
      </w:r>
      <w:r w:rsidR="003E5D6A">
        <w:t xml:space="preserve">. </w:t>
      </w:r>
      <w:r>
        <w:t>These tests were performed across equivalence bound values of 2, 1.5, 1, 0.5, 0.25, and 0.1 meters</w:t>
      </w:r>
      <w:r w:rsidR="007E51C6">
        <w:t>, spanning a range of interpretations for “equivalence” in canopy height</w:t>
      </w:r>
      <w:r>
        <w:t>.</w:t>
      </w:r>
      <w:r w:rsidR="004F7F83">
        <w:t xml:space="preserve"> </w:t>
      </w:r>
      <w:r w:rsidR="0024481A">
        <w:t>T</w:t>
      </w:r>
      <w:r w:rsidR="003E5D6A">
        <w:t>he</w:t>
      </w:r>
      <w:r w:rsidR="0024481A">
        <w:t>se</w:t>
      </w:r>
      <w:r w:rsidR="003E5D6A">
        <w:t xml:space="preserve"> equivalence tests in this</w:t>
      </w:r>
      <w:r w:rsidR="008638FC">
        <w:t xml:space="preserve"> phase </w:t>
      </w:r>
      <w:r w:rsidR="003E5D6A">
        <w:t>use a p-value that employs the Bonferroni correction</w:t>
      </w:r>
      <w:r w:rsidR="00E04988">
        <w:t xml:space="preserve"> technique</w:t>
      </w:r>
      <w:r w:rsidR="004F7F83">
        <w:t xml:space="preserve"> (see Section 2.4.7), using a p-</w:t>
      </w:r>
      <w:r w:rsidR="003E5D6A">
        <w:t xml:space="preserve">value </w:t>
      </w:r>
      <w:r w:rsidR="004F7F83">
        <w:t xml:space="preserve">significance level </w:t>
      </w:r>
      <w:r w:rsidR="003E5D6A">
        <w:t xml:space="preserve">of </w:t>
      </w:r>
      <w:r w:rsidR="003E5D6A" w:rsidRPr="00206F86">
        <w:rPr>
          <w:i/>
          <w:iCs/>
        </w:rPr>
        <w:t>0.05 / 15</w:t>
      </w:r>
      <w:r w:rsidR="003E5D6A">
        <w:t xml:space="preserve"> or </w:t>
      </w:r>
      <w:r w:rsidR="003E5D6A" w:rsidRPr="00206F86">
        <w:rPr>
          <w:i/>
          <w:iCs/>
        </w:rPr>
        <w:t>0.0033</w:t>
      </w:r>
      <w:r w:rsidR="003E5D6A">
        <w:t>.</w:t>
      </w:r>
    </w:p>
    <w:p w14:paraId="57A132A5" w14:textId="5C0AE2C6" w:rsidR="004A1C8A" w:rsidRDefault="004A1C8A" w:rsidP="004A1C8A">
      <w:pPr>
        <w:numPr>
          <w:ilvl w:val="2"/>
          <w:numId w:val="9"/>
        </w:numPr>
        <w:spacing w:line="360" w:lineRule="auto"/>
        <w:rPr>
          <w:b/>
          <w:bCs/>
        </w:rPr>
      </w:pPr>
      <w:bookmarkStart w:id="50" w:name="_Toc195460509"/>
      <w:r>
        <w:rPr>
          <w:b/>
          <w:bCs/>
        </w:rPr>
        <w:t>Population Equivalence Testing</w:t>
      </w:r>
    </w:p>
    <w:p w14:paraId="044933EB" w14:textId="03D383B3" w:rsidR="005D4CDD" w:rsidRDefault="004A1C8A" w:rsidP="004F7F83">
      <w:pPr>
        <w:keepNext/>
        <w:spacing w:line="360" w:lineRule="auto"/>
        <w:ind w:firstLine="360"/>
      </w:pPr>
      <w:r>
        <w:t xml:space="preserve">However, the question remains as to the </w:t>
      </w:r>
      <w:r w:rsidR="00850462">
        <w:t>equivalence</w:t>
      </w:r>
      <w:r>
        <w:t xml:space="preserve"> of the population from which ATL08 forest segments are drawn</w:t>
      </w:r>
      <w:r w:rsidR="005D4CDD">
        <w:t>. That is,</w:t>
      </w:r>
      <w:r>
        <w:t xml:space="preserve"> how homogenous are forests throughout the </w:t>
      </w:r>
      <w:r w:rsidR="005D4CDD">
        <w:lastRenderedPageBreak/>
        <w:t>e</w:t>
      </w:r>
      <w:r>
        <w:t>ntire</w:t>
      </w:r>
      <w:r w:rsidR="005D4CDD">
        <w:t xml:space="preserve"> </w:t>
      </w:r>
      <w:r>
        <w:t>study area</w:t>
      </w:r>
      <w:r w:rsidR="005D4CDD">
        <w:t xml:space="preserve"> </w:t>
      </w:r>
      <w:r w:rsidR="004F7F83">
        <w:t>beyond the tracks of ICESat-2</w:t>
      </w:r>
      <w:r>
        <w:t xml:space="preserve">? To address this, we can generate </w:t>
      </w:r>
      <w:r w:rsidR="005D4CDD">
        <w:t xml:space="preserve">a </w:t>
      </w:r>
      <w:r>
        <w:t>population by randomly sampling from all the forests within our study area  (Figure 8).</w:t>
      </w:r>
    </w:p>
    <w:p w14:paraId="19183928" w14:textId="77777777" w:rsidR="005D4CDD" w:rsidRDefault="005D4CDD" w:rsidP="005D4CDD">
      <w:pPr>
        <w:pStyle w:val="Caption"/>
        <w:keepNext/>
        <w:spacing w:line="360" w:lineRule="auto"/>
      </w:pPr>
      <w:r>
        <w:rPr>
          <w:noProof/>
        </w:rPr>
        <w:drawing>
          <wp:inline distT="0" distB="0" distL="0" distR="0" wp14:anchorId="0469DD29" wp14:editId="2B7827C8">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24615C1C" w14:textId="747D9C4D" w:rsidR="004F7F83" w:rsidRPr="005D4CDD" w:rsidRDefault="005D4CDD" w:rsidP="005D4CDD">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A92D02">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346F0F">
        <w:rPr>
          <w:b w:val="0"/>
          <w:bCs w:val="0"/>
          <w:i/>
          <w:iCs/>
          <w:sz w:val="22"/>
          <w:szCs w:val="22"/>
        </w:rPr>
        <w:t xml:space="preserve"> virtual</w:t>
      </w:r>
      <w:r w:rsidRPr="005D4CDD">
        <w:rPr>
          <w:b w:val="0"/>
          <w:bCs w:val="0"/>
          <w:i/>
          <w:iCs/>
          <w:sz w:val="22"/>
          <w:szCs w:val="22"/>
        </w:rPr>
        <w:t xml:space="preserve"> ATL08 segment created at their center coordinates, resulting in the red speckled effect.</w:t>
      </w:r>
    </w:p>
    <w:p w14:paraId="66AFD7C0" w14:textId="09E3F9C4" w:rsidR="004A1C8A" w:rsidRPr="004A1C8A" w:rsidRDefault="004A1C8A" w:rsidP="005D4CDD">
      <w:pPr>
        <w:spacing w:line="360" w:lineRule="auto"/>
        <w:ind w:firstLine="360"/>
      </w:pPr>
      <w:r>
        <w:t xml:space="preserve">This population is a set of 50,000 pixels </w:t>
      </w:r>
      <w:r w:rsidR="004F7F83">
        <w:t xml:space="preserve">selected from </w:t>
      </w:r>
      <w:r>
        <w:t xml:space="preserve">the previously </w:t>
      </w:r>
      <w:r w:rsidR="004F7F83">
        <w:t xml:space="preserve">mentioned </w:t>
      </w:r>
      <w:r>
        <w:t xml:space="preserve">NLCD forest cover types. We then create </w:t>
      </w:r>
      <w:r w:rsidR="004F7F83">
        <w:t xml:space="preserve">virtual </w:t>
      </w:r>
      <w:r>
        <w:t xml:space="preserve">ATL08 </w:t>
      </w:r>
      <w:r w:rsidR="004F7F83">
        <w:t>‘</w:t>
      </w:r>
      <w:r>
        <w:t>segment</w:t>
      </w:r>
      <w:r w:rsidR="004F7F83">
        <w:t>’</w:t>
      </w:r>
      <w:r>
        <w:t xml:space="preserve"> </w:t>
      </w:r>
      <w:r w:rsidR="004F7F83">
        <w:t xml:space="preserve">at </w:t>
      </w:r>
      <w:r>
        <w:t xml:space="preserve">pixel </w:t>
      </w:r>
      <w:r w:rsidR="004F7F83">
        <w:t xml:space="preserve">centers </w:t>
      </w:r>
      <w:r>
        <w:t xml:space="preserve">(see Section 2.3.2), </w:t>
      </w:r>
      <w:r w:rsidR="004F7F83">
        <w:t xml:space="preserve">extract </w:t>
      </w:r>
      <w:r>
        <w:t>ALS canopy height</w:t>
      </w:r>
      <w:r w:rsidR="004F7F83">
        <w:t>s</w:t>
      </w:r>
      <w:r>
        <w:t xml:space="preserve"> within </w:t>
      </w:r>
      <w:r w:rsidR="004F7F83">
        <w:t>the</w:t>
      </w:r>
      <w:r>
        <w:t xml:space="preserve"> segment</w:t>
      </w:r>
      <w:r w:rsidR="004F7F83">
        <w:t xml:space="preserve">, and </w:t>
      </w:r>
      <w:r>
        <w:t>randomly assig</w:t>
      </w:r>
      <w:r w:rsidR="00346F0F">
        <w:t xml:space="preserve">n </w:t>
      </w:r>
      <w:r w:rsidR="004F7F83">
        <w:t>the segment into one of</w:t>
      </w:r>
      <w:r>
        <w:t xml:space="preserve"> six groups </w:t>
      </w:r>
      <w:r w:rsidR="004F7F83">
        <w:t xml:space="preserve">to match our </w:t>
      </w:r>
      <w:r>
        <w:t xml:space="preserve">ICESat-2 collection years. </w:t>
      </w:r>
      <w:r w:rsidR="004F7F83">
        <w:t xml:space="preserve">As in Section 2.6.1, we used </w:t>
      </w:r>
      <w:r>
        <w:t>KDE plots</w:t>
      </w:r>
      <w:r w:rsidR="004F7F83">
        <w:t xml:space="preserve">, normality testing, and bootstrapped TOSTS </w:t>
      </w:r>
      <w:r>
        <w:t xml:space="preserve">tests </w:t>
      </w:r>
      <w:r w:rsidR="004F7F83">
        <w:t>(with identical equivalence bounds and the Bonferroni correction) to assess that the forest population is homogenous in canopy heights</w:t>
      </w:r>
      <w:r>
        <w:t xml:space="preserve">. </w:t>
      </w:r>
    </w:p>
    <w:p w14:paraId="0572E08F" w14:textId="14B08D19"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0"/>
      <w:r w:rsidR="00527A01">
        <w:rPr>
          <w:b/>
          <w:bCs/>
        </w:rPr>
        <w:t>FIA-Derived Canopy Height Change</w:t>
      </w:r>
    </w:p>
    <w:p w14:paraId="5D1F702F" w14:textId="7D05EB4F" w:rsidR="00336B77" w:rsidRDefault="008638FC" w:rsidP="00FF639F">
      <w:pPr>
        <w:spacing w:line="360" w:lineRule="auto"/>
        <w:ind w:firstLine="360"/>
      </w:pPr>
      <w:r>
        <w:t>Phase</w:t>
      </w:r>
      <w:r w:rsidR="00E04988">
        <w:t xml:space="preserve"> 3 determines expected </w:t>
      </w:r>
      <w:r w:rsidR="00130233">
        <w:t xml:space="preserve">six-year </w:t>
      </w:r>
      <w:r w:rsidR="00E04988">
        <w:t xml:space="preserve">canopy height change within the study area from FIA remeasurement </w:t>
      </w:r>
      <w:r w:rsidR="00527A01">
        <w:t>plots</w:t>
      </w:r>
      <w:r w:rsidR="00E04988">
        <w:t xml:space="preserve">. </w:t>
      </w:r>
      <w:r w:rsidR="004216C4">
        <w:t xml:space="preserve">First, trees that were dead or retired were removed using the tree status code. </w:t>
      </w:r>
      <w:r w:rsidR="00336B77">
        <w:t xml:space="preserve">For each plot, we calculated annual increments and scaled them to match the six-year window of our ATL08 data, as FIA plots have remeasurements periods ranging from 3-10 years:  </w:t>
      </w:r>
    </w:p>
    <w:p w14:paraId="0743B31E" w14:textId="16E63561" w:rsidR="00336B77" w:rsidRPr="00336B77" w:rsidRDefault="00E04988" w:rsidP="00336B77">
      <w:pPr>
        <w:pStyle w:val="ListParagraph"/>
        <w:numPr>
          <w:ilvl w:val="0"/>
          <w:numId w:val="11"/>
        </w:numPr>
        <w:spacing w:line="360" w:lineRule="auto"/>
        <w:contextualSpacing/>
      </w:pPr>
      <w:r w:rsidRPr="000446FD">
        <w:rPr>
          <w:b/>
          <w:bCs/>
        </w:rPr>
        <w:t>Total</w:t>
      </w:r>
      <w:r w:rsidR="00336B77">
        <w:rPr>
          <w:b/>
          <w:bCs/>
        </w:rPr>
        <w:t xml:space="preserve"> </w:t>
      </w:r>
      <w:r w:rsidRPr="000446FD">
        <w:rPr>
          <w:b/>
          <w:bCs/>
        </w:rPr>
        <w:t>height increment</w:t>
      </w:r>
    </w:p>
    <w:p w14:paraId="5BB4EABA" w14:textId="2492F4AF"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total,   previous</m:t>
                  </m:r>
                </m:sub>
              </m:sSub>
            </m:num>
            <m:den>
              <m:r>
                <w:rPr>
                  <w:rFonts w:ascii="Cambria Math" w:hAnsi="Cambria Math"/>
                </w:rPr>
                <m:t>remeasurment period</m:t>
              </m:r>
            </m:den>
          </m:f>
        </m:oMath>
      </m:oMathPara>
    </w:p>
    <w:p w14:paraId="4A29CDAD" w14:textId="3B79D20B" w:rsidR="00336B77" w:rsidRDefault="00E04988" w:rsidP="00FF639F">
      <w:pPr>
        <w:pStyle w:val="ListParagraph"/>
        <w:numPr>
          <w:ilvl w:val="0"/>
          <w:numId w:val="11"/>
        </w:numPr>
        <w:spacing w:line="360" w:lineRule="auto"/>
        <w:contextualSpacing/>
      </w:pPr>
      <w:r w:rsidRPr="000446FD">
        <w:rPr>
          <w:b/>
          <w:bCs/>
        </w:rPr>
        <w:t>Actual</w:t>
      </w:r>
      <w:r w:rsidR="00336B77">
        <w:rPr>
          <w:b/>
          <w:bCs/>
        </w:rPr>
        <w:t xml:space="preserve"> </w:t>
      </w:r>
      <w:r w:rsidRPr="000446FD">
        <w:rPr>
          <w:b/>
          <w:bCs/>
        </w:rPr>
        <w:t>height increment</w:t>
      </w:r>
    </w:p>
    <w:p w14:paraId="469DD3B0" w14:textId="0FC47639"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actual,   previous</m:t>
                  </m:r>
                </m:sub>
              </m:sSub>
            </m:num>
            <m:den>
              <m:r>
                <w:rPr>
                  <w:rFonts w:ascii="Cambria Math" w:hAnsi="Cambria Math"/>
                </w:rPr>
                <m:t>remeasurment period</m:t>
              </m:r>
            </m:den>
          </m:f>
        </m:oMath>
      </m:oMathPara>
    </w:p>
    <w:p w14:paraId="6E7F951C" w14:textId="77777777" w:rsidR="00336B77" w:rsidRDefault="00336B77" w:rsidP="00527A01">
      <w:pPr>
        <w:pStyle w:val="ListParagraph"/>
        <w:numPr>
          <w:ilvl w:val="0"/>
          <w:numId w:val="11"/>
        </w:numPr>
        <w:spacing w:line="360" w:lineRule="auto"/>
        <w:contextualSpacing/>
      </w:pPr>
      <w:r>
        <w:rPr>
          <w:b/>
          <w:bCs/>
        </w:rPr>
        <w:t xml:space="preserve">Six-year </w:t>
      </w:r>
      <w:r w:rsidR="00527A01">
        <w:rPr>
          <w:b/>
          <w:bCs/>
        </w:rPr>
        <w:t>Net</w:t>
      </w:r>
      <w:r w:rsidR="00527A01" w:rsidRPr="000446FD">
        <w:rPr>
          <w:b/>
          <w:bCs/>
        </w:rPr>
        <w:t xml:space="preserve"> </w:t>
      </w:r>
      <w:r>
        <w:rPr>
          <w:b/>
          <w:bCs/>
        </w:rPr>
        <w:t>Total H</w:t>
      </w:r>
      <w:r w:rsidR="00527A01" w:rsidRPr="000446FD">
        <w:rPr>
          <w:b/>
          <w:bCs/>
        </w:rPr>
        <w:t xml:space="preserve">eight </w:t>
      </w:r>
      <w:r>
        <w:rPr>
          <w:b/>
          <w:bCs/>
        </w:rPr>
        <w:t>C</w:t>
      </w:r>
      <w:r w:rsidR="00527A01" w:rsidRPr="000446FD">
        <w:rPr>
          <w:b/>
          <w:bCs/>
        </w:rPr>
        <w:t>hange</w:t>
      </w:r>
    </w:p>
    <w:p w14:paraId="6AA23B1F" w14:textId="34D1860B" w:rsidR="00527A01" w:rsidRPr="0071136C"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Total height increment</m:t>
              </m:r>
            </m:e>
          </m:d>
          <m:r>
            <w:rPr>
              <w:rFonts w:ascii="Cambria Math" w:hAnsi="Cambria Math"/>
            </w:rPr>
            <m:t>*6</m:t>
          </m:r>
        </m:oMath>
      </m:oMathPara>
    </w:p>
    <w:p w14:paraId="432E3144" w14:textId="77777777" w:rsidR="00336B77" w:rsidRDefault="00336B77" w:rsidP="00527A01">
      <w:pPr>
        <w:pStyle w:val="ListParagraph"/>
        <w:numPr>
          <w:ilvl w:val="0"/>
          <w:numId w:val="11"/>
        </w:numPr>
        <w:spacing w:line="360" w:lineRule="auto"/>
        <w:contextualSpacing/>
      </w:pPr>
      <w:r>
        <w:rPr>
          <w:b/>
          <w:bCs/>
        </w:rPr>
        <w:t>Six-year Net Actual Height Change</w:t>
      </w:r>
    </w:p>
    <w:p w14:paraId="66B91521" w14:textId="5B416B24" w:rsidR="00527A01"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Actual height increment</m:t>
              </m:r>
            </m:e>
          </m:d>
          <m:r>
            <w:rPr>
              <w:rFonts w:ascii="Cambria Math" w:hAnsi="Cambria Math"/>
            </w:rPr>
            <m:t>*6</m:t>
          </m:r>
        </m:oMath>
      </m:oMathPara>
    </w:p>
    <w:p w14:paraId="4A170FDE" w14:textId="77777777" w:rsidR="00771EB8" w:rsidRDefault="004216C4" w:rsidP="00FF639F">
      <w:pPr>
        <w:spacing w:line="360" w:lineRule="auto"/>
        <w:ind w:firstLine="360"/>
      </w:pPr>
      <w:r>
        <w:t xml:space="preserve">Records with negative total or actual height change were removed, as these were likely artefacts of the FIA sampling protocol. </w:t>
      </w:r>
      <w:r w:rsidR="00E04988">
        <w:t xml:space="preserve">These variables were then summarized into </w:t>
      </w:r>
      <w:r w:rsidR="00E04988" w:rsidRPr="00E04988">
        <w:rPr>
          <w:color w:val="000000"/>
        </w:rPr>
        <w:t>minimum, 1</w:t>
      </w:r>
      <w:r w:rsidR="00E04988" w:rsidRPr="00E04988">
        <w:rPr>
          <w:color w:val="000000"/>
          <w:vertAlign w:val="superscript"/>
        </w:rPr>
        <w:t>st</w:t>
      </w:r>
      <w:r w:rsidR="00E04988" w:rsidRPr="00E04988">
        <w:rPr>
          <w:color w:val="000000"/>
        </w:rPr>
        <w:t xml:space="preserve"> quartile, mean, median, 3</w:t>
      </w:r>
      <w:r w:rsidR="00E04988" w:rsidRPr="00E04988">
        <w:rPr>
          <w:color w:val="000000"/>
          <w:vertAlign w:val="superscript"/>
        </w:rPr>
        <w:t>rd</w:t>
      </w:r>
      <w:r w:rsidR="00E04988" w:rsidRPr="00E04988">
        <w:rPr>
          <w:color w:val="000000"/>
        </w:rPr>
        <w:t xml:space="preserve"> quartile, and maximum</w:t>
      </w:r>
      <w:r w:rsidR="00E04988">
        <w:t xml:space="preserve"> values. </w:t>
      </w:r>
    </w:p>
    <w:p w14:paraId="62A59CB7" w14:textId="135710D8" w:rsidR="00E51138" w:rsidRPr="002F480C" w:rsidRDefault="00E04988" w:rsidP="00FF639F">
      <w:pPr>
        <w:spacing w:line="360" w:lineRule="auto"/>
        <w:ind w:firstLine="360"/>
      </w:pPr>
      <w:r>
        <w:t>Ultimately, actual height increment</w:t>
      </w:r>
      <w:r w:rsidR="004216C4">
        <w:t xml:space="preserve"> and </w:t>
      </w:r>
      <w:r w:rsidR="009005FB">
        <w:t xml:space="preserve">six-year </w:t>
      </w:r>
      <w:r w:rsidR="004216C4">
        <w:t>net actual height change</w:t>
      </w:r>
      <w:r>
        <w:t xml:space="preserve"> </w:t>
      </w:r>
      <w:r w:rsidR="009005FB">
        <w:t>are the primary FIA benchmarks</w:t>
      </w:r>
      <w:r>
        <w:t xml:space="preserve">, as </w:t>
      </w:r>
      <w:r w:rsidR="00771EB8">
        <w:t>a</w:t>
      </w:r>
      <w:r>
        <w:t xml:space="preserve">ctual height measurements use the </w:t>
      </w:r>
      <w:r w:rsidR="00771EB8">
        <w:t xml:space="preserve">actual </w:t>
      </w:r>
      <w:r>
        <w:t xml:space="preserve">canopy surface </w:t>
      </w:r>
      <w:r w:rsidR="00771EB8">
        <w:t xml:space="preserve">sampled by the </w:t>
      </w:r>
      <w:r>
        <w:t xml:space="preserve">ATLAS instrument. </w:t>
      </w:r>
      <w:r w:rsidR="00771EB8">
        <w:t xml:space="preserve">The distributions of these metrics visualized with a kernel density estimate overlaid on a histogram, providing insight into the annual growth rates and cumulative six-year change throughout </w:t>
      </w:r>
      <w:r w:rsidR="00E51138">
        <w:t xml:space="preserve">the study area. </w:t>
      </w:r>
    </w:p>
    <w:p w14:paraId="2C7E3BE4" w14:textId="1D8BA25C" w:rsidR="000542A1" w:rsidRDefault="008638FC" w:rsidP="00FF639F">
      <w:pPr>
        <w:numPr>
          <w:ilvl w:val="1"/>
          <w:numId w:val="9"/>
        </w:numPr>
        <w:spacing w:line="360" w:lineRule="auto"/>
        <w:rPr>
          <w:b/>
          <w:bCs/>
        </w:rPr>
      </w:pPr>
      <w:bookmarkStart w:id="51"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Change with ATL08</w:t>
      </w:r>
      <w:bookmarkEnd w:id="51"/>
    </w:p>
    <w:p w14:paraId="01CC6E5A" w14:textId="14114A38" w:rsidR="00E04988" w:rsidRDefault="00E04988" w:rsidP="00FF639F">
      <w:pPr>
        <w:spacing w:line="360" w:lineRule="auto"/>
        <w:ind w:firstLine="360"/>
      </w:pPr>
      <w:r>
        <w:t xml:space="preserve">Since ICESat-2 does not gather repeat measurement of small areas, this stage exchanges space for time, to see if trends emerge from 6 years of ATL08 canopy height data. This will entail both parametric and non-parametric </w:t>
      </w:r>
      <w:r w:rsidR="008638FC">
        <w:t>statistical tests</w:t>
      </w:r>
      <w:r>
        <w:t xml:space="preserve">. </w:t>
      </w:r>
      <w:r w:rsidR="008638FC">
        <w:t xml:space="preserve">Phase </w:t>
      </w:r>
      <w:r>
        <w:t xml:space="preserve">4 combines these </w:t>
      </w:r>
      <w:r w:rsidR="008638FC">
        <w:t xml:space="preserve">test </w:t>
      </w:r>
      <w:r>
        <w:t xml:space="preserve">to account for a possible non-normal distribution of canopy heights within the study area after the considerable quality filters applied during ATL08 data processing (see Section 2.3.1). </w:t>
      </w:r>
      <w:r w:rsidR="00182BD2">
        <w:t>The</w:t>
      </w:r>
      <w:r>
        <w:t xml:space="preserve"> results of each test in </w:t>
      </w:r>
      <w:r w:rsidR="008638FC">
        <w:t>Phase</w:t>
      </w:r>
      <w:r>
        <w:t xml:space="preserve"> 4 will be stratified across </w:t>
      </w:r>
      <w:r w:rsidR="00AC10D0">
        <w:t>the following three factors</w:t>
      </w:r>
      <w:r>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5A7F4766" w14:textId="44148FAF" w:rsidR="00E04988" w:rsidRDefault="00E04988" w:rsidP="00FF639F">
      <w:pPr>
        <w:spacing w:line="360" w:lineRule="auto"/>
        <w:ind w:firstLine="360"/>
      </w:pPr>
      <w:r>
        <w:t>For parametric approaches, a Theil-Sen regression model was used to assess the response of ATL08 canopy heights (Y) to the year of collection (X). The regression slope term provide</w:t>
      </w:r>
      <w:r w:rsidR="00EF288A">
        <w:t>s</w:t>
      </w:r>
      <w:r>
        <w:t xml:space="preserve"> an approximate rate of change for canopy heights from year to year</w:t>
      </w:r>
      <w:r w:rsidR="00EF288A">
        <w:t>, and the regression intercept provides a baseline canopy height</w:t>
      </w:r>
      <w:r>
        <w:t xml:space="preserve">. Additionally, a two-sample t-test compared the first year of ATL08 canopy eights to the last year of ATL08 canopy </w:t>
      </w:r>
      <w:r>
        <w:lastRenderedPageBreak/>
        <w:t xml:space="preserve">heights to detect net change. This t-test used an alternative hypothesis that canopy heights in the last year were </w:t>
      </w:r>
      <w:r w:rsidRPr="0077417E">
        <w:rPr>
          <w:i/>
          <w:iCs/>
        </w:rPr>
        <w:t>greater</w:t>
      </w:r>
      <w:r>
        <w:t xml:space="preserve"> than those observed in the first year, specifically to verify whether canopy heights demonstrated significant net growth throughout the time frame. </w:t>
      </w:r>
      <w:r w:rsidR="00EF288A">
        <w:t>For the t-tests, we report the T-value, Cohen’s D</w:t>
      </w:r>
      <w:r w:rsidR="004E550E">
        <w:t xml:space="preserve"> effect size</w:t>
      </w:r>
      <w:r w:rsidR="00EF288A">
        <w:t xml:space="preserve">, and mean difference. </w:t>
      </w:r>
    </w:p>
    <w:p w14:paraId="5FE30C63" w14:textId="559CA1F2" w:rsidR="00E04988" w:rsidRDefault="00E04988" w:rsidP="00FF639F">
      <w:pPr>
        <w:spacing w:line="360" w:lineRule="auto"/>
        <w:ind w:firstLine="360"/>
      </w:pPr>
      <w:r>
        <w:t>For non-parametric approaches, a generalized additive model (GAM) model</w:t>
      </w:r>
      <w:r w:rsidR="00D66D45">
        <w:t>ed</w:t>
      </w:r>
      <w:r>
        <w:t xml:space="preserve"> the response of ATL08 canopy heights (Y) to the year of collection (X). The GAM formula specified the year of collection as a covariate of the smooth term, allowed the smooth term to vary across levels of each factor, and included a fixed effect term for unique baseline canopy heights for each level of a given </w:t>
      </w:r>
      <w:r w:rsidRPr="002B5EF7">
        <w:t>factor</w:t>
      </w:r>
      <w:r>
        <w:t xml:space="preserve">. </w:t>
      </w:r>
      <w:r w:rsidR="00EF288A">
        <w:t xml:space="preserve">For the GAMs </w:t>
      </w:r>
      <w:r w:rsidR="004E550E">
        <w:t xml:space="preserve">we report the estimated degrees of freedom and intercept value. </w:t>
      </w:r>
      <w:r w:rsidRPr="002B5EF7">
        <w:t>Finally</w:t>
      </w:r>
      <w:r>
        <w:t xml:space="preserve">, a one-sided Mann-Kendall (MK) test was used to identify a monotonic trend in canopy heights over time. Similar to the t-test, the MK test used an alternative hypothesis that later values are greater than earlier values, which would indicate monotonic increase, or growth, in canopy height over time </w:t>
      </w:r>
      <w:r>
        <w:fldChar w:fldCharType="begin"/>
      </w:r>
      <w:r w:rsidR="00D7446C">
        <w:instrText xml:space="preserve"> ADDIN ZOTERO_ITEM CSL_CITATION {"citationID":"8YwJiyGP","properties":{"formattedCitation":"(Meals et al., 2011)","plainCitation":"(Meals et al., 2011)","noteIndex":0},"citationItems":[{"id":152,"uris":["http://zotero.org/users/local/cacSD1vw/items/5SYF4LU8","http://zotero.org/users/16907877/items/5SYF4LU8"],"itemData":{"id":152,"type":"report","collection-title":"Tech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fldChar w:fldCharType="separate"/>
      </w:r>
      <w:r w:rsidR="00A67663" w:rsidRPr="00A67663">
        <w:t>(Meals et al., 2011)</w:t>
      </w:r>
      <w:r>
        <w:fldChar w:fldCharType="end"/>
      </w:r>
      <w:r>
        <w:t xml:space="preserve">. </w:t>
      </w:r>
      <w:r w:rsidR="004E550E">
        <w:t>From the MK tests results we report the Z, S, and Tau statistics.</w:t>
      </w:r>
    </w:p>
    <w:p w14:paraId="0D894B9A" w14:textId="682F1720" w:rsidR="00E04988" w:rsidRPr="00FA3903" w:rsidRDefault="00DB4CAE" w:rsidP="00AC10D0">
      <w:pPr>
        <w:spacing w:line="360" w:lineRule="auto"/>
        <w:ind w:firstLine="360"/>
        <w:rPr>
          <w:b/>
          <w:bCs/>
        </w:rPr>
      </w:pPr>
      <w:r>
        <w:t>Because our ATL08 dataset contains 53,9</w:t>
      </w:r>
      <w:r w:rsidR="00497E7B">
        <w:t>05</w:t>
      </w:r>
      <w:r>
        <w:t xml:space="preserve"> segments, </w:t>
      </w:r>
      <w:r w:rsidR="00E04988">
        <w:t xml:space="preserve">the tests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t xml:space="preserve">10,000 </w:t>
      </w:r>
      <w:r w:rsidR="00082C51">
        <w:t xml:space="preserve">iterations on an independent </w:t>
      </w:r>
      <w:r>
        <w:t>sample</w:t>
      </w:r>
      <w:r w:rsidR="00082C51">
        <w:t xml:space="preserve"> </w:t>
      </w:r>
      <w:r>
        <w:t>of 500 observations</w:t>
      </w:r>
      <w:r w:rsidR="00082C51">
        <w:t xml:space="preserve"> taken with replacement</w:t>
      </w:r>
      <w:r>
        <w:t xml:space="preserve">. This </w:t>
      </w:r>
      <w:r w:rsidR="00A96568">
        <w:t xml:space="preserve">will </w:t>
      </w:r>
      <w:r>
        <w:t>ensure</w:t>
      </w:r>
      <w:r w:rsidR="00A96568">
        <w:t xml:space="preserve"> </w:t>
      </w:r>
      <w:r>
        <w:t xml:space="preserve">that selection of any ATL08 segment </w:t>
      </w:r>
      <w:r w:rsidR="00A96568">
        <w:t xml:space="preserve">is </w:t>
      </w:r>
      <w:r w:rsidR="00082C51">
        <w:t xml:space="preserve">an </w:t>
      </w:r>
      <w:r>
        <w:t xml:space="preserve">independent pull from </w:t>
      </w:r>
      <w:r w:rsidR="00082C51">
        <w:t>the population</w:t>
      </w:r>
      <w:r>
        <w:t xml:space="preserve">, and </w:t>
      </w:r>
      <w:r w:rsidR="00A96568">
        <w:t xml:space="preserve">can </w:t>
      </w:r>
      <w:r w:rsidR="00082C51">
        <w:t>accommodate the unequal sample sizes between years of ATL08 data</w:t>
      </w:r>
      <w:r>
        <w:t>. Additionally</w:t>
      </w:r>
      <w:r w:rsidR="00AC10D0">
        <w:rPr>
          <w:color w:val="000000"/>
        </w:rPr>
        <w:t xml:space="preserve">, using 10,000 iterations </w:t>
      </w:r>
      <w:r w:rsidR="00082C51">
        <w:rPr>
          <w:color w:val="000000"/>
        </w:rPr>
        <w:t>stabilized the variability inherent in the bootstrapping technique. All</w:t>
      </w:r>
      <w:r>
        <w:t xml:space="preserve"> s</w:t>
      </w:r>
      <w:r w:rsidRPr="00E04988">
        <w:rPr>
          <w:color w:val="000000"/>
        </w:rPr>
        <w:t xml:space="preserve">tatistics reported in </w:t>
      </w:r>
      <w:r>
        <w:rPr>
          <w:color w:val="000000"/>
        </w:rPr>
        <w:t>Phase</w:t>
      </w:r>
      <w:r w:rsidRPr="00E04988">
        <w:rPr>
          <w:color w:val="000000"/>
        </w:rPr>
        <w:t xml:space="preserve"> 4 are the median values </w:t>
      </w:r>
      <w:r>
        <w:rPr>
          <w:color w:val="000000"/>
        </w:rPr>
        <w:t>of</w:t>
      </w:r>
      <w:r w:rsidRPr="00E04988">
        <w:rPr>
          <w:color w:val="000000"/>
        </w:rPr>
        <w:t xml:space="preserve"> the 10</w:t>
      </w:r>
      <w:r>
        <w:rPr>
          <w:color w:val="000000"/>
        </w:rPr>
        <w:t>,0</w:t>
      </w:r>
      <w:r w:rsidRPr="00E04988">
        <w:rPr>
          <w:color w:val="000000"/>
        </w:rPr>
        <w:t>00 iterations</w:t>
      </w:r>
      <w:r>
        <w:rPr>
          <w:color w:val="000000"/>
        </w:rPr>
        <w:t>.</w:t>
      </w:r>
    </w:p>
    <w:p w14:paraId="429CDFDC" w14:textId="67FC8257" w:rsidR="00C917D6" w:rsidRDefault="00C917D6" w:rsidP="00C917D6">
      <w:pPr>
        <w:numPr>
          <w:ilvl w:val="1"/>
          <w:numId w:val="9"/>
        </w:numPr>
        <w:spacing w:line="360" w:lineRule="auto"/>
        <w:rPr>
          <w:b/>
          <w:bCs/>
        </w:rPr>
      </w:pPr>
      <w:bookmarkStart w:id="52" w:name="_Toc195460511"/>
      <w:r>
        <w:rPr>
          <w:b/>
          <w:bCs/>
        </w:rPr>
        <w:t xml:space="preserve">Phase 5: </w:t>
      </w:r>
      <w:r w:rsidR="00561248">
        <w:rPr>
          <w:b/>
          <w:bCs/>
        </w:rPr>
        <w:t>Spatial Bias Filtering</w:t>
      </w:r>
    </w:p>
    <w:p w14:paraId="6F0FD96D" w14:textId="5D4F470E" w:rsidR="00C917D6" w:rsidRDefault="00A96568" w:rsidP="00A96568">
      <w:pPr>
        <w:spacing w:line="360" w:lineRule="auto"/>
        <w:ind w:firstLine="360"/>
      </w:pPr>
      <w:r>
        <w:t xml:space="preserve">In </w:t>
      </w:r>
      <w:r w:rsidR="00C917D6">
        <w:t>Phase 5</w:t>
      </w:r>
      <w:r>
        <w:t xml:space="preserve">, </w:t>
      </w:r>
      <w:r w:rsidR="00C14733">
        <w:t xml:space="preserve">we </w:t>
      </w:r>
      <w:r w:rsidR="003C0468">
        <w:t xml:space="preserve">remove </w:t>
      </w:r>
      <w:r w:rsidR="00183D9F">
        <w:t xml:space="preserve">the year of </w:t>
      </w:r>
      <w:r w:rsidR="003C0468">
        <w:t xml:space="preserve">segments demonstrating </w:t>
      </w:r>
      <w:r w:rsidR="00183D9F">
        <w:t>the lowest equivalence in canopy height</w:t>
      </w:r>
      <w:r w:rsidR="00C14733">
        <w:t xml:space="preserve">, and revisit the parametric and non-parametric approaches of Phase 4 to identify change with </w:t>
      </w:r>
      <w:r w:rsidR="003C0468">
        <w:t>th</w:t>
      </w:r>
      <w:r w:rsidR="00183D9F">
        <w:t>is</w:t>
      </w:r>
      <w:r w:rsidR="003C0468">
        <w:t xml:space="preserve"> reduced </w:t>
      </w:r>
      <w:r w:rsidR="00C14733">
        <w:t>ATL08 data</w:t>
      </w:r>
      <w:r w:rsidR="003C0468">
        <w:t>set</w:t>
      </w:r>
      <w:r w:rsidR="00C14733">
        <w:t xml:space="preserve">. </w:t>
      </w:r>
      <w:r w:rsidR="003C0468">
        <w:t>Comparing these results to</w:t>
      </w:r>
      <w:r w:rsidR="00183D9F">
        <w:t xml:space="preserve"> those of</w:t>
      </w:r>
      <w:r w:rsidR="003C0468">
        <w:t xml:space="preserve"> Phase 4 will inform to what extent the original trends are </w:t>
      </w:r>
      <w:r>
        <w:t>driven by spatial biases</w:t>
      </w:r>
      <w:r w:rsidR="003C0468">
        <w:t>.</w:t>
      </w:r>
    </w:p>
    <w:p w14:paraId="672610E9" w14:textId="4BBD9228" w:rsidR="00DE60C7" w:rsidRPr="00FA3903" w:rsidRDefault="00DE60C7" w:rsidP="00FF639F">
      <w:pPr>
        <w:numPr>
          <w:ilvl w:val="0"/>
          <w:numId w:val="9"/>
        </w:numPr>
        <w:spacing w:line="360" w:lineRule="auto"/>
        <w:rPr>
          <w:b/>
          <w:bCs/>
        </w:rPr>
      </w:pPr>
      <w:r w:rsidRPr="00FA3903">
        <w:rPr>
          <w:b/>
          <w:bCs/>
        </w:rPr>
        <w:t>Results</w:t>
      </w:r>
      <w:bookmarkEnd w:id="31"/>
      <w:bookmarkEnd w:id="32"/>
      <w:bookmarkEnd w:id="52"/>
    </w:p>
    <w:p w14:paraId="3A639CCD" w14:textId="49C7D6F5" w:rsidR="000542A1" w:rsidRDefault="008638FC" w:rsidP="00FF639F">
      <w:pPr>
        <w:numPr>
          <w:ilvl w:val="1"/>
          <w:numId w:val="9"/>
        </w:numPr>
        <w:spacing w:line="360" w:lineRule="auto"/>
        <w:rPr>
          <w:b/>
          <w:bCs/>
        </w:rPr>
      </w:pPr>
      <w:bookmarkStart w:id="53" w:name="_Toc195460512"/>
      <w:r>
        <w:rPr>
          <w:b/>
          <w:bCs/>
        </w:rPr>
        <w:t>Phase</w:t>
      </w:r>
      <w:r w:rsidR="003E5D6A" w:rsidRPr="00FA3903">
        <w:rPr>
          <w:b/>
          <w:bCs/>
        </w:rPr>
        <w:t xml:space="preserve"> </w:t>
      </w:r>
      <w:r w:rsidR="000542A1" w:rsidRPr="00FA3903">
        <w:rPr>
          <w:b/>
          <w:bCs/>
        </w:rPr>
        <w:t>1: Validating ATL08 Canopy Heights with ALS</w:t>
      </w:r>
      <w:bookmarkEnd w:id="53"/>
    </w:p>
    <w:p w14:paraId="62636592" w14:textId="411AC60B" w:rsidR="00595F83" w:rsidRPr="00595F83" w:rsidRDefault="00595F83" w:rsidP="00595F83">
      <w:pPr>
        <w:tabs>
          <w:tab w:val="left" w:pos="3120"/>
        </w:tabs>
        <w:spacing w:line="360" w:lineRule="auto"/>
      </w:pPr>
      <w:r w:rsidRPr="00595F83">
        <w:t>ATL08 demonstrates strong correlation with reference ALS data in canopy height estimation (Figure 8). With an R2 of 0.8</w:t>
      </w:r>
      <w:r>
        <w:t>8</w:t>
      </w:r>
      <w:r w:rsidRPr="00595F83">
        <w:t xml:space="preserve"> and an RMSE of 2.</w:t>
      </w:r>
      <w:r>
        <w:t>64</w:t>
      </w:r>
      <w:r w:rsidRPr="00595F83">
        <w:t xml:space="preserve"> meters, ATL08 appears </w:t>
      </w:r>
      <w:r w:rsidRPr="00595F83">
        <w:lastRenderedPageBreak/>
        <w:t xml:space="preserve">to be adequately estimating canopy heights within the study area. The greater dispersion of points below the regression line (red line) is indicative of an overall underestimation of canopy height by ATL08 in comparison to ALS data. </w:t>
      </w:r>
    </w:p>
    <w:p w14:paraId="424FF794" w14:textId="77777777" w:rsidR="00F12D18" w:rsidRDefault="006020A9" w:rsidP="00F12D18">
      <w:pPr>
        <w:keepNext/>
        <w:tabs>
          <w:tab w:val="left" w:pos="3120"/>
        </w:tabs>
        <w:spacing w:line="360" w:lineRule="auto"/>
        <w:jc w:val="center"/>
      </w:pPr>
      <w:r>
        <w:rPr>
          <w:b/>
          <w:bCs/>
          <w:noProof/>
        </w:rPr>
        <w:drawing>
          <wp:inline distT="0" distB="0" distL="0" distR="0" wp14:anchorId="3C415CB6" wp14:editId="7F16CC52">
            <wp:extent cx="4387495" cy="2743200"/>
            <wp:effectExtent l="0" t="0" r="0" b="0"/>
            <wp:docPr id="400245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7495" cy="2743200"/>
                    </a:xfrm>
                    <a:prstGeom prst="rect">
                      <a:avLst/>
                    </a:prstGeom>
                    <a:noFill/>
                    <a:ln>
                      <a:noFill/>
                    </a:ln>
                  </pic:spPr>
                </pic:pic>
              </a:graphicData>
            </a:graphic>
          </wp:inline>
        </w:drawing>
      </w:r>
    </w:p>
    <w:p w14:paraId="1A3C765F" w14:textId="39B131EF" w:rsidR="00595F83"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A92D02">
        <w:rPr>
          <w:b w:val="0"/>
          <w:bCs w:val="0"/>
          <w:i/>
          <w:iCs/>
          <w:noProof/>
          <w:sz w:val="22"/>
          <w:szCs w:val="22"/>
        </w:rPr>
        <w:t>9</w:t>
      </w:r>
      <w:r w:rsidRPr="00F12D18">
        <w:rPr>
          <w:b w:val="0"/>
          <w:bCs w:val="0"/>
          <w:i/>
          <w:iCs/>
          <w:sz w:val="22"/>
          <w:szCs w:val="22"/>
        </w:rPr>
        <w:fldChar w:fldCharType="end"/>
      </w:r>
      <w:r w:rsidRPr="00F12D18">
        <w:rPr>
          <w:b w:val="0"/>
          <w:bCs w:val="0"/>
          <w:i/>
          <w:iCs/>
          <w:sz w:val="22"/>
          <w:szCs w:val="22"/>
        </w:rPr>
        <w:t>: Correlation of canopy heights estimated by ALS and ATL08. Canopy heights are reported in meters above ground surface. Red line indicates trend line from a Theil-Sen regression using ATL08 (Y) and ALS (X) canopy heights.</w:t>
      </w:r>
    </w:p>
    <w:p w14:paraId="1A833C5E" w14:textId="6BA3358B" w:rsidR="000542A1" w:rsidRDefault="008638FC" w:rsidP="00F12D18">
      <w:pPr>
        <w:numPr>
          <w:ilvl w:val="1"/>
          <w:numId w:val="9"/>
        </w:numPr>
        <w:spacing w:line="360" w:lineRule="auto"/>
        <w:rPr>
          <w:b/>
          <w:bCs/>
        </w:rPr>
      </w:pPr>
      <w:bookmarkStart w:id="54" w:name="_Toc195460513"/>
      <w:r>
        <w:rPr>
          <w:b/>
          <w:bCs/>
        </w:rPr>
        <w:t>Phase</w:t>
      </w:r>
      <w:r w:rsidR="003E5D6A" w:rsidRPr="00FA3903">
        <w:rPr>
          <w:b/>
          <w:bCs/>
        </w:rPr>
        <w:t xml:space="preserve"> </w:t>
      </w:r>
      <w:r w:rsidR="000542A1" w:rsidRPr="00FA3903">
        <w:rPr>
          <w:b/>
          <w:bCs/>
        </w:rPr>
        <w:t xml:space="preserve">2: </w:t>
      </w:r>
      <w:bookmarkEnd w:id="54"/>
      <w:r w:rsidR="00F12D18">
        <w:rPr>
          <w:b/>
          <w:bCs/>
        </w:rPr>
        <w:t>Homogeneity Assessment of Study Area</w:t>
      </w:r>
    </w:p>
    <w:p w14:paraId="1C56ACE9" w14:textId="65CDAABA" w:rsidR="00F12D18" w:rsidRDefault="00F12D18" w:rsidP="00F12D18">
      <w:pPr>
        <w:numPr>
          <w:ilvl w:val="2"/>
          <w:numId w:val="9"/>
        </w:numPr>
        <w:spacing w:line="360" w:lineRule="auto"/>
        <w:rPr>
          <w:b/>
          <w:bCs/>
        </w:rPr>
      </w:pPr>
      <w:r>
        <w:rPr>
          <w:b/>
          <w:bCs/>
        </w:rPr>
        <w:t>Sample Equivalence Testing</w:t>
      </w:r>
    </w:p>
    <w:p w14:paraId="6E308E54" w14:textId="4D19A831" w:rsidR="00595F83" w:rsidRDefault="00595F83" w:rsidP="00F12D18">
      <w:pPr>
        <w:spacing w:line="360" w:lineRule="auto"/>
        <w:ind w:firstLine="360"/>
      </w:pPr>
      <w:r w:rsidRPr="00595F83">
        <w:t>KDE plots show an overall agreement in the distribution of ALS canopy heights across groups (ICESat-2 years). These distributions are primarily centered around ~20 meters.</w:t>
      </w:r>
    </w:p>
    <w:p w14:paraId="59100B79" w14:textId="77777777" w:rsidR="00F12D18" w:rsidRDefault="006020A9" w:rsidP="00F12D18">
      <w:pPr>
        <w:keepNext/>
        <w:spacing w:line="360" w:lineRule="auto"/>
        <w:jc w:val="center"/>
      </w:pPr>
      <w:r>
        <w:rPr>
          <w:noProof/>
        </w:rPr>
        <w:lastRenderedPageBreak/>
        <w:drawing>
          <wp:inline distT="0" distB="0" distL="0" distR="0" wp14:anchorId="6ADE373E" wp14:editId="35FF4B00">
            <wp:extent cx="5118744" cy="3200400"/>
            <wp:effectExtent l="0" t="0" r="5715" b="0"/>
            <wp:docPr id="202394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8744" cy="3200400"/>
                    </a:xfrm>
                    <a:prstGeom prst="rect">
                      <a:avLst/>
                    </a:prstGeom>
                    <a:noFill/>
                    <a:ln>
                      <a:noFill/>
                    </a:ln>
                  </pic:spPr>
                </pic:pic>
              </a:graphicData>
            </a:graphic>
          </wp:inline>
        </w:drawing>
      </w:r>
    </w:p>
    <w:p w14:paraId="5C0BF497" w14:textId="274F48B9" w:rsidR="006020A9"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A92D02">
        <w:rPr>
          <w:b w:val="0"/>
          <w:bCs w:val="0"/>
          <w:i/>
          <w:iCs/>
          <w:noProof/>
          <w:sz w:val="22"/>
          <w:szCs w:val="22"/>
        </w:rPr>
        <w:t>10</w:t>
      </w:r>
      <w:r w:rsidRPr="00F12D18">
        <w:rPr>
          <w:b w:val="0"/>
          <w:bCs w:val="0"/>
          <w:i/>
          <w:iCs/>
          <w:sz w:val="22"/>
          <w:szCs w:val="22"/>
        </w:rPr>
        <w:fldChar w:fldCharType="end"/>
      </w:r>
      <w:r w:rsidRPr="00F12D18">
        <w:rPr>
          <w:b w:val="0"/>
          <w:bCs w:val="0"/>
          <w:i/>
          <w:iCs/>
          <w:sz w:val="22"/>
          <w:szCs w:val="22"/>
        </w:rPr>
        <w:t xml:space="preserve">: </w:t>
      </w:r>
      <w:r w:rsidRPr="00F12D18">
        <w:rPr>
          <w:b w:val="0"/>
          <w:bCs w:val="0"/>
          <w:i/>
          <w:iCs/>
          <w:color w:val="000000" w:themeColor="text1"/>
          <w:sz w:val="22"/>
          <w:szCs w:val="22"/>
        </w:rPr>
        <w:t>KDE plot showing distributions of canopy height between groups of ALS data</w:t>
      </w:r>
      <w:r w:rsidR="003B5413">
        <w:rPr>
          <w:b w:val="0"/>
          <w:bCs w:val="0"/>
          <w:i/>
          <w:iCs/>
          <w:color w:val="000000" w:themeColor="text1"/>
          <w:sz w:val="22"/>
          <w:szCs w:val="22"/>
        </w:rPr>
        <w:t xml:space="preserve"> extracted within ATL08 segments in study area</w:t>
      </w:r>
      <w:r w:rsidRPr="00F12D18">
        <w:rPr>
          <w:b w:val="0"/>
          <w:bCs w:val="0"/>
          <w:i/>
          <w:iCs/>
          <w:color w:val="000000" w:themeColor="text1"/>
          <w:sz w:val="22"/>
          <w:szCs w:val="22"/>
        </w:rPr>
        <w:t xml:space="preserve">. Distributions </w:t>
      </w:r>
      <w:r w:rsidR="003B5413">
        <w:rPr>
          <w:b w:val="0"/>
          <w:bCs w:val="0"/>
          <w:i/>
          <w:iCs/>
          <w:color w:val="000000" w:themeColor="text1"/>
          <w:sz w:val="22"/>
          <w:szCs w:val="22"/>
        </w:rPr>
        <w:t>colors correspond to the segment year of collection</w:t>
      </w:r>
      <w:r w:rsidRPr="00F12D18">
        <w:rPr>
          <w:b w:val="0"/>
          <w:bCs w:val="0"/>
          <w:i/>
          <w:iCs/>
          <w:color w:val="000000" w:themeColor="text1"/>
          <w:sz w:val="22"/>
          <w:szCs w:val="22"/>
        </w:rPr>
        <w:t>. Dashed vertical lines indicate median canopy height values for each distribution.</w:t>
      </w:r>
    </w:p>
    <w:p w14:paraId="524BB74B" w14:textId="014EA607" w:rsidR="00595F83" w:rsidRPr="00595F83" w:rsidRDefault="00595F83" w:rsidP="003B5413">
      <w:pPr>
        <w:spacing w:line="360" w:lineRule="auto"/>
        <w:ind w:firstLine="360"/>
      </w:pPr>
      <w:bookmarkStart w:id="55" w:name="_Hlk196592665"/>
      <w:bookmarkStart w:id="56" w:name="_Toc195460514"/>
      <w:r w:rsidRPr="00595F83">
        <w:t xml:space="preserve">The Anderson-Darling test was performed using a null hypothesis that ALS data </w:t>
      </w:r>
      <w:r w:rsidR="002C2309">
        <w:t xml:space="preserve">across the sample of forests </w:t>
      </w:r>
      <w:r w:rsidRPr="00595F83">
        <w:t xml:space="preserve">came from the normal distribution. </w:t>
      </w:r>
      <w:r w:rsidR="002C2309">
        <w:t>A</w:t>
      </w:r>
      <w:r w:rsidRPr="00595F83">
        <w:t xml:space="preserve"> resulting p-value &lt; 0.001 and Anderson-Darling statistic of 263.1</w:t>
      </w:r>
      <w:r w:rsidR="00D4405A">
        <w:t>1</w:t>
      </w:r>
      <w:r w:rsidR="002C2309">
        <w:t xml:space="preserve"> indicate that the sample of forest heights is </w:t>
      </w:r>
      <w:r w:rsidRPr="00595F83">
        <w:t xml:space="preserve">not normally distributed. </w:t>
      </w:r>
    </w:p>
    <w:bookmarkEnd w:id="55"/>
    <w:p w14:paraId="4B179960" w14:textId="77777777" w:rsidR="001F7AF2" w:rsidRDefault="00595F83" w:rsidP="001F7AF2">
      <w:pPr>
        <w:spacing w:line="360" w:lineRule="auto"/>
        <w:ind w:firstLine="360"/>
        <w:jc w:val="center"/>
      </w:pPr>
      <w:r w:rsidRPr="00595F83">
        <w:t xml:space="preserve">Bootstrapped TOST </w:t>
      </w:r>
      <w:r w:rsidR="004B7332" w:rsidRPr="00595F83">
        <w:t>reveals</w:t>
      </w:r>
      <w:r w:rsidRPr="00595F83">
        <w:t xml:space="preserve"> that all groups of ALS data are practically equivalen</w:t>
      </w:r>
      <w:r w:rsidR="001644BF">
        <w:t>t</w:t>
      </w:r>
      <w:r w:rsidRPr="00595F83">
        <w:t xml:space="preserve"> above a margin of 2 meters (Figure 10)</w:t>
      </w:r>
      <w:r w:rsidR="006D7784">
        <w:t xml:space="preserve">, </w:t>
      </w:r>
      <w:r w:rsidRPr="00595F83">
        <w:t xml:space="preserve">as below </w:t>
      </w:r>
      <w:r w:rsidR="006D7784">
        <w:t xml:space="preserve">this </w:t>
      </w:r>
      <w:r w:rsidRPr="00595F83">
        <w:t>bound</w:t>
      </w:r>
      <w:r w:rsidR="006D7784">
        <w:t xml:space="preserve"> </w:t>
      </w:r>
      <w:r w:rsidRPr="00595F83">
        <w:t xml:space="preserve">not all groups demonstrate equivalence. When comparing group pairs of ALS data, </w:t>
      </w:r>
      <w:r w:rsidR="001F13C1">
        <w:t>C and F</w:t>
      </w:r>
      <w:r w:rsidRPr="00595F83">
        <w:t xml:space="preserve"> demonstrate the highest level of equivalence within a threshold of 0.25 meters. In contrast, </w:t>
      </w:r>
      <w:r w:rsidR="001644BF">
        <w:t>A demonstrates the lowest level of equivalence with groups C, E, and F</w:t>
      </w:r>
      <w:r w:rsidRPr="00595F83">
        <w:t xml:space="preserve"> </w:t>
      </w:r>
      <w:r w:rsidR="001644BF">
        <w:t xml:space="preserve">only </w:t>
      </w:r>
      <w:r w:rsidRPr="00595F83">
        <w:t>within a threshold of 2 meters</w:t>
      </w:r>
      <w:r w:rsidR="00481E6A">
        <w:t>.</w:t>
      </w:r>
    </w:p>
    <w:p w14:paraId="564F49A2" w14:textId="77777777" w:rsidR="001F7AF2" w:rsidRDefault="001F7AF2" w:rsidP="001F7AF2">
      <w:pPr>
        <w:keepNext/>
        <w:spacing w:line="360" w:lineRule="auto"/>
        <w:ind w:firstLine="360"/>
        <w:jc w:val="center"/>
      </w:pPr>
      <w:r>
        <w:rPr>
          <w:noProof/>
        </w:rPr>
        <w:lastRenderedPageBreak/>
        <w:drawing>
          <wp:inline distT="0" distB="0" distL="0" distR="0" wp14:anchorId="4E28B2C7" wp14:editId="3A87191A">
            <wp:extent cx="5120640" cy="3200400"/>
            <wp:effectExtent l="0" t="0" r="3810" b="0"/>
            <wp:docPr id="180226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C336A2A" w14:textId="22F9196B" w:rsidR="004509E0" w:rsidRPr="001F7AF2" w:rsidRDefault="001F7AF2" w:rsidP="001F7AF2">
      <w:pPr>
        <w:pStyle w:val="Caption"/>
        <w:spacing w:line="360" w:lineRule="auto"/>
        <w:rPr>
          <w:b w:val="0"/>
          <w:bCs w:val="0"/>
          <w:i/>
          <w:iCs/>
          <w:sz w:val="22"/>
          <w:szCs w:val="22"/>
        </w:rPr>
      </w:pPr>
      <w:r w:rsidRPr="001F7AF2">
        <w:rPr>
          <w:b w:val="0"/>
          <w:bCs w:val="0"/>
          <w:i/>
          <w:iCs/>
          <w:sz w:val="22"/>
          <w:szCs w:val="22"/>
        </w:rPr>
        <w:t xml:space="preserve">Figure </w:t>
      </w:r>
      <w:r w:rsidRPr="001F7AF2">
        <w:rPr>
          <w:b w:val="0"/>
          <w:bCs w:val="0"/>
          <w:i/>
          <w:iCs/>
          <w:sz w:val="22"/>
          <w:szCs w:val="22"/>
        </w:rPr>
        <w:fldChar w:fldCharType="begin"/>
      </w:r>
      <w:r w:rsidRPr="001F7AF2">
        <w:rPr>
          <w:b w:val="0"/>
          <w:bCs w:val="0"/>
          <w:i/>
          <w:iCs/>
          <w:sz w:val="22"/>
          <w:szCs w:val="22"/>
        </w:rPr>
        <w:instrText xml:space="preserve"> SEQ Figure \* ARABIC </w:instrText>
      </w:r>
      <w:r w:rsidRPr="001F7AF2">
        <w:rPr>
          <w:b w:val="0"/>
          <w:bCs w:val="0"/>
          <w:i/>
          <w:iCs/>
          <w:sz w:val="22"/>
          <w:szCs w:val="22"/>
        </w:rPr>
        <w:fldChar w:fldCharType="separate"/>
      </w:r>
      <w:r w:rsidR="00A92D02">
        <w:rPr>
          <w:b w:val="0"/>
          <w:bCs w:val="0"/>
          <w:i/>
          <w:iCs/>
          <w:noProof/>
          <w:sz w:val="22"/>
          <w:szCs w:val="22"/>
        </w:rPr>
        <w:t>11</w:t>
      </w:r>
      <w:r w:rsidRPr="001F7AF2">
        <w:rPr>
          <w:b w:val="0"/>
          <w:bCs w:val="0"/>
          <w:i/>
          <w:iCs/>
          <w:sz w:val="22"/>
          <w:szCs w:val="22"/>
        </w:rPr>
        <w:fldChar w:fldCharType="end"/>
      </w:r>
      <w:r>
        <w:rPr>
          <w:b w:val="0"/>
          <w:bCs w:val="0"/>
          <w:i/>
          <w:iCs/>
          <w:sz w:val="22"/>
          <w:szCs w:val="22"/>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790EFD47" w14:textId="3F7DD163" w:rsidR="004B0211" w:rsidRDefault="004B0211" w:rsidP="001F7AF2">
      <w:pPr>
        <w:numPr>
          <w:ilvl w:val="2"/>
          <w:numId w:val="9"/>
        </w:numPr>
        <w:spacing w:line="360" w:lineRule="auto"/>
        <w:rPr>
          <w:b/>
          <w:bCs/>
        </w:rPr>
      </w:pPr>
      <w:r>
        <w:rPr>
          <w:b/>
          <w:bCs/>
        </w:rPr>
        <w:t>Population Equivalence Testing</w:t>
      </w:r>
    </w:p>
    <w:p w14:paraId="75787DC8" w14:textId="0EC5454E" w:rsidR="004509E0" w:rsidRDefault="004509E0" w:rsidP="001F7AF2">
      <w:pPr>
        <w:spacing w:line="360" w:lineRule="auto"/>
      </w:pPr>
      <w:r w:rsidRPr="00595F83">
        <w:t xml:space="preserve">KDE plots show </w:t>
      </w:r>
      <w:r>
        <w:t xml:space="preserve">very strong </w:t>
      </w:r>
      <w:r w:rsidRPr="00595F83">
        <w:t xml:space="preserve">agreement in the distribution of ALS canopy heights across </w:t>
      </w:r>
      <w:r>
        <w:t xml:space="preserve">simulated </w:t>
      </w:r>
      <w:r w:rsidRPr="00595F83">
        <w:t>groups. These distributions are primarily centered around ~20 meters.</w:t>
      </w:r>
    </w:p>
    <w:p w14:paraId="2D839E7C" w14:textId="7535BBDC" w:rsidR="002B7F9A" w:rsidRDefault="002B7F9A" w:rsidP="002B7F9A">
      <w:pPr>
        <w:spacing w:line="360" w:lineRule="auto"/>
        <w:ind w:firstLine="360"/>
      </w:pPr>
      <w:r w:rsidRPr="00F12D18">
        <w:rPr>
          <w:noProof/>
        </w:rPr>
        <w:lastRenderedPageBreak/>
        <w:drawing>
          <wp:inline distT="0" distB="0" distL="0" distR="0" wp14:anchorId="2F35F670" wp14:editId="443C01F3">
            <wp:extent cx="5120640" cy="3200400"/>
            <wp:effectExtent l="0" t="0" r="3810" b="0"/>
            <wp:docPr id="1938344789" name="Picture 4" descr="A graph of height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4789" name="Picture 4" descr="A graph of height of a heigh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2D63D4AA" w14:textId="6340564D" w:rsidR="002B7F9A" w:rsidRDefault="002B7F9A" w:rsidP="002B7F9A">
      <w:pPr>
        <w:pStyle w:val="Caption"/>
        <w:spacing w:line="360" w:lineRule="auto"/>
        <w:rPr>
          <w:b w:val="0"/>
          <w:bCs w:val="0"/>
          <w:i/>
          <w:iCs/>
          <w:color w:val="000000" w:themeColor="text1"/>
          <w:sz w:val="22"/>
          <w:szCs w:val="22"/>
        </w:rPr>
      </w:pPr>
      <w:r w:rsidRPr="003B5413">
        <w:rPr>
          <w:b w:val="0"/>
          <w:bCs w:val="0"/>
          <w:i/>
          <w:iCs/>
        </w:rPr>
        <w:t xml:space="preserve">Figure </w:t>
      </w:r>
      <w:r w:rsidRPr="003B5413">
        <w:rPr>
          <w:b w:val="0"/>
          <w:bCs w:val="0"/>
          <w:i/>
          <w:iCs/>
        </w:rPr>
        <w:fldChar w:fldCharType="begin"/>
      </w:r>
      <w:r w:rsidRPr="003B5413">
        <w:rPr>
          <w:b w:val="0"/>
          <w:bCs w:val="0"/>
          <w:i/>
          <w:iCs/>
        </w:rPr>
        <w:instrText xml:space="preserve"> SEQ Figure \* ARABIC </w:instrText>
      </w:r>
      <w:r w:rsidRPr="003B5413">
        <w:rPr>
          <w:b w:val="0"/>
          <w:bCs w:val="0"/>
          <w:i/>
          <w:iCs/>
        </w:rPr>
        <w:fldChar w:fldCharType="separate"/>
      </w:r>
      <w:r w:rsidR="00A92D02">
        <w:rPr>
          <w:b w:val="0"/>
          <w:bCs w:val="0"/>
          <w:i/>
          <w:iCs/>
          <w:noProof/>
        </w:rPr>
        <w:t>12</w:t>
      </w:r>
      <w:r w:rsidRPr="003B5413">
        <w:rPr>
          <w:b w:val="0"/>
          <w:bCs w:val="0"/>
          <w:i/>
          <w:iCs/>
        </w:rPr>
        <w:fldChar w:fldCharType="end"/>
      </w:r>
      <w:r>
        <w:rPr>
          <w:b w:val="0"/>
          <w:bCs w:val="0"/>
          <w:i/>
          <w:iCs/>
        </w:rPr>
        <w:t xml:space="preserve">: </w:t>
      </w:r>
      <w:r w:rsidRPr="00F12D18">
        <w:rPr>
          <w:b w:val="0"/>
          <w:bCs w:val="0"/>
          <w:i/>
          <w:iCs/>
          <w:color w:val="000000" w:themeColor="text1"/>
          <w:sz w:val="22"/>
          <w:szCs w:val="22"/>
        </w:rPr>
        <w:t>KDE plot showing distributions of canopy height between groups of ALS data</w:t>
      </w:r>
      <w:r>
        <w:rPr>
          <w:b w:val="0"/>
          <w:bCs w:val="0"/>
          <w:i/>
          <w:iCs/>
          <w:color w:val="000000" w:themeColor="text1"/>
          <w:sz w:val="22"/>
          <w:szCs w:val="22"/>
        </w:rPr>
        <w:t xml:space="preserve"> extracted within simulated segments spread across entire study area</w:t>
      </w:r>
      <w:r w:rsidRPr="00F12D18">
        <w:rPr>
          <w:b w:val="0"/>
          <w:bCs w:val="0"/>
          <w:i/>
          <w:iCs/>
          <w:color w:val="000000" w:themeColor="text1"/>
          <w:sz w:val="22"/>
          <w:szCs w:val="22"/>
        </w:rPr>
        <w:t xml:space="preserve">. Distributions </w:t>
      </w:r>
      <w:r>
        <w:rPr>
          <w:b w:val="0"/>
          <w:bCs w:val="0"/>
          <w:i/>
          <w:iCs/>
          <w:color w:val="000000" w:themeColor="text1"/>
          <w:sz w:val="22"/>
          <w:szCs w:val="22"/>
        </w:rPr>
        <w:t>colors correspond to the simulated year of collection</w:t>
      </w:r>
      <w:r w:rsidRPr="00F12D18">
        <w:rPr>
          <w:b w:val="0"/>
          <w:bCs w:val="0"/>
          <w:i/>
          <w:iCs/>
          <w:color w:val="000000" w:themeColor="text1"/>
          <w:sz w:val="22"/>
          <w:szCs w:val="22"/>
        </w:rPr>
        <w:t>. Dashed vertical lines indicate median canopy height values for each distribution.</w:t>
      </w:r>
    </w:p>
    <w:p w14:paraId="69E23A86" w14:textId="77777777" w:rsidR="002B7F9A" w:rsidRPr="00595F83" w:rsidRDefault="002B7F9A" w:rsidP="002B7F9A">
      <w:pPr>
        <w:spacing w:line="360" w:lineRule="auto"/>
        <w:ind w:firstLine="360"/>
      </w:pPr>
      <w:r w:rsidRPr="00595F83">
        <w:t xml:space="preserve">The Anderson-Darling test was </w:t>
      </w:r>
      <w:r>
        <w:t xml:space="preserve">again </w:t>
      </w:r>
      <w:r w:rsidRPr="00595F83">
        <w:t xml:space="preserve">performed using a null hypothesis that ALS data </w:t>
      </w:r>
      <w:r>
        <w:t xml:space="preserve">across the population of study area forests </w:t>
      </w:r>
      <w:r w:rsidRPr="00595F83">
        <w:t xml:space="preserve">came from the normal distribution. </w:t>
      </w:r>
      <w:r>
        <w:t>A</w:t>
      </w:r>
      <w:r w:rsidRPr="00595F83">
        <w:t xml:space="preserve"> resulting p-value &lt; 0.001 and Anderson-Darling statistic of </w:t>
      </w:r>
      <w:r>
        <w:t>241.86 indicate that the population of forest heights is</w:t>
      </w:r>
      <w:r w:rsidRPr="00595F83">
        <w:t xml:space="preserve"> not normally distributed. </w:t>
      </w:r>
    </w:p>
    <w:p w14:paraId="26EC0C6F" w14:textId="77777777" w:rsidR="002B7F9A" w:rsidRDefault="002B7F9A" w:rsidP="002B7F9A">
      <w:pPr>
        <w:spacing w:line="360" w:lineRule="auto"/>
        <w:ind w:firstLine="360"/>
      </w:pPr>
      <w:r w:rsidRPr="00595F83">
        <w:t xml:space="preserve">Bootstrapped TOST </w:t>
      </w:r>
      <w:r>
        <w:t>show that</w:t>
      </w:r>
      <w:r w:rsidRPr="00595F83">
        <w:t xml:space="preserve"> all groups of ALS data </w:t>
      </w:r>
      <w:r>
        <w:t xml:space="preserve">across the population </w:t>
      </w:r>
      <w:r w:rsidRPr="00595F83">
        <w:t>are practically equivalen</w:t>
      </w:r>
      <w:r>
        <w:t>t</w:t>
      </w:r>
      <w:r w:rsidRPr="00595F83">
        <w:t xml:space="preserve"> </w:t>
      </w:r>
      <w:r>
        <w:t>within half a meter of canopy height (</w:t>
      </w:r>
      <w:r w:rsidRPr="00595F83">
        <w:t>Figure 1</w:t>
      </w:r>
      <w:r>
        <w:t>3</w:t>
      </w:r>
      <w:r w:rsidRPr="00595F83">
        <w:t>)</w:t>
      </w:r>
      <w:r>
        <w:t xml:space="preserve">, </w:t>
      </w:r>
      <w:r w:rsidRPr="00595F83">
        <w:t xml:space="preserve">as below </w:t>
      </w:r>
      <w:r>
        <w:t xml:space="preserve">this </w:t>
      </w:r>
      <w:r w:rsidRPr="00595F83">
        <w:t>bound</w:t>
      </w:r>
      <w:r>
        <w:t xml:space="preserve"> no groups </w:t>
      </w:r>
      <w:r w:rsidRPr="00595F83">
        <w:t xml:space="preserve">demonstrate equivalence. </w:t>
      </w:r>
    </w:p>
    <w:p w14:paraId="48A5CB6D" w14:textId="77777777" w:rsidR="002B7F9A" w:rsidRDefault="002B7F9A" w:rsidP="002B7F9A">
      <w:pPr>
        <w:keepNext/>
        <w:spacing w:line="360" w:lineRule="auto"/>
        <w:jc w:val="center"/>
      </w:pPr>
      <w:r>
        <w:rPr>
          <w:noProof/>
        </w:rPr>
        <w:lastRenderedPageBreak/>
        <w:drawing>
          <wp:inline distT="0" distB="0" distL="0" distR="0" wp14:anchorId="4D23AA42" wp14:editId="6C477DCA">
            <wp:extent cx="5120640" cy="3200400"/>
            <wp:effectExtent l="0" t="0" r="3810" b="0"/>
            <wp:docPr id="1702228981" name="Picture 5" descr="A group of green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8981" name="Picture 5" descr="A group of green and red squar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02CA132C" w14:textId="0848AB2C" w:rsidR="002B7F9A" w:rsidRDefault="002B7F9A" w:rsidP="001F7AF2">
      <w:pPr>
        <w:pStyle w:val="Caption"/>
        <w:spacing w:line="360" w:lineRule="auto"/>
        <w:rPr>
          <w:b w:val="0"/>
          <w:bCs w:val="0"/>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A92D02">
        <w:rPr>
          <w:b w:val="0"/>
          <w:bCs w:val="0"/>
          <w:i/>
          <w:iCs/>
          <w:noProof/>
        </w:rPr>
        <w:t>13</w:t>
      </w:r>
      <w:r w:rsidRPr="006D7784">
        <w:rPr>
          <w:b w:val="0"/>
          <w:bCs w:val="0"/>
          <w:i/>
          <w:iCs/>
        </w:rPr>
        <w:fldChar w:fldCharType="end"/>
      </w:r>
      <w:r w:rsidRPr="006D7784">
        <w:rPr>
          <w:b w:val="0"/>
          <w:bCs w:val="0"/>
          <w:i/>
          <w:iCs/>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37AF9819" w14:textId="0D6E6587" w:rsidR="000542A1" w:rsidRDefault="008638FC" w:rsidP="006D7784">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6"/>
      <w:r w:rsidR="006422DB">
        <w:rPr>
          <w:b/>
          <w:bCs/>
        </w:rPr>
        <w:t>FIA-Derived Canopy Height Change</w:t>
      </w:r>
    </w:p>
    <w:p w14:paraId="203E18F6" w14:textId="5DEA1123" w:rsidR="0008020F" w:rsidRDefault="00595F83" w:rsidP="0008020F">
      <w:pPr>
        <w:spacing w:line="360" w:lineRule="auto"/>
        <w:ind w:firstLine="360"/>
      </w:pPr>
      <w:r w:rsidRPr="00595F83">
        <w:t xml:space="preserve">Table 1 shows the summary statistics for </w:t>
      </w:r>
      <w:r w:rsidR="005918D9" w:rsidRPr="00595F83">
        <w:t>total height increment</w:t>
      </w:r>
      <w:r w:rsidR="005918D9">
        <w:t xml:space="preserve">, </w:t>
      </w:r>
      <w:r w:rsidR="005918D9" w:rsidRPr="00595F83">
        <w:t>actual height increment</w:t>
      </w:r>
      <w:r w:rsidR="005918D9">
        <w:t xml:space="preserve">, total height change, and actual height net change. Values are highly similar between total and actual </w:t>
      </w:r>
      <w:r w:rsidRPr="00595F83">
        <w:t>height change and increment.</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Layout w:type="fixed"/>
        <w:tblLook w:val="04A0" w:firstRow="1" w:lastRow="0" w:firstColumn="1" w:lastColumn="0" w:noHBand="0" w:noVBand="1"/>
      </w:tblPr>
      <w:tblGrid>
        <w:gridCol w:w="2965"/>
        <w:gridCol w:w="1530"/>
        <w:gridCol w:w="630"/>
        <w:gridCol w:w="900"/>
        <w:gridCol w:w="990"/>
        <w:gridCol w:w="810"/>
        <w:gridCol w:w="900"/>
        <w:gridCol w:w="988"/>
      </w:tblGrid>
      <w:tr w:rsidR="00343F34" w14:paraId="3355EA0C" w14:textId="77777777" w:rsidTr="00343F34">
        <w:trPr>
          <w:trHeight w:val="432"/>
        </w:trPr>
        <w:tc>
          <w:tcPr>
            <w:tcW w:w="2965" w:type="dxa"/>
            <w:shd w:val="clear" w:color="auto" w:fill="D9D9D9" w:themeFill="background1" w:themeFillShade="D9"/>
          </w:tcPr>
          <w:p w14:paraId="694983E2" w14:textId="384E3BD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Variable</w:t>
            </w:r>
          </w:p>
        </w:tc>
        <w:tc>
          <w:tcPr>
            <w:tcW w:w="1530" w:type="dxa"/>
            <w:shd w:val="clear" w:color="auto" w:fill="D9D9D9" w:themeFill="background1" w:themeFillShade="D9"/>
          </w:tcPr>
          <w:p w14:paraId="58E448D0" w14:textId="52B6367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Units</w:t>
            </w:r>
          </w:p>
        </w:tc>
        <w:tc>
          <w:tcPr>
            <w:tcW w:w="630" w:type="dxa"/>
            <w:shd w:val="clear" w:color="auto" w:fill="D9D9D9" w:themeFill="background1" w:themeFillShade="D9"/>
          </w:tcPr>
          <w:p w14:paraId="44555CA7" w14:textId="1C328350"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Min.</w:t>
            </w:r>
          </w:p>
        </w:tc>
        <w:tc>
          <w:tcPr>
            <w:tcW w:w="900" w:type="dxa"/>
            <w:shd w:val="clear" w:color="auto" w:fill="D9D9D9" w:themeFill="background1" w:themeFillShade="D9"/>
          </w:tcPr>
          <w:p w14:paraId="19D04D8F" w14:textId="5BE18BF4"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1</w:t>
            </w:r>
            <w:r w:rsidRPr="00343F34">
              <w:rPr>
                <w:rFonts w:ascii="Times New Roman" w:hAnsi="Times New Roman"/>
                <w:b/>
                <w:bCs/>
                <w:sz w:val="20"/>
                <w:szCs w:val="20"/>
                <w:vertAlign w:val="superscript"/>
              </w:rPr>
              <w:t>st</w:t>
            </w:r>
            <w:r w:rsidRPr="00343F34">
              <w:rPr>
                <w:rFonts w:ascii="Times New Roman" w:hAnsi="Times New Roman"/>
                <w:b/>
                <w:bCs/>
                <w:sz w:val="20"/>
                <w:szCs w:val="20"/>
              </w:rPr>
              <w:t xml:space="preserve"> Qu.</w:t>
            </w:r>
          </w:p>
        </w:tc>
        <w:tc>
          <w:tcPr>
            <w:tcW w:w="990" w:type="dxa"/>
            <w:shd w:val="clear" w:color="auto" w:fill="D9D9D9" w:themeFill="background1" w:themeFillShade="D9"/>
          </w:tcPr>
          <w:p w14:paraId="673C2716" w14:textId="174B825A"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Median</w:t>
            </w:r>
          </w:p>
        </w:tc>
        <w:tc>
          <w:tcPr>
            <w:tcW w:w="810" w:type="dxa"/>
            <w:shd w:val="clear" w:color="auto" w:fill="D9D9D9" w:themeFill="background1" w:themeFillShade="D9"/>
          </w:tcPr>
          <w:p w14:paraId="09B4636B" w14:textId="0D0C197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Mean</w:t>
            </w:r>
          </w:p>
        </w:tc>
        <w:tc>
          <w:tcPr>
            <w:tcW w:w="900" w:type="dxa"/>
            <w:shd w:val="clear" w:color="auto" w:fill="D9D9D9" w:themeFill="background1" w:themeFillShade="D9"/>
          </w:tcPr>
          <w:p w14:paraId="6856ACFA" w14:textId="4533C6D6"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3</w:t>
            </w:r>
            <w:r w:rsidRPr="00343F34">
              <w:rPr>
                <w:rFonts w:ascii="Times New Roman" w:hAnsi="Times New Roman"/>
                <w:b/>
                <w:bCs/>
                <w:sz w:val="20"/>
                <w:szCs w:val="20"/>
                <w:vertAlign w:val="superscript"/>
              </w:rPr>
              <w:t>rd</w:t>
            </w:r>
            <w:r w:rsidRPr="00343F34">
              <w:rPr>
                <w:rFonts w:ascii="Times New Roman" w:hAnsi="Times New Roman"/>
                <w:b/>
                <w:bCs/>
                <w:sz w:val="20"/>
                <w:szCs w:val="20"/>
              </w:rPr>
              <w:t xml:space="preserve"> Qu.</w:t>
            </w:r>
          </w:p>
        </w:tc>
        <w:tc>
          <w:tcPr>
            <w:tcW w:w="988" w:type="dxa"/>
            <w:shd w:val="clear" w:color="auto" w:fill="D9D9D9" w:themeFill="background1" w:themeFillShade="D9"/>
          </w:tcPr>
          <w:p w14:paraId="6036D9FF" w14:textId="02589B0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Max.</w:t>
            </w:r>
          </w:p>
        </w:tc>
      </w:tr>
      <w:tr w:rsidR="00343F34" w14:paraId="7F1E0E19" w14:textId="77777777" w:rsidTr="00343F34">
        <w:trPr>
          <w:trHeight w:val="407"/>
        </w:trPr>
        <w:tc>
          <w:tcPr>
            <w:tcW w:w="2965" w:type="dxa"/>
          </w:tcPr>
          <w:p w14:paraId="0200A31B" w14:textId="529DE47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Total Height Increment</w:t>
            </w:r>
          </w:p>
        </w:tc>
        <w:tc>
          <w:tcPr>
            <w:tcW w:w="1530" w:type="dxa"/>
          </w:tcPr>
          <w:p w14:paraId="0E84A25F" w14:textId="7E6B431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6D7E06FE" w14:textId="48CA289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16DF235B" w14:textId="457D5E6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095C25D1" w14:textId="25EC9B8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0.37</w:t>
            </w:r>
          </w:p>
        </w:tc>
        <w:tc>
          <w:tcPr>
            <w:tcW w:w="810" w:type="dxa"/>
          </w:tcPr>
          <w:p w14:paraId="2F23688B" w14:textId="5966221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7C6E5703" w14:textId="2290BE5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300D08F9" w14:textId="1C926229"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71A7A1D9" w14:textId="77777777" w:rsidTr="00343F34">
        <w:trPr>
          <w:trHeight w:val="407"/>
        </w:trPr>
        <w:tc>
          <w:tcPr>
            <w:tcW w:w="2965" w:type="dxa"/>
          </w:tcPr>
          <w:p w14:paraId="3F0FC686" w14:textId="5D81834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Actual Height Increment</w:t>
            </w:r>
          </w:p>
        </w:tc>
        <w:tc>
          <w:tcPr>
            <w:tcW w:w="1530" w:type="dxa"/>
          </w:tcPr>
          <w:p w14:paraId="226989A3" w14:textId="0561E1A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5B3FDCD1" w14:textId="1155C4B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C072B79" w14:textId="60026E5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7A1B89DC" w14:textId="576D018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0.38</w:t>
            </w:r>
          </w:p>
        </w:tc>
        <w:tc>
          <w:tcPr>
            <w:tcW w:w="810" w:type="dxa"/>
          </w:tcPr>
          <w:p w14:paraId="0D84B303" w14:textId="23DA1D7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36D437C2" w14:textId="503EC07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066BD3C3" w14:textId="3A17FD3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4949E725" w14:textId="77777777" w:rsidTr="00343F34">
        <w:trPr>
          <w:trHeight w:val="407"/>
        </w:trPr>
        <w:tc>
          <w:tcPr>
            <w:tcW w:w="2965" w:type="dxa"/>
          </w:tcPr>
          <w:p w14:paraId="46F90302" w14:textId="06986943"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Total Height Net Change</w:t>
            </w:r>
          </w:p>
        </w:tc>
        <w:tc>
          <w:tcPr>
            <w:tcW w:w="1530" w:type="dxa"/>
          </w:tcPr>
          <w:p w14:paraId="2350E75A" w14:textId="3C9F5FF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59F54342" w14:textId="45D1F92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1222B85" w14:textId="09266735"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0.90</w:t>
            </w:r>
          </w:p>
        </w:tc>
        <w:tc>
          <w:tcPr>
            <w:tcW w:w="990" w:type="dxa"/>
          </w:tcPr>
          <w:p w14:paraId="06EC606A" w14:textId="19ABE320"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2.25</w:t>
            </w:r>
          </w:p>
        </w:tc>
        <w:tc>
          <w:tcPr>
            <w:tcW w:w="810" w:type="dxa"/>
          </w:tcPr>
          <w:p w14:paraId="353B86D8" w14:textId="2ABA2CF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2.69</w:t>
            </w:r>
          </w:p>
        </w:tc>
        <w:tc>
          <w:tcPr>
            <w:tcW w:w="900" w:type="dxa"/>
          </w:tcPr>
          <w:p w14:paraId="47B0D91F" w14:textId="04C4B131"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66864D21" w14:textId="21D2E46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r w:rsidR="00343F34" w14:paraId="76B5DD5C" w14:textId="77777777" w:rsidTr="00343F34">
        <w:trPr>
          <w:trHeight w:val="418"/>
        </w:trPr>
        <w:tc>
          <w:tcPr>
            <w:tcW w:w="2965" w:type="dxa"/>
          </w:tcPr>
          <w:p w14:paraId="33354F75" w14:textId="7D8C4B0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Actual Height Net Change</w:t>
            </w:r>
          </w:p>
        </w:tc>
        <w:tc>
          <w:tcPr>
            <w:tcW w:w="1530" w:type="dxa"/>
          </w:tcPr>
          <w:p w14:paraId="251D74C7" w14:textId="6C9EEC0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1F360D41" w14:textId="71C81D6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77A7309B" w14:textId="62791A3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0.91</w:t>
            </w:r>
          </w:p>
        </w:tc>
        <w:tc>
          <w:tcPr>
            <w:tcW w:w="990" w:type="dxa"/>
          </w:tcPr>
          <w:p w14:paraId="64009AC6" w14:textId="745A312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2.26</w:t>
            </w:r>
          </w:p>
        </w:tc>
        <w:tc>
          <w:tcPr>
            <w:tcW w:w="810" w:type="dxa"/>
          </w:tcPr>
          <w:p w14:paraId="063E9080" w14:textId="6F596EFE"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2.70</w:t>
            </w:r>
          </w:p>
        </w:tc>
        <w:tc>
          <w:tcPr>
            <w:tcW w:w="900" w:type="dxa"/>
          </w:tcPr>
          <w:p w14:paraId="293A2790" w14:textId="4B8D85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370C8778" w14:textId="6CF9D2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bl>
    <w:p w14:paraId="69C20A45" w14:textId="526107EA"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xml:space="preserve">, </w:t>
      </w:r>
      <w:r w:rsidR="00BA1401" w:rsidRPr="00BA1401">
        <w:lastRenderedPageBreak/>
        <w:t xml:space="preserve">one can </w:t>
      </w:r>
      <w:r w:rsidR="00287510">
        <w:t xml:space="preserve">generally </w:t>
      </w:r>
      <w:r w:rsidR="00BA1401" w:rsidRPr="00BA1401">
        <w:t>expect an additional 0.</w:t>
      </w:r>
      <w:r w:rsidR="00561248">
        <w:t>3</w:t>
      </w:r>
      <w:r w:rsidR="00287510">
        <w:t>8</w:t>
      </w:r>
      <w:r w:rsidR="00561248">
        <w:t xml:space="preserve"> </w:t>
      </w:r>
      <w:r w:rsidR="00BA1401" w:rsidRPr="00BA1401">
        <w:t>meters of growth in actual tree height</w:t>
      </w:r>
      <w:r w:rsidR="00287510">
        <w:t xml:space="preserve"> each year</w:t>
      </w:r>
      <w:r w:rsidR="00BA1401" w:rsidRPr="00BA1401">
        <w:t>.</w:t>
      </w:r>
    </w:p>
    <w:p w14:paraId="37C66067" w14:textId="77777777" w:rsidR="00287510" w:rsidRDefault="00287510" w:rsidP="00287510">
      <w:pPr>
        <w:keepNext/>
        <w:spacing w:line="360" w:lineRule="auto"/>
      </w:pPr>
      <w:r>
        <w:rPr>
          <w:noProof/>
        </w:rPr>
        <w:drawing>
          <wp:inline distT="0" distB="0" distL="0" distR="0" wp14:anchorId="4D3E9367" wp14:editId="4D651118">
            <wp:extent cx="5120640" cy="3200400"/>
            <wp:effectExtent l="0" t="0" r="3810" b="0"/>
            <wp:docPr id="67098891" name="Picture 5" descr="A graph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91" name="Picture 5" descr="A graph of a heigh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5CF3A8D" w14:textId="4B6A43F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A92D02">
        <w:rPr>
          <w:b w:val="0"/>
          <w:bCs w:val="0"/>
          <w:i/>
          <w:iCs/>
          <w:noProof/>
          <w:sz w:val="22"/>
          <w:szCs w:val="22"/>
        </w:rPr>
        <w:t>14</w:t>
      </w:r>
      <w:r w:rsidRPr="00287510">
        <w:rPr>
          <w:b w:val="0"/>
          <w:bCs w:val="0"/>
          <w:i/>
          <w:iCs/>
          <w:sz w:val="22"/>
          <w:szCs w:val="22"/>
        </w:rPr>
        <w:fldChar w:fldCharType="end"/>
      </w:r>
      <w:r>
        <w:rPr>
          <w:b w:val="0"/>
          <w:bCs w:val="0"/>
          <w:i/>
          <w:iCs/>
          <w:sz w:val="22"/>
          <w:szCs w:val="22"/>
        </w:rPr>
        <w:t xml:space="preserve">: Distribution of actual height increment values from </w:t>
      </w:r>
      <w:r w:rsidRPr="00287510">
        <w:rPr>
          <w:b w:val="0"/>
          <w:bCs w:val="0"/>
          <w:i/>
          <w:iCs/>
          <w:sz w:val="22"/>
          <w:szCs w:val="22"/>
        </w:rPr>
        <w:t>FIA remeasurement plots with kernel density estimate overlaid on histogram. Red line indicates median actual height increment value</w:t>
      </w:r>
      <w:r>
        <w:rPr>
          <w:b w:val="0"/>
          <w:bCs w:val="0"/>
          <w:i/>
          <w:iCs/>
          <w:sz w:val="22"/>
          <w:szCs w:val="22"/>
        </w:rPr>
        <w:t>.</w:t>
      </w:r>
    </w:p>
    <w:p w14:paraId="73FCAD9E" w14:textId="3254823F" w:rsidR="00BA1401" w:rsidRDefault="00BA1401" w:rsidP="00287510">
      <w:pPr>
        <w:spacing w:line="360" w:lineRule="auto"/>
        <w:ind w:firstLine="360"/>
      </w:pPr>
      <w:r w:rsidRPr="00BA1401">
        <w:t xml:space="preserve">Finally, Figure 12 shows the distribution of values for </w:t>
      </w:r>
      <w:r w:rsidR="00287510">
        <w:t xml:space="preserve">net change in actual height over six </w:t>
      </w:r>
      <w:r w:rsidRPr="00BA1401">
        <w:t>year</w:t>
      </w:r>
      <w:r w:rsidR="00287510">
        <w:t xml:space="preserve">s. This distribution is centered at 2.26 meters with a strong right skew, with values ranging from 0 to 14.4 meters of tree growth in a </w:t>
      </w:r>
      <w:r w:rsidR="00DF240C">
        <w:t>6-year</w:t>
      </w:r>
      <w:r w:rsidR="00287510">
        <w:t xml:space="preserve"> period.</w:t>
      </w:r>
    </w:p>
    <w:p w14:paraId="4832E9BD" w14:textId="77777777" w:rsidR="00287510" w:rsidRDefault="00287510" w:rsidP="00287510">
      <w:pPr>
        <w:keepNext/>
        <w:spacing w:line="360" w:lineRule="auto"/>
        <w:jc w:val="center"/>
      </w:pPr>
      <w:r>
        <w:rPr>
          <w:noProof/>
        </w:rPr>
        <w:lastRenderedPageBreak/>
        <w:drawing>
          <wp:inline distT="0" distB="0" distL="0" distR="0" wp14:anchorId="5D222878" wp14:editId="2645589C">
            <wp:extent cx="5120640" cy="3200400"/>
            <wp:effectExtent l="0" t="0" r="3810" b="0"/>
            <wp:docPr id="626606873" name="Picture 6" descr="A graph of height of a net ch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873" name="Picture 6" descr="A graph of height of a net chang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6842CD2F" w14:textId="6A0B8D8A"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A92D02">
        <w:rPr>
          <w:b w:val="0"/>
          <w:bCs w:val="0"/>
          <w:i/>
          <w:iCs/>
          <w:noProof/>
          <w:sz w:val="22"/>
          <w:szCs w:val="22"/>
        </w:rPr>
        <w:t>15</w:t>
      </w:r>
      <w:r w:rsidRPr="00287510">
        <w:rPr>
          <w:b w:val="0"/>
          <w:bCs w:val="0"/>
          <w:i/>
          <w:iCs/>
          <w:sz w:val="22"/>
          <w:szCs w:val="22"/>
        </w:rPr>
        <w:fldChar w:fldCharType="end"/>
      </w:r>
      <w:r w:rsidRPr="00287510">
        <w:rPr>
          <w:b w:val="0"/>
          <w:bCs w:val="0"/>
          <w:i/>
          <w:iCs/>
          <w:sz w:val="22"/>
          <w:szCs w:val="22"/>
        </w:rPr>
        <w:t xml:space="preserve">: Distribution of </w:t>
      </w:r>
      <w:r>
        <w:rPr>
          <w:b w:val="0"/>
          <w:bCs w:val="0"/>
          <w:i/>
          <w:iCs/>
          <w:sz w:val="22"/>
          <w:szCs w:val="22"/>
        </w:rPr>
        <w:t xml:space="preserve">six-year net change in </w:t>
      </w:r>
      <w:r w:rsidRPr="00287510">
        <w:rPr>
          <w:b w:val="0"/>
          <w:bCs w:val="0"/>
          <w:i/>
          <w:iCs/>
          <w:sz w:val="22"/>
          <w:szCs w:val="22"/>
        </w:rPr>
        <w:t>actual</w:t>
      </w:r>
      <w:r>
        <w:rPr>
          <w:b w:val="0"/>
          <w:bCs w:val="0"/>
          <w:i/>
          <w:iCs/>
          <w:sz w:val="22"/>
          <w:szCs w:val="22"/>
        </w:rPr>
        <w:t xml:space="preserve"> height from </w:t>
      </w:r>
      <w:r w:rsidRPr="00287510">
        <w:rPr>
          <w:b w:val="0"/>
          <w:bCs w:val="0"/>
          <w:i/>
          <w:iCs/>
          <w:color w:val="000000" w:themeColor="text1"/>
          <w:sz w:val="22"/>
          <w:szCs w:val="22"/>
        </w:rPr>
        <w:t>FIA remeasurement plots with kernel density estimate overlaid on histogram. Red line indicates median actual height increment value</w:t>
      </w:r>
    </w:p>
    <w:p w14:paraId="666AC887" w14:textId="3F8AD71A" w:rsidR="000542A1" w:rsidRDefault="008638FC" w:rsidP="00287510">
      <w:pPr>
        <w:numPr>
          <w:ilvl w:val="1"/>
          <w:numId w:val="9"/>
        </w:numPr>
        <w:spacing w:line="360" w:lineRule="auto"/>
        <w:rPr>
          <w:b/>
          <w:bCs/>
        </w:rPr>
      </w:pPr>
      <w:bookmarkStart w:id="57" w:name="_Toc195460515"/>
      <w:r>
        <w:rPr>
          <w:b/>
          <w:bCs/>
        </w:rPr>
        <w:t>Phase</w:t>
      </w:r>
      <w:r w:rsidR="003E5D6A" w:rsidRPr="00FA3903">
        <w:rPr>
          <w:b/>
          <w:bCs/>
        </w:rPr>
        <w:t xml:space="preserve"> </w:t>
      </w:r>
      <w:r w:rsidR="000542A1" w:rsidRPr="00FA3903">
        <w:rPr>
          <w:b/>
          <w:bCs/>
        </w:rPr>
        <w:t>4: Assessing Canopy Height Change with ATL08</w:t>
      </w:r>
      <w:bookmarkEnd w:id="57"/>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r w:rsidR="002A03A2">
        <w:t>show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58" w:name="_Toc195197923"/>
      <w:bookmarkStart w:id="59" w:name="_Toc195198130"/>
      <w:bookmarkStart w:id="60"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2019-demonstrate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A6735C">
        <w:tc>
          <w:tcPr>
            <w:tcW w:w="2661" w:type="dxa"/>
            <w:shd w:val="clear" w:color="auto" w:fill="D9D9D9" w:themeFill="background1" w:themeFillShade="D9"/>
          </w:tcPr>
          <w:p w14:paraId="675D322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A6735C">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A6735C">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A6735C">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A6735C">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A6735C">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A6735C">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A6735C">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A6735C">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A6735C">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A6735C">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A6735C">
        <w:tc>
          <w:tcPr>
            <w:tcW w:w="2661" w:type="dxa"/>
            <w:shd w:val="clear" w:color="auto" w:fill="D9D9D9" w:themeFill="background1" w:themeFillShade="D9"/>
          </w:tcPr>
          <w:p w14:paraId="1FA4D35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A6735C">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A6735C">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A6735C">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A6735C">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A6735C">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A6735C">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A6735C">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A6735C">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A6735C">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A6735C">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A6735C">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A6735C">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58"/>
      <w:bookmarkEnd w:id="59"/>
      <w:bookmarkEnd w:id="60"/>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61"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62"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63" w:author="Poncy, William" w:date="2025-03-31T15:58:00Z">
        <w:r w:rsidR="00A67663" w:rsidDel="00D61D87">
          <w:delText>equivalence of</w:delText>
        </w:r>
      </w:del>
      <w:ins w:id="64" w:author="Poncy, William" w:date="2025-03-31T15:58:00Z">
        <w:r w:rsidR="00A67663">
          <w:t>equivalence</w:t>
        </w:r>
      </w:ins>
      <w:r w:rsidR="00A67663">
        <w:t xml:space="preserve"> </w:t>
      </w:r>
      <w:del w:id="65" w:author="Poncy, William" w:date="2025-03-31T15:58:00Z">
        <w:r w:rsidR="00A67663" w:rsidDel="00D61D87">
          <w:delText xml:space="preserve">with </w:delText>
        </w:r>
      </w:del>
      <w:ins w:id="66" w:author="Poncy, William" w:date="2025-03-31T15:58:00Z">
        <w:r w:rsidR="00A67663">
          <w:t xml:space="preserve">to </w:t>
        </w:r>
      </w:ins>
      <w:r w:rsidR="00A67663">
        <w:t>each other within an even tighter 1-meter margin.</w:t>
      </w:r>
      <w:del w:id="67" w:author="Poncy, William" w:date="2025-03-31T16:00:00Z">
        <w:r w:rsidR="00A67663" w:rsidDel="00FD2CC7">
          <w:delText xml:space="preserve"> (Figure 10).</w:delText>
        </w:r>
      </w:del>
      <w:del w:id="68"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69" w:author="Poncy, William" w:date="2025-03-31T16:00:00Z">
        <w:r>
          <w:t xml:space="preserve">Table 6 shows the </w:t>
        </w:r>
      </w:ins>
      <w:r>
        <w:t xml:space="preserve">count and </w:t>
      </w:r>
      <w:ins w:id="70" w:author="Poncy, William" w:date="2025-03-31T16:00:00Z">
        <w:r>
          <w:t xml:space="preserve">proportion of </w:t>
        </w:r>
      </w:ins>
      <w:r w:rsidR="00911389">
        <w:t>segments</w:t>
      </w:r>
      <w:ins w:id="71" w:author="Poncy, William" w:date="2025-03-31T16:00:00Z">
        <w:r>
          <w:t xml:space="preserve"> </w:t>
        </w:r>
      </w:ins>
      <w:r w:rsidR="004B7332">
        <w:t>within each group</w:t>
      </w:r>
      <w:ins w:id="72" w:author="Poncy, William" w:date="2025-03-31T16:00:00Z">
        <w:r>
          <w:t xml:space="preserve">. </w:t>
        </w:r>
      </w:ins>
      <w:r>
        <w:t xml:space="preserve">Since these </w:t>
      </w:r>
      <w:ins w:id="73"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74"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75"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76" w:author="Poncy, William" w:date="2025-03-31T16:01:00Z">
              <w:r w:rsidRPr="001036BC">
                <w:rPr>
                  <w:rFonts w:eastAsia="Calibri"/>
                  <w:b/>
                  <w:bCs/>
                  <w:sz w:val="22"/>
                  <w:szCs w:val="22"/>
                </w:rPr>
                <w:t xml:space="preserve"> of </w:t>
              </w:r>
            </w:ins>
            <w:r w:rsidR="00911389">
              <w:rPr>
                <w:rFonts w:eastAsia="Calibri"/>
                <w:b/>
                <w:bCs/>
                <w:sz w:val="22"/>
                <w:szCs w:val="22"/>
              </w:rPr>
              <w:t>Segments</w:t>
            </w:r>
            <w:ins w:id="77" w:author="Poncy, William" w:date="2025-03-31T16:01:00Z">
              <w:r w:rsidRPr="001036BC" w:rsidDel="00FD2CC7">
                <w:rPr>
                  <w:rFonts w:eastAsia="Calibri"/>
                  <w:b/>
                  <w:bCs/>
                  <w:sz w:val="22"/>
                  <w:szCs w:val="22"/>
                </w:rPr>
                <w:t xml:space="preserve"> </w:t>
              </w:r>
            </w:ins>
            <w:del w:id="78"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79" w:author="Poncy, William" w:date="2025-03-31T15:53:00Z">
              <w:r w:rsidRPr="001036BC">
                <w:rPr>
                  <w:rFonts w:eastAsia="Calibri"/>
                  <w:b/>
                  <w:bCs/>
                  <w:color w:val="000000"/>
                  <w:sz w:val="22"/>
                  <w:szCs w:val="22"/>
                </w:rPr>
                <w:t xml:space="preserve">Proportion of </w:t>
              </w:r>
            </w:ins>
            <w:ins w:id="80" w:author="Poncy, William" w:date="2025-03-31T15:54:00Z">
              <w:r w:rsidRPr="001036BC">
                <w:rPr>
                  <w:rFonts w:eastAsia="Calibri"/>
                  <w:b/>
                  <w:bCs/>
                  <w:color w:val="000000"/>
                  <w:sz w:val="22"/>
                  <w:szCs w:val="22"/>
                </w:rPr>
                <w:t>Total</w:t>
              </w:r>
            </w:ins>
            <w:ins w:id="81" w:author="Poncy, William" w:date="2025-03-31T15:57:00Z">
              <w:r w:rsidRPr="001036BC">
                <w:rPr>
                  <w:rFonts w:eastAsia="Calibri"/>
                  <w:b/>
                  <w:bCs/>
                  <w:color w:val="000000"/>
                  <w:sz w:val="22"/>
                  <w:szCs w:val="22"/>
                </w:rPr>
                <w:t xml:space="preserve"> (</w:t>
              </w:r>
            </w:ins>
            <w:ins w:id="82" w:author="Poncy, William" w:date="2025-03-31T15:58:00Z">
              <w:r w:rsidRPr="001036BC">
                <w:rPr>
                  <w:rFonts w:eastAsia="Calibri"/>
                  <w:b/>
                  <w:bCs/>
                  <w:color w:val="000000"/>
                  <w:sz w:val="22"/>
                  <w:szCs w:val="22"/>
                </w:rPr>
                <w:t>%</w:t>
              </w:r>
            </w:ins>
            <w:ins w:id="83"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84"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85"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86"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87"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88"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89"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6F7115C7"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A92D02">
        <w:rPr>
          <w:b w:val="0"/>
          <w:bCs w:val="0"/>
          <w:i/>
          <w:iCs/>
          <w:noProof/>
          <w:sz w:val="22"/>
          <w:szCs w:val="22"/>
        </w:rPr>
        <w:t>16</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4A990856"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A92D02">
        <w:rPr>
          <w:b w:val="0"/>
          <w:bCs w:val="0"/>
          <w:i/>
          <w:iCs/>
          <w:noProof/>
          <w:sz w:val="22"/>
          <w:szCs w:val="22"/>
        </w:rPr>
        <w:t>17</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64521F49">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38E30B80"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A92D02">
        <w:rPr>
          <w:b w:val="0"/>
          <w:bCs w:val="0"/>
          <w:i/>
          <w:iCs/>
          <w:noProof/>
          <w:sz w:val="22"/>
          <w:szCs w:val="22"/>
        </w:rPr>
        <w:t>18</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0" w:name="_Toc195197924"/>
      <w:bookmarkStart w:id="91" w:name="_Toc195198131"/>
      <w:bookmarkStart w:id="92" w:name="_Toc195460517"/>
      <w:r w:rsidRPr="00FA3903">
        <w:rPr>
          <w:b/>
          <w:bCs/>
        </w:rPr>
        <w:t>Conclusion</w:t>
      </w:r>
      <w:bookmarkEnd w:id="90"/>
      <w:bookmarkEnd w:id="91"/>
      <w:bookmarkEnd w:id="92"/>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93" w:name="_Toc195197925"/>
      <w:bookmarkStart w:id="94" w:name="_Toc195198132"/>
      <w:bookmarkStart w:id="95" w:name="_Toc195460518"/>
      <w:r>
        <w:rPr>
          <w:b/>
          <w:bCs/>
        </w:rPr>
        <w:br w:type="page"/>
      </w:r>
      <w:r w:rsidR="00DE60C7" w:rsidRPr="00FA3903">
        <w:rPr>
          <w:b/>
          <w:bCs/>
        </w:rPr>
        <w:lastRenderedPageBreak/>
        <w:t>Bibliography</w:t>
      </w:r>
      <w:bookmarkEnd w:id="93"/>
      <w:bookmarkEnd w:id="94"/>
      <w:bookmarkEnd w:id="95"/>
    </w:p>
    <w:p w14:paraId="3DF197B3" w14:textId="77777777" w:rsidR="009155A8" w:rsidRDefault="00FA3903" w:rsidP="009155A8">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9155A8">
        <w:t xml:space="preserve">Altman, D. G., &amp; Bland, J. M. (1995). Statistics notes: Absence of evidence is not evidence of absence. </w:t>
      </w:r>
      <w:r w:rsidR="009155A8">
        <w:rPr>
          <w:i/>
          <w:iCs/>
        </w:rPr>
        <w:t>BMJ</w:t>
      </w:r>
      <w:r w:rsidR="009155A8">
        <w:t xml:space="preserve">, </w:t>
      </w:r>
      <w:r w:rsidR="009155A8">
        <w:rPr>
          <w:i/>
          <w:iCs/>
        </w:rPr>
        <w:t>311</w:t>
      </w:r>
      <w:r w:rsidR="009155A8">
        <w:t>(7003), 485–485. https://doi.org/10.1136/bmj.311.7003.485</w:t>
      </w:r>
    </w:p>
    <w:p w14:paraId="785590C8" w14:textId="77777777" w:rsidR="009155A8" w:rsidRDefault="009155A8" w:rsidP="009155A8">
      <w:pPr>
        <w:pStyle w:val="Bibliography"/>
      </w:pPr>
      <w:r>
        <w:t xml:space="preserve">Amplitude, Inc. (2025). </w:t>
      </w:r>
      <w:r>
        <w:rPr>
          <w:i/>
          <w:iCs/>
        </w:rPr>
        <w:t>Bonferroni Correction Explained: Managing Multiple Testing in Statistics</w:t>
      </w:r>
      <w:r>
        <w:t>. https://amplitude.com/explore/experiment/what-is-bonferroni-correction</w:t>
      </w:r>
    </w:p>
    <w:p w14:paraId="05A031EF" w14:textId="77777777" w:rsidR="009155A8" w:rsidRDefault="009155A8" w:rsidP="009155A8">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6DA8593D" w14:textId="77777777" w:rsidR="009155A8" w:rsidRDefault="009155A8" w:rsidP="009155A8">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6E747AEF" w14:textId="77777777" w:rsidR="009155A8" w:rsidRDefault="009155A8" w:rsidP="009155A8">
      <w:pPr>
        <w:pStyle w:val="Bibliography"/>
      </w:pPr>
      <w:r>
        <w:t xml:space="preserve">Baker, J. B., &amp; Langdon, G. O. (1990). Pinus Taeda L. Loblolly Pine. In </w:t>
      </w:r>
      <w:r>
        <w:rPr>
          <w:i/>
          <w:iCs/>
        </w:rPr>
        <w:t>Silvics of North America</w:t>
      </w:r>
      <w:r>
        <w:t xml:space="preserve"> (Vol. 1, pp. 497–512). U.S. Dept. of Agriculture, Forest Service.</w:t>
      </w:r>
    </w:p>
    <w:p w14:paraId="059D13BF" w14:textId="77777777" w:rsidR="009155A8" w:rsidRDefault="009155A8" w:rsidP="009155A8">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760B2FAB" w14:textId="77777777" w:rsidR="009155A8" w:rsidRDefault="009155A8" w:rsidP="009155A8">
      <w:pPr>
        <w:pStyle w:val="Bibliography"/>
      </w:pPr>
      <w:r>
        <w:t xml:space="preserve">Bennett, F. (1963). </w:t>
      </w:r>
      <w:r>
        <w:rPr>
          <w:i/>
          <w:iCs/>
        </w:rPr>
        <w:t>Gorwth and Yield of Slash Pine Plantations</w:t>
      </w:r>
      <w:r>
        <w:t xml:space="preserve"> (No. SE-1). U.S. Department of Agriculture, Forest Service Southern Forest Experiment Station.</w:t>
      </w:r>
    </w:p>
    <w:p w14:paraId="2630B68C" w14:textId="77777777" w:rsidR="009155A8" w:rsidRDefault="009155A8" w:rsidP="009155A8">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35D7E36A" w14:textId="77777777" w:rsidR="009155A8" w:rsidRDefault="009155A8" w:rsidP="009155A8">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363C2915" w14:textId="77777777" w:rsidR="009155A8" w:rsidRPr="009155A8" w:rsidRDefault="009155A8" w:rsidP="009155A8">
      <w:pPr>
        <w:pStyle w:val="Bibliography"/>
        <w:rPr>
          <w:lang w:val="fr-FR"/>
        </w:rPr>
      </w:pPr>
      <w:r>
        <w:t xml:space="preserve">Caldwell, A. R. (2022). </w:t>
      </w:r>
      <w:r>
        <w:rPr>
          <w:i/>
          <w:iCs/>
        </w:rPr>
        <w:t>Exploring Equivalence Testing with the Updated TOSTER R Package</w:t>
      </w:r>
      <w:r>
        <w:t xml:space="preserve">. </w:t>
      </w:r>
      <w:r w:rsidRPr="009155A8">
        <w:rPr>
          <w:lang w:val="fr-FR"/>
        </w:rPr>
        <w:t>PsyArXiv. https://doi.org/10.31234/osf.io/ty8de</w:t>
      </w:r>
    </w:p>
    <w:p w14:paraId="3D00E0B9" w14:textId="77777777" w:rsidR="009155A8" w:rsidRDefault="009155A8" w:rsidP="009155A8">
      <w:pPr>
        <w:pStyle w:val="Bibliography"/>
      </w:pPr>
      <w:r w:rsidRPr="009155A8">
        <w:rPr>
          <w:lang w:val="fr-FR"/>
        </w:rPr>
        <w:t xml:space="preserve">Caldwell, A. R. (2025). </w:t>
      </w:r>
      <w:r>
        <w:rPr>
          <w:i/>
          <w:iCs/>
        </w:rPr>
        <w:t>Robust TOST Procedures</w:t>
      </w:r>
      <w:r>
        <w:t xml:space="preserve"> [Vigenette]. https://cran.r-project.org/web/packages/TOSTER/vignettes/robustTOST.html</w:t>
      </w:r>
    </w:p>
    <w:p w14:paraId="65B9E7BB" w14:textId="77777777" w:rsidR="009155A8" w:rsidRDefault="009155A8" w:rsidP="009155A8">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27FBD890" w14:textId="77777777" w:rsidR="009155A8" w:rsidRDefault="009155A8" w:rsidP="009155A8">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03AFC7CF" w14:textId="77777777" w:rsidR="009155A8" w:rsidRDefault="009155A8" w:rsidP="009155A8">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09910C38" w14:textId="77777777" w:rsidR="009155A8" w:rsidRDefault="009155A8" w:rsidP="009155A8">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1C8E86C7" w14:textId="77777777" w:rsidR="009155A8" w:rsidRDefault="009155A8" w:rsidP="009155A8">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22D5503E" w14:textId="77777777" w:rsidR="009155A8" w:rsidRDefault="009155A8" w:rsidP="009155A8">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6C742D18" w14:textId="77777777" w:rsidR="009155A8" w:rsidRDefault="009155A8" w:rsidP="009155A8">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3FF2D200" w14:textId="77777777" w:rsidR="009155A8" w:rsidRDefault="009155A8" w:rsidP="009155A8">
      <w:pPr>
        <w:pStyle w:val="Bibliography"/>
      </w:pPr>
      <w:r>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616F3392" w14:textId="77777777" w:rsidR="009155A8" w:rsidRDefault="009155A8" w:rsidP="009155A8">
      <w:pPr>
        <w:pStyle w:val="Bibliography"/>
      </w:pPr>
      <w:r>
        <w:lastRenderedPageBreak/>
        <w:t xml:space="preserve">Department of Statistics. (1997). </w:t>
      </w:r>
      <w:r>
        <w:rPr>
          <w:i/>
          <w:iCs/>
        </w:rPr>
        <w:t>Linear Regression</w:t>
      </w:r>
      <w:r>
        <w:t xml:space="preserve"> (No. 101; Course List for 1997-98). Yale University. http://www.stat.yale.edu/Courses/1997-98/101/linreg.htm</w:t>
      </w:r>
    </w:p>
    <w:p w14:paraId="021A659F" w14:textId="77777777" w:rsidR="009155A8" w:rsidRDefault="009155A8" w:rsidP="009155A8">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49B948B9" w14:textId="77777777" w:rsidR="009155A8" w:rsidRDefault="009155A8" w:rsidP="009155A8">
      <w:pPr>
        <w:pStyle w:val="Bibliography"/>
      </w:pPr>
      <w:r>
        <w:t xml:space="preserve">Dong, P., &amp; Chen, Q. (2017). </w:t>
      </w:r>
      <w:r>
        <w:rPr>
          <w:i/>
          <w:iCs/>
        </w:rPr>
        <w:t>LiDAR Remote Sensing and Applications</w:t>
      </w:r>
      <w:r>
        <w:t xml:space="preserve"> (1st ed.). CRC Press. https://doi.org/10.4324/9781351233354</w:t>
      </w:r>
    </w:p>
    <w:p w14:paraId="6427B161" w14:textId="77777777" w:rsidR="009155A8" w:rsidRDefault="009155A8" w:rsidP="009155A8">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t>Environmental Research Letters</w:t>
      </w:r>
      <w:r>
        <w:t xml:space="preserve">, </w:t>
      </w:r>
      <w:r>
        <w:rPr>
          <w:i/>
          <w:iCs/>
        </w:rPr>
        <w:t>17</w:t>
      </w:r>
      <w:r>
        <w:t>(9), 095001. https://doi.org/10.1088/1748-9326/ac8694</w:t>
      </w:r>
    </w:p>
    <w:p w14:paraId="61CCD4B7" w14:textId="77777777" w:rsidR="009155A8" w:rsidRDefault="009155A8" w:rsidP="009155A8">
      <w:pPr>
        <w:pStyle w:val="Bibliography"/>
      </w:pPr>
      <w:r>
        <w:t xml:space="preserve">Dubayah, R., Blair, J. B., Goetz, S., Fatoyinbo, L., Hansen, M., Healey, S., Hofton, M., Hurtt, G., Kellner, J., Luthcke, S., Armston, J., Tang, H., Duncanson, L., </w:t>
      </w:r>
      <w:r>
        <w:lastRenderedPageBreak/>
        <w:t xml:space="preserve">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0A0961B3" w14:textId="77777777" w:rsidR="009155A8" w:rsidRDefault="009155A8" w:rsidP="009155A8">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24F5D51D" w14:textId="77777777" w:rsidR="009155A8" w:rsidRDefault="009155A8" w:rsidP="009155A8">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05FD7F26" w14:textId="77777777" w:rsidR="009155A8" w:rsidRDefault="009155A8" w:rsidP="009155A8">
      <w:pPr>
        <w:pStyle w:val="Bibliography"/>
      </w:pPr>
      <w:r>
        <w:t xml:space="preserve">FAO and UNEP. (2020). </w:t>
      </w:r>
      <w:r>
        <w:rPr>
          <w:i/>
          <w:iCs/>
        </w:rPr>
        <w:t>The State of the World’s Forests 2020</w:t>
      </w:r>
      <w:r>
        <w:t>. FAO and UNEP. https://doi.org/10.4060/ca8642en</w:t>
      </w:r>
    </w:p>
    <w:p w14:paraId="69037E76" w14:textId="77777777" w:rsidR="009155A8" w:rsidRDefault="009155A8" w:rsidP="009155A8">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61774C5" w14:textId="77777777" w:rsidR="009155A8" w:rsidRDefault="009155A8" w:rsidP="009155A8">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0CE785BB" w14:textId="77777777" w:rsidR="009155A8" w:rsidRDefault="009155A8" w:rsidP="009155A8">
      <w:pPr>
        <w:pStyle w:val="Bibliography"/>
      </w:pPr>
      <w:r>
        <w:lastRenderedPageBreak/>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29021A72" w14:textId="77777777" w:rsidR="009155A8" w:rsidRDefault="009155A8" w:rsidP="009155A8">
      <w:pPr>
        <w:pStyle w:val="Bibliography"/>
      </w:pPr>
      <w:r>
        <w:t xml:space="preserve">Frost, J. (n.d.). What is the Bonferroni Correction and How to Use It. </w:t>
      </w:r>
      <w:r>
        <w:rPr>
          <w:i/>
          <w:iCs/>
        </w:rPr>
        <w:t>Hypothesis Testing</w:t>
      </w:r>
      <w:r>
        <w:t>. https://statisticsbyjim.com/hypothesis-testing/bonferroni-correction/</w:t>
      </w:r>
    </w:p>
    <w:p w14:paraId="50BD5424" w14:textId="77777777" w:rsidR="009155A8" w:rsidRDefault="009155A8" w:rsidP="009155A8">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0A51C2EC" w14:textId="77777777" w:rsidR="009155A8" w:rsidRDefault="009155A8" w:rsidP="009155A8">
      <w:pPr>
        <w:pStyle w:val="Bibliography"/>
      </w:pPr>
      <w:r>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7DAF830A" w14:textId="77777777" w:rsidR="009155A8" w:rsidRDefault="009155A8" w:rsidP="009155A8">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51431663" w14:textId="77777777" w:rsidR="009155A8" w:rsidRPr="009155A8" w:rsidRDefault="009155A8" w:rsidP="009155A8">
      <w:pPr>
        <w:pStyle w:val="Bibliography"/>
        <w:rPr>
          <w:lang w:val="es-ES"/>
        </w:rPr>
      </w:pPr>
      <w:r>
        <w:t xml:space="preserve">Griffith, J. A., Stehman, S. V., &amp; Loveland, T. R. (2003). Landscape Trends in Mid-Atlantic and Southeastern United States Ecoregions. </w:t>
      </w:r>
      <w:r w:rsidRPr="009155A8">
        <w:rPr>
          <w:i/>
          <w:iCs/>
          <w:lang w:val="es-ES"/>
        </w:rPr>
        <w:t>Environmental Management</w:t>
      </w:r>
      <w:r w:rsidRPr="009155A8">
        <w:rPr>
          <w:lang w:val="es-ES"/>
        </w:rPr>
        <w:t xml:space="preserve">, </w:t>
      </w:r>
      <w:r w:rsidRPr="009155A8">
        <w:rPr>
          <w:i/>
          <w:iCs/>
          <w:lang w:val="es-ES"/>
        </w:rPr>
        <w:t>32</w:t>
      </w:r>
      <w:r w:rsidRPr="009155A8">
        <w:rPr>
          <w:lang w:val="es-ES"/>
        </w:rPr>
        <w:t>(5), 572–588. https://doi.org/10.1007/s00267-003-0078-2</w:t>
      </w:r>
    </w:p>
    <w:p w14:paraId="15BEA245" w14:textId="77777777" w:rsidR="009155A8" w:rsidRDefault="009155A8" w:rsidP="009155A8">
      <w:pPr>
        <w:pStyle w:val="Bibliography"/>
      </w:pPr>
      <w:r w:rsidRPr="009155A8">
        <w:rPr>
          <w:lang w:val="es-ES"/>
        </w:rPr>
        <w:t xml:space="preserve">Guerra-Hernández, J., Arellano-Pérez, S., González-Ferreiro, E., Pascual, A., Sandoval Altelarrea, V., Ruiz-González, A. D., &amp; Álvarez-González, J. G. (2021). </w:t>
      </w:r>
      <w:r>
        <w:lastRenderedPageBreak/>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4D63DD6C" w14:textId="77777777" w:rsidR="009155A8" w:rsidRDefault="009155A8" w:rsidP="009155A8">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0B326675" w14:textId="77777777" w:rsidR="009155A8" w:rsidRDefault="009155A8" w:rsidP="009155A8">
      <w:pPr>
        <w:pStyle w:val="Bibliography"/>
      </w:pPr>
      <w:r>
        <w:t xml:space="preserve">Hall, F. G., Bergen, K., Blair, J. B., Dubayah, R., Houghton, R., Hurtt, G., Kellndorfer,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27915166" w14:textId="77777777" w:rsidR="009155A8" w:rsidRDefault="009155A8" w:rsidP="009155A8">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0CEC870E" w14:textId="77777777" w:rsidR="009155A8" w:rsidRDefault="009155A8" w:rsidP="009155A8">
      <w:pPr>
        <w:pStyle w:val="Bibliography"/>
      </w:pPr>
      <w:r>
        <w:t xml:space="preserve">Harrap, R., &amp; Lato, M. (2010, June 1). </w:t>
      </w:r>
      <w:r>
        <w:rPr>
          <w:i/>
          <w:iCs/>
        </w:rPr>
        <w:t>An Overview of LIDAR: collection to applications</w:t>
      </w:r>
      <w:r>
        <w:t>. Norwegian Geotechnical Institute.</w:t>
      </w:r>
    </w:p>
    <w:p w14:paraId="6905E51F" w14:textId="77777777" w:rsidR="009155A8" w:rsidRDefault="009155A8" w:rsidP="009155A8">
      <w:pPr>
        <w:pStyle w:val="Bibliography"/>
      </w:pPr>
      <w:r>
        <w:t xml:space="preserve">Harris, N., &amp; Gibbs, D. (2021). </w:t>
      </w:r>
      <w:r>
        <w:rPr>
          <w:i/>
          <w:iCs/>
        </w:rPr>
        <w:t>Forests Absorb Twice As Much Carbon As They Emit Each Year</w:t>
      </w:r>
      <w:r>
        <w:t>. https://www.wri.org/insights/forests-absorb-twice-much-carbon-they-emit-each-year</w:t>
      </w:r>
    </w:p>
    <w:p w14:paraId="2233C994" w14:textId="77777777" w:rsidR="009155A8" w:rsidRDefault="009155A8" w:rsidP="009155A8">
      <w:pPr>
        <w:pStyle w:val="Bibliography"/>
      </w:pPr>
      <w:r>
        <w:lastRenderedPageBreak/>
        <w:t xml:space="preserve">Hobu, Inc. (2025). </w:t>
      </w:r>
      <w:r>
        <w:rPr>
          <w:i/>
          <w:iCs/>
        </w:rPr>
        <w:t>USGS 3DEP LiDAR Point Clouds</w:t>
      </w:r>
      <w:r>
        <w:t xml:space="preserve"> [S3 Bucket; Entwine Point Tiles]. https://registry.opendata.aws/usgs-lidar</w:t>
      </w:r>
    </w:p>
    <w:p w14:paraId="37C8FB26" w14:textId="77777777" w:rsidR="009155A8" w:rsidRDefault="009155A8" w:rsidP="009155A8">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3457A61D" w14:textId="77777777" w:rsidR="009155A8" w:rsidRDefault="009155A8" w:rsidP="009155A8">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218C810D" w14:textId="77777777" w:rsidR="009155A8" w:rsidRDefault="009155A8" w:rsidP="009155A8">
      <w:pPr>
        <w:pStyle w:val="Bibliography"/>
      </w:pPr>
      <w:r w:rsidRPr="009155A8">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263F9363" w14:textId="77777777" w:rsidR="009155A8" w:rsidRDefault="009155A8" w:rsidP="009155A8">
      <w:pPr>
        <w:pStyle w:val="Bibliography"/>
      </w:pPr>
      <w:r>
        <w:t xml:space="preserve">Hurtado, S. (2020). </w:t>
      </w:r>
      <w:r>
        <w:rPr>
          <w:i/>
          <w:iCs/>
        </w:rPr>
        <w:t>RobustLinearReg: Robust Linear Regressions</w:t>
      </w:r>
      <w:r>
        <w:t xml:space="preserve"> (p. 1.2.0) [Dataset]. https://doi.org/10.32614/CRAN.package.RobustLinearReg</w:t>
      </w:r>
    </w:p>
    <w:p w14:paraId="7005F143" w14:textId="77777777" w:rsidR="009155A8" w:rsidRDefault="009155A8" w:rsidP="009155A8">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2F058F4D" w14:textId="77777777" w:rsidR="009155A8" w:rsidRDefault="009155A8" w:rsidP="009155A8">
      <w:pPr>
        <w:pStyle w:val="Bibliography"/>
      </w:pPr>
      <w:r>
        <w:t xml:space="preserve">Jackson, S. (2024). Generalised Additive Models. In </w:t>
      </w:r>
      <w:r>
        <w:rPr>
          <w:i/>
          <w:iCs/>
        </w:rPr>
        <w:t>Machine Learning</w:t>
      </w:r>
      <w:r>
        <w:t>.</w:t>
      </w:r>
    </w:p>
    <w:p w14:paraId="03574F79" w14:textId="77777777" w:rsidR="009155A8" w:rsidRDefault="009155A8" w:rsidP="009155A8">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479087E8" w14:textId="77777777" w:rsidR="009155A8" w:rsidRDefault="009155A8" w:rsidP="009155A8">
      <w:pPr>
        <w:pStyle w:val="Bibliography"/>
      </w:pPr>
      <w:r>
        <w:lastRenderedPageBreak/>
        <w:t xml:space="preserve">JMP Statistical Discovery. (n.d.). The t-test. </w:t>
      </w:r>
      <w:r>
        <w:rPr>
          <w:i/>
          <w:iCs/>
        </w:rPr>
        <w:t>Statistics Knowledge Portal</w:t>
      </w:r>
      <w:r>
        <w:t>. https://www.jmp.com/en/statistics-knowledge-portal/t-test</w:t>
      </w:r>
    </w:p>
    <w:p w14:paraId="0EBABCE8" w14:textId="77777777" w:rsidR="009155A8" w:rsidRDefault="009155A8" w:rsidP="009155A8">
      <w:pPr>
        <w:pStyle w:val="Bibliography"/>
      </w:pPr>
      <w:r>
        <w:rPr>
          <w:i/>
          <w:iCs/>
        </w:rPr>
        <w:t>JMP Student Edition</w:t>
      </w:r>
      <w:r>
        <w:t xml:space="preserve"> (Version 18.2.0). (1989). [Computer software]. SAS Institute Inc.</w:t>
      </w:r>
    </w:p>
    <w:p w14:paraId="2CEDB9CB" w14:textId="77777777" w:rsidR="009155A8" w:rsidRDefault="009155A8" w:rsidP="009155A8">
      <w:pPr>
        <w:pStyle w:val="Bibliography"/>
      </w:pPr>
      <w:r>
        <w:t xml:space="preserve">JMP Support. (2024). </w:t>
      </w:r>
      <w:r>
        <w:rPr>
          <w:i/>
          <w:iCs/>
        </w:rPr>
        <w:t>Equivalence Test Reports</w:t>
      </w:r>
      <w:r>
        <w:t>. JMP Statistical Discovery LLC. https://www.jmp.com/support/help/en/18.1/index.shtml#page/jmp/equivalence-test-reports.shtml</w:t>
      </w:r>
    </w:p>
    <w:p w14:paraId="36FD6C5A" w14:textId="77777777" w:rsidR="009155A8" w:rsidRDefault="009155A8" w:rsidP="009155A8">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333276BD" w14:textId="77777777" w:rsidR="009155A8" w:rsidRDefault="009155A8" w:rsidP="009155A8">
      <w:pPr>
        <w:pStyle w:val="Bibliography"/>
      </w:pPr>
      <w:r>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3201F36C" w14:textId="77777777" w:rsidR="009155A8" w:rsidRDefault="009155A8" w:rsidP="009155A8">
      <w:pPr>
        <w:pStyle w:val="Bibliography"/>
      </w:pPr>
      <w:r>
        <w:t xml:space="preserve">Kendall, M. G., &amp; Gibbons, J. D. (1990). </w:t>
      </w:r>
      <w:r>
        <w:rPr>
          <w:i/>
          <w:iCs/>
        </w:rPr>
        <w:t>Rank correlation methods</w:t>
      </w:r>
      <w:r>
        <w:t xml:space="preserve"> (5th ed). E. Arnold ; Oxford University Press.</w:t>
      </w:r>
    </w:p>
    <w:p w14:paraId="0FE44A02" w14:textId="77777777" w:rsidR="009155A8" w:rsidRDefault="009155A8" w:rsidP="009155A8">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43F7E50D" w14:textId="77777777" w:rsidR="009155A8" w:rsidRDefault="009155A8" w:rsidP="009155A8">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181AF1A7" w14:textId="77777777" w:rsidR="009155A8" w:rsidRDefault="009155A8" w:rsidP="009155A8">
      <w:pPr>
        <w:pStyle w:val="Bibliography"/>
      </w:pPr>
      <w:r>
        <w:lastRenderedPageBreak/>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5CB5438C" w14:textId="77777777" w:rsidR="009155A8" w:rsidRDefault="009155A8" w:rsidP="009155A8">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30ED2E52" w14:textId="77777777" w:rsidR="009155A8" w:rsidRDefault="009155A8" w:rsidP="009155A8">
      <w:pPr>
        <w:pStyle w:val="Bibliography"/>
      </w:pPr>
      <w:r>
        <w:t xml:space="preserve">Lakens, D. (2022). </w:t>
      </w:r>
      <w:r>
        <w:rPr>
          <w:i/>
          <w:iCs/>
        </w:rPr>
        <w:t>Improving Your Statistical Inferences</w:t>
      </w:r>
      <w:r>
        <w:t>. https://doi.org/10.5281/ZENODO.6409077</w:t>
      </w:r>
    </w:p>
    <w:p w14:paraId="1616DF2D" w14:textId="77777777" w:rsidR="009155A8" w:rsidRDefault="009155A8" w:rsidP="009155A8">
      <w:pPr>
        <w:pStyle w:val="Bibliography"/>
      </w:pPr>
      <w:r>
        <w:t xml:space="preserve">Lamping, J. E., Zald, H. S. J., Madurapperuma,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067C7D98" w14:textId="77777777" w:rsidR="009155A8" w:rsidRPr="009155A8" w:rsidRDefault="009155A8" w:rsidP="009155A8">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9155A8">
        <w:rPr>
          <w:i/>
          <w:iCs/>
          <w:lang w:val="es-ES"/>
        </w:rPr>
        <w:t>Ecosphere</w:t>
      </w:r>
      <w:r w:rsidRPr="009155A8">
        <w:rPr>
          <w:lang w:val="es-ES"/>
        </w:rPr>
        <w:t xml:space="preserve">, </w:t>
      </w:r>
      <w:r w:rsidRPr="009155A8">
        <w:rPr>
          <w:i/>
          <w:iCs/>
          <w:lang w:val="es-ES"/>
        </w:rPr>
        <w:t>13</w:t>
      </w:r>
      <w:r w:rsidRPr="009155A8">
        <w:rPr>
          <w:lang w:val="es-ES"/>
        </w:rPr>
        <w:t>(9), e4209. https://doi.org/10.1002/ecs2.4209</w:t>
      </w:r>
    </w:p>
    <w:p w14:paraId="70EAE531" w14:textId="77777777" w:rsidR="009155A8" w:rsidRDefault="009155A8" w:rsidP="009155A8">
      <w:pPr>
        <w:pStyle w:val="Bibliography"/>
      </w:pPr>
      <w:r w:rsidRPr="009155A8">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7E6772BF" w14:textId="77777777" w:rsidR="009155A8" w:rsidRDefault="009155A8" w:rsidP="009155A8">
      <w:pPr>
        <w:pStyle w:val="Bibliography"/>
      </w:pPr>
      <w:r>
        <w:t xml:space="preserve">Li, W., Niu, Z., Shang, R., Qin, Y., Wang, L., &amp; Chen, H. (2020). High-resolution mapping of forest canopy height using machine learning by coupling ICESat-2 LiDAR with Sentinel-1, Sentinel-2 and Landsat-8 data. </w:t>
      </w:r>
      <w:r>
        <w:rPr>
          <w:i/>
          <w:iCs/>
        </w:rPr>
        <w:t xml:space="preserve">International Journal of </w:t>
      </w:r>
      <w:r>
        <w:rPr>
          <w:i/>
          <w:iCs/>
        </w:rPr>
        <w:lastRenderedPageBreak/>
        <w:t>Applied Earth Observation and Geoinformation</w:t>
      </w:r>
      <w:r>
        <w:t xml:space="preserve">, </w:t>
      </w:r>
      <w:r>
        <w:rPr>
          <w:i/>
          <w:iCs/>
        </w:rPr>
        <w:t>92</w:t>
      </w:r>
      <w:r>
        <w:t>, 102163. https://doi.org/10.1016/j.jag.2020.102163</w:t>
      </w:r>
    </w:p>
    <w:p w14:paraId="61AA0398" w14:textId="77777777" w:rsidR="009155A8" w:rsidRDefault="009155A8" w:rsidP="009155A8">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5258C1F3" w14:textId="77777777" w:rsidR="009155A8" w:rsidRPr="009155A8" w:rsidRDefault="009155A8" w:rsidP="009155A8">
      <w:pPr>
        <w:pStyle w:val="Bibliography"/>
        <w:rPr>
          <w:lang w:val="es-ES"/>
        </w:rPr>
      </w:pPr>
      <w:r>
        <w:t xml:space="preserve">Liu, M., Popescu, S., &amp; Malambo, L. (2019). Feasibility of Burned Area Mapping Based on ICESAT−2 Photon Counting Data. </w:t>
      </w:r>
      <w:r w:rsidRPr="009155A8">
        <w:rPr>
          <w:i/>
          <w:iCs/>
          <w:lang w:val="es-ES"/>
        </w:rPr>
        <w:t>Remote Sensing</w:t>
      </w:r>
      <w:r w:rsidRPr="009155A8">
        <w:rPr>
          <w:lang w:val="es-ES"/>
        </w:rPr>
        <w:t xml:space="preserve">, </w:t>
      </w:r>
      <w:r w:rsidRPr="009155A8">
        <w:rPr>
          <w:i/>
          <w:iCs/>
          <w:lang w:val="es-ES"/>
        </w:rPr>
        <w:t>12</w:t>
      </w:r>
      <w:r w:rsidRPr="009155A8">
        <w:rPr>
          <w:lang w:val="es-ES"/>
        </w:rPr>
        <w:t>(1), 24. https://doi.org/10.3390/rs12010024</w:t>
      </w:r>
    </w:p>
    <w:p w14:paraId="3215580D" w14:textId="77777777" w:rsidR="009155A8" w:rsidRDefault="009155A8" w:rsidP="009155A8">
      <w:pPr>
        <w:pStyle w:val="Bibliography"/>
      </w:pPr>
      <w:r w:rsidRPr="009155A8">
        <w:rPr>
          <w:lang w:val="es-ES"/>
        </w:rPr>
        <w:t xml:space="preserve">Liu, X., Feng, Y., Hu, T., Luo, Y., Zhao, X., Wu, J., Maeda, E. E., Ju, W., Liu, L., Guo,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77DFBD37" w14:textId="77777777" w:rsidR="009155A8" w:rsidRDefault="009155A8" w:rsidP="009155A8">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5D6AE6A8" w14:textId="77777777" w:rsidR="009155A8" w:rsidRDefault="009155A8" w:rsidP="009155A8">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691FA8A6" w14:textId="77777777" w:rsidR="009155A8" w:rsidRDefault="009155A8" w:rsidP="009155A8">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7E95DE8A" w14:textId="77777777" w:rsidR="009155A8" w:rsidRDefault="009155A8" w:rsidP="009155A8">
      <w:pPr>
        <w:pStyle w:val="Bibliography"/>
      </w:pPr>
      <w:r>
        <w:lastRenderedPageBreak/>
        <w:t xml:space="preserve">Maltamo, M., Næsset, E., &amp; Vauhkonen, J. (Eds.). (2014). </w:t>
      </w:r>
      <w:r>
        <w:rPr>
          <w:i/>
          <w:iCs/>
        </w:rPr>
        <w:t>Forestry Applications of Airborne Laser Scanning: Concepts and Case Studies</w:t>
      </w:r>
      <w:r>
        <w:t xml:space="preserve"> (Vol. 27). Springer Netherlands. https://doi.org/10.1007/978-94-017-8663-8</w:t>
      </w:r>
    </w:p>
    <w:p w14:paraId="56874619" w14:textId="77777777" w:rsidR="009155A8" w:rsidRDefault="009155A8" w:rsidP="009155A8">
      <w:pPr>
        <w:pStyle w:val="Bibliography"/>
      </w:pPr>
      <w:r>
        <w:t xml:space="preserve">Mann, H. B. (1945). Nonparametric Tests Against Trend. </w:t>
      </w:r>
      <w:r>
        <w:rPr>
          <w:i/>
          <w:iCs/>
        </w:rPr>
        <w:t>Econometrica</w:t>
      </w:r>
      <w:r>
        <w:t xml:space="preserve">, </w:t>
      </w:r>
      <w:r>
        <w:rPr>
          <w:i/>
          <w:iCs/>
        </w:rPr>
        <w:t>13</w:t>
      </w:r>
      <w:r>
        <w:t>(3), 245. https://doi.org/10.2307/1907187</w:t>
      </w:r>
    </w:p>
    <w:p w14:paraId="1E991190" w14:textId="77777777" w:rsidR="009155A8" w:rsidRDefault="009155A8" w:rsidP="009155A8">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71438B0A" w14:textId="77777777" w:rsidR="009155A8" w:rsidRDefault="009155A8" w:rsidP="009155A8">
      <w:pPr>
        <w:pStyle w:val="Bibliography"/>
      </w:pPr>
      <w:r>
        <w:t xml:space="preserve">Matzke, B., Wilson, J., Newburn, L., Downson, S., Hathaway, J., Sego, L., Bramer, L., &amp; Pulsipher, B. (2014). </w:t>
      </w:r>
      <w:r>
        <w:rPr>
          <w:i/>
          <w:iCs/>
        </w:rPr>
        <w:t>Visual Sample Plan Version 7.0 User’s Guide</w:t>
      </w:r>
      <w:r>
        <w:t>. Pacific Northwest National Laboratory.</w:t>
      </w:r>
    </w:p>
    <w:p w14:paraId="4739F4A5" w14:textId="77777777" w:rsidR="009155A8" w:rsidRDefault="009155A8" w:rsidP="009155A8">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156B3B15" w14:textId="77777777" w:rsidR="009155A8" w:rsidRDefault="009155A8" w:rsidP="009155A8">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4DC63FA3" w14:textId="77777777" w:rsidR="009155A8" w:rsidRDefault="009155A8" w:rsidP="009155A8">
      <w:pPr>
        <w:pStyle w:val="Bibliography"/>
      </w:pPr>
      <w:r>
        <w:lastRenderedPageBreak/>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49843418" w14:textId="77777777" w:rsidR="009155A8" w:rsidRDefault="009155A8" w:rsidP="009155A8">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6FCF5B6D" w14:textId="77777777" w:rsidR="009155A8" w:rsidRDefault="009155A8" w:rsidP="009155A8">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00F35538" w14:textId="77777777" w:rsidR="009155A8" w:rsidRDefault="009155A8" w:rsidP="009155A8">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1218F91F" w14:textId="77777777" w:rsidR="009155A8" w:rsidRDefault="009155A8" w:rsidP="009155A8">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w:t>
      </w:r>
      <w:r>
        <w:lastRenderedPageBreak/>
        <w:t xml:space="preserve">altimetry data. </w:t>
      </w:r>
      <w:r>
        <w:rPr>
          <w:i/>
          <w:iCs/>
        </w:rPr>
        <w:t>Science of Remote Sensing</w:t>
      </w:r>
      <w:r>
        <w:t xml:space="preserve">, </w:t>
      </w:r>
      <w:r>
        <w:rPr>
          <w:i/>
          <w:iCs/>
        </w:rPr>
        <w:t>10</w:t>
      </w:r>
      <w:r>
        <w:t>, 100150. https://doi.org/10.1016/j.srs.2024.100150</w:t>
      </w:r>
    </w:p>
    <w:p w14:paraId="6319E171" w14:textId="77777777" w:rsidR="009155A8" w:rsidRDefault="009155A8" w:rsidP="009155A8">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72EAA6D1" w14:textId="77777777" w:rsidR="009155A8" w:rsidRDefault="009155A8" w:rsidP="009155A8">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2F0EA4B3" w14:textId="77777777" w:rsidR="009155A8" w:rsidRDefault="009155A8" w:rsidP="009155A8">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5FD13BC5" w14:textId="77777777" w:rsidR="009155A8" w:rsidRDefault="009155A8" w:rsidP="009155A8">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78EEDF1C" w14:textId="77777777" w:rsidR="009155A8" w:rsidRDefault="009155A8" w:rsidP="009155A8">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7EF2409C" w14:textId="77777777" w:rsidR="009155A8" w:rsidRDefault="009155A8" w:rsidP="009155A8">
      <w:pPr>
        <w:pStyle w:val="Bibliography"/>
      </w:pPr>
      <w:r>
        <w:t xml:space="preserve">Neumann, T. A., Martino, A. J., Markus, T., Bae, S., Bock, M. R., Brenner, A. C., Brunt, K. M., Cavanaugh, J., Fernandes, S. T., Hancock, D. W., Harbeck, K., Lee, J., </w:t>
      </w:r>
      <w:r>
        <w:lastRenderedPageBreak/>
        <w:t xml:space="preserve">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2EA5A239" w14:textId="77777777" w:rsidR="009155A8" w:rsidRDefault="009155A8" w:rsidP="009155A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234D40CC" w14:textId="77777777" w:rsidR="009155A8" w:rsidRDefault="009155A8" w:rsidP="009155A8">
      <w:pPr>
        <w:pStyle w:val="Bibliography"/>
      </w:pPr>
      <w:r>
        <w:t xml:space="preserve">Noordermeer, L., Bollandsås, O. M., Gobakken, T., &amp; Næsset,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65BB8EA6" w14:textId="77777777" w:rsidR="009155A8" w:rsidRDefault="009155A8" w:rsidP="009155A8">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675C6D83" w14:textId="77777777" w:rsidR="009155A8" w:rsidRDefault="009155A8" w:rsidP="009155A8">
      <w:pPr>
        <w:pStyle w:val="Bibliography"/>
      </w:pPr>
      <w:r>
        <w:t xml:space="preserve">Oh, S., Jung, J., Shao, G., Shao, G., Gallion, J., &amp; Fei, S. (2022). High-Resolution Canopy Height Model Generation and Validation Using USGS 3DEP LiDAR </w:t>
      </w:r>
      <w:r>
        <w:lastRenderedPageBreak/>
        <w:t xml:space="preserve">Data in Indiana, USA. </w:t>
      </w:r>
      <w:r>
        <w:rPr>
          <w:i/>
          <w:iCs/>
        </w:rPr>
        <w:t>Remote Sensing</w:t>
      </w:r>
      <w:r>
        <w:t xml:space="preserve">, </w:t>
      </w:r>
      <w:r>
        <w:rPr>
          <w:i/>
          <w:iCs/>
        </w:rPr>
        <w:t>14</w:t>
      </w:r>
      <w:r>
        <w:t>(4), 935. https://doi.org/10.3390/rs14040935</w:t>
      </w:r>
    </w:p>
    <w:p w14:paraId="5FE23A6A" w14:textId="77777777" w:rsidR="009155A8" w:rsidRDefault="009155A8" w:rsidP="009155A8">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04E7F012" w14:textId="77777777" w:rsidR="009155A8" w:rsidRDefault="009155A8" w:rsidP="009155A8">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50F183CE" w14:textId="77777777" w:rsidR="009155A8" w:rsidRDefault="009155A8" w:rsidP="009155A8">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5C5A688D" w14:textId="77777777" w:rsidR="009155A8" w:rsidRDefault="009155A8" w:rsidP="009155A8">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1369C696" w14:textId="77777777" w:rsidR="009155A8" w:rsidRDefault="009155A8" w:rsidP="009155A8">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5BF42868" w14:textId="77777777" w:rsidR="009155A8" w:rsidRPr="009155A8" w:rsidRDefault="009155A8" w:rsidP="009155A8">
      <w:pPr>
        <w:pStyle w:val="Bibliography"/>
        <w:rPr>
          <w:lang w:val="es-ES"/>
        </w:rPr>
      </w:pPr>
      <w:r>
        <w:t xml:space="preserve">Pronk, M., Eleveld, M., &amp; Ledoux, H. (2024). Assessing Vertical Accuracy and Spatial Coverage of ICESat-2 and GEDI Spaceborne Lidar for Creating Global Terrain Models. </w:t>
      </w:r>
      <w:r w:rsidRPr="009155A8">
        <w:rPr>
          <w:i/>
          <w:iCs/>
          <w:lang w:val="es-ES"/>
        </w:rPr>
        <w:t>Remote Sensing</w:t>
      </w:r>
      <w:r w:rsidRPr="009155A8">
        <w:rPr>
          <w:lang w:val="es-ES"/>
        </w:rPr>
        <w:t xml:space="preserve">, </w:t>
      </w:r>
      <w:r w:rsidRPr="009155A8">
        <w:rPr>
          <w:i/>
          <w:iCs/>
          <w:lang w:val="es-ES"/>
        </w:rPr>
        <w:t>16</w:t>
      </w:r>
      <w:r w:rsidRPr="009155A8">
        <w:rPr>
          <w:lang w:val="es-ES"/>
        </w:rPr>
        <w:t>(13), 2259. https://doi.org/10.3390/rs16132259</w:t>
      </w:r>
    </w:p>
    <w:p w14:paraId="40BEF54C" w14:textId="77777777" w:rsidR="009155A8" w:rsidRDefault="009155A8" w:rsidP="009155A8">
      <w:pPr>
        <w:pStyle w:val="Bibliography"/>
      </w:pPr>
      <w:r w:rsidRPr="009155A8">
        <w:rPr>
          <w:lang w:val="es-ES"/>
        </w:rPr>
        <w:lastRenderedPageBreak/>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78D54471" w14:textId="77777777" w:rsidR="009155A8" w:rsidRDefault="009155A8" w:rsidP="009155A8">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28AF891B" w14:textId="77777777" w:rsidR="009155A8" w:rsidRDefault="009155A8" w:rsidP="009155A8">
      <w:pPr>
        <w:pStyle w:val="Bibliography"/>
      </w:pPr>
      <w:r>
        <w:t xml:space="preserve">radt0005. (2025). </w:t>
      </w:r>
      <w:r>
        <w:rPr>
          <w:i/>
          <w:iCs/>
        </w:rPr>
        <w:t>FIADB_Direct</w:t>
      </w:r>
      <w:r>
        <w:t xml:space="preserve"> [R]. https://github.com/radt0005/FIADB_Direct (Original work published 2025)</w:t>
      </w:r>
    </w:p>
    <w:p w14:paraId="712B9391" w14:textId="77777777" w:rsidR="009155A8" w:rsidRDefault="009155A8" w:rsidP="009155A8">
      <w:pPr>
        <w:pStyle w:val="Bibliography"/>
      </w:pPr>
      <w:r w:rsidRPr="009155A8">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2FC91BCF" w14:textId="77777777" w:rsidR="009155A8" w:rsidRDefault="009155A8" w:rsidP="009155A8">
      <w:pPr>
        <w:pStyle w:val="Bibliography"/>
      </w:pPr>
      <w:r>
        <w:t xml:space="preserve">Ribas-Costa, V. A., Gastón, A., Bloszies, S. A., Henderson, J. D., Trlica, A., Carter, D. R., Rubilar, R., Albaugh, T. J., &amp; Cook, R. L. (2024). Nature vs. nurture: Drivers of site productivity in loblolly pine (Pinus taeda L.) forests in the southeastern US. </w:t>
      </w:r>
      <w:r>
        <w:rPr>
          <w:i/>
          <w:iCs/>
        </w:rPr>
        <w:t>Forest Ecology and Management</w:t>
      </w:r>
      <w:r>
        <w:t xml:space="preserve">, </w:t>
      </w:r>
      <w:r>
        <w:rPr>
          <w:i/>
          <w:iCs/>
        </w:rPr>
        <w:t>572</w:t>
      </w:r>
      <w:r>
        <w:t>, 122334. https://doi.org/10.1016/j.foreco.2024.122334</w:t>
      </w:r>
    </w:p>
    <w:p w14:paraId="513CB109" w14:textId="77777777" w:rsidR="009155A8" w:rsidRDefault="009155A8" w:rsidP="009155A8">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20608222" w14:textId="77777777" w:rsidR="009155A8" w:rsidRDefault="009155A8" w:rsidP="009155A8">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316D205A" w14:textId="77777777" w:rsidR="009155A8" w:rsidRDefault="009155A8" w:rsidP="009155A8">
      <w:pPr>
        <w:pStyle w:val="Bibliography"/>
      </w:pPr>
      <w:r>
        <w:lastRenderedPageBreak/>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427EF9E8" w14:textId="77777777" w:rsidR="009155A8" w:rsidRDefault="009155A8" w:rsidP="009155A8">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1C4611A0" w14:textId="77777777" w:rsidR="009155A8" w:rsidRDefault="009155A8" w:rsidP="009155A8">
      <w:pPr>
        <w:pStyle w:val="Bibliography"/>
      </w:pPr>
      <w:r>
        <w:t xml:space="preserve">Rossum, G. van, &amp; Drake, F. L. (2010). </w:t>
      </w:r>
      <w:r>
        <w:rPr>
          <w:i/>
          <w:iCs/>
        </w:rPr>
        <w:t>The Python language reference</w:t>
      </w:r>
      <w:r>
        <w:t xml:space="preserve"> (Release 3.0.1 [Repr.]). Python Software Foundation.</w:t>
      </w:r>
    </w:p>
    <w:p w14:paraId="471EE085" w14:textId="77777777" w:rsidR="009155A8" w:rsidRDefault="009155A8" w:rsidP="009155A8">
      <w:pPr>
        <w:pStyle w:val="Bibliography"/>
      </w:pPr>
      <w:r>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06982D67" w14:textId="77777777" w:rsidR="009155A8" w:rsidRDefault="009155A8" w:rsidP="009155A8">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17128F27" w14:textId="77777777" w:rsidR="009155A8" w:rsidRDefault="009155A8" w:rsidP="009155A8">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3E0A90A0" w14:textId="77777777" w:rsidR="009155A8" w:rsidRDefault="009155A8" w:rsidP="009155A8">
      <w:pPr>
        <w:pStyle w:val="Bibliography"/>
      </w:pPr>
      <w:r>
        <w:t xml:space="preserve">Shtaynberger, J., &amp; Bar, H. (2023). </w:t>
      </w:r>
      <w:r>
        <w:rPr>
          <w:i/>
          <w:iCs/>
        </w:rPr>
        <w:t>Equivalence Testing</w:t>
      </w:r>
      <w:r>
        <w:t>. Cornell Statistical Consulting Unit. https://cscu.cornell.edu/wp-content/uploads/equiv.pdf</w:t>
      </w:r>
    </w:p>
    <w:p w14:paraId="365B3293" w14:textId="77777777" w:rsidR="009155A8" w:rsidRDefault="009155A8" w:rsidP="009155A8">
      <w:pPr>
        <w:pStyle w:val="Bibliography"/>
      </w:pPr>
      <w:r>
        <w:lastRenderedPageBreak/>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63B0132F" w14:textId="77777777" w:rsidR="009155A8" w:rsidRDefault="009155A8" w:rsidP="009155A8">
      <w:pPr>
        <w:pStyle w:val="Bibliography"/>
      </w:pPr>
      <w:r w:rsidRPr="009155A8">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74DCCD7C" w14:textId="77777777" w:rsidR="009155A8" w:rsidRDefault="009155A8" w:rsidP="009155A8">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55C3FEF6" w14:textId="77777777" w:rsidR="009155A8" w:rsidRDefault="009155A8" w:rsidP="009155A8">
      <w:pPr>
        <w:pStyle w:val="Bibliography"/>
      </w:pPr>
      <w:r>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5B191961" w14:textId="77777777" w:rsidR="009155A8" w:rsidRDefault="009155A8" w:rsidP="009155A8">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6CEF7B4C" w14:textId="77777777" w:rsidR="009155A8" w:rsidRDefault="009155A8" w:rsidP="009155A8">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3A5A0361" w14:textId="77777777" w:rsidR="009155A8" w:rsidRDefault="009155A8" w:rsidP="009155A8">
      <w:pPr>
        <w:pStyle w:val="Bibliography"/>
      </w:pPr>
      <w:r>
        <w:lastRenderedPageBreak/>
        <w:t xml:space="preserve">The pandas development team. (2024). </w:t>
      </w:r>
      <w:r>
        <w:rPr>
          <w:i/>
          <w:iCs/>
        </w:rPr>
        <w:t>pandas-dev/pandas: Pandas</w:t>
      </w:r>
      <w:r>
        <w:t xml:space="preserve"> (Version v2.2.3) [Computer software]. Zenodo. https://doi.org/10.5281/ZENODO.3509134</w:t>
      </w:r>
    </w:p>
    <w:p w14:paraId="2A4061F4" w14:textId="77777777" w:rsidR="009155A8" w:rsidRDefault="009155A8" w:rsidP="009155A8">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02FA8C96" w14:textId="77777777" w:rsidR="009155A8" w:rsidRDefault="009155A8" w:rsidP="009155A8">
      <w:pPr>
        <w:pStyle w:val="Bibliography"/>
      </w:pPr>
      <w:r>
        <w:t xml:space="preserve">U.S. Department of Agriculture Forest Service. (2024). </w:t>
      </w:r>
      <w:r>
        <w:rPr>
          <w:i/>
          <w:iCs/>
        </w:rPr>
        <w:t>The Forest Inventory and Analysis Database User Guide (NFI): Vol. Database Description</w:t>
      </w:r>
      <w:r>
        <w:t>.</w:t>
      </w:r>
    </w:p>
    <w:p w14:paraId="60EFF9C8" w14:textId="77777777" w:rsidR="009155A8" w:rsidRDefault="009155A8" w:rsidP="009155A8">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714E5CB3" w14:textId="77777777" w:rsidR="009155A8" w:rsidRDefault="009155A8" w:rsidP="009155A8">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66473736" w14:textId="77777777" w:rsidR="009155A8" w:rsidRDefault="009155A8" w:rsidP="009155A8">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551DF9F1" w14:textId="77777777" w:rsidR="009155A8" w:rsidRDefault="009155A8" w:rsidP="009155A8">
      <w:pPr>
        <w:pStyle w:val="Bibliography"/>
      </w:pPr>
      <w:r>
        <w:t xml:space="preserve">Wilkes, P., Jones, S. D., Suarez, L., Haywood, A., Woodgate, W., Soto-Berelov, M., Mellor, A., &amp; Skidmore, A. K. (2015). Understanding the Effects of ALS Pulse </w:t>
      </w:r>
      <w:r>
        <w:lastRenderedPageBreak/>
        <w:t xml:space="preserve">Density for Metric Retrieval across Diverse Forest Types. </w:t>
      </w:r>
      <w:r>
        <w:rPr>
          <w:i/>
          <w:iCs/>
        </w:rPr>
        <w:t>Photogrammetric Engineering &amp; Remote Sensing</w:t>
      </w:r>
      <w:r>
        <w:t xml:space="preserve">, </w:t>
      </w:r>
      <w:r>
        <w:rPr>
          <w:i/>
          <w:iCs/>
        </w:rPr>
        <w:t>81</w:t>
      </w:r>
      <w:r>
        <w:t>(8), 625–635. https://doi.org/10.14358/PERS.81.8.625</w:t>
      </w:r>
    </w:p>
    <w:p w14:paraId="7A0A7EE5" w14:textId="77777777" w:rsidR="009155A8" w:rsidRDefault="009155A8" w:rsidP="009155A8">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7FB30A0E" w14:textId="77777777" w:rsidR="009155A8" w:rsidRDefault="009155A8" w:rsidP="009155A8">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1295A676" w14:textId="77777777" w:rsidR="009155A8" w:rsidRDefault="009155A8" w:rsidP="009155A8">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121FBB96" w14:textId="77777777" w:rsidR="009155A8" w:rsidRDefault="009155A8" w:rsidP="009155A8">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666C1E3D" w14:textId="77777777" w:rsidR="009155A8" w:rsidRDefault="009155A8" w:rsidP="009155A8">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5CD10591" w14:textId="77777777" w:rsidR="009155A8" w:rsidRDefault="009155A8" w:rsidP="009155A8">
      <w:pPr>
        <w:pStyle w:val="Bibliography"/>
      </w:pPr>
      <w:r>
        <w:lastRenderedPageBreak/>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59CF6BBC" w14:textId="77777777" w:rsidR="009155A8" w:rsidRDefault="009155A8" w:rsidP="009155A8">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0564DFE5" w14:textId="77777777" w:rsidR="009155A8" w:rsidRDefault="009155A8" w:rsidP="009155A8">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09EE0A71" w14:textId="77777777" w:rsidR="009155A8" w:rsidRDefault="009155A8" w:rsidP="009155A8">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C135803" w14:textId="77777777" w:rsidR="009155A8" w:rsidRDefault="009155A8" w:rsidP="009155A8">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5D241F17" w14:textId="77777777" w:rsidR="009155A8" w:rsidRDefault="009155A8" w:rsidP="009155A8">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48DD7EF5"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96" w:name="_Toc195197926"/>
      <w:bookmarkStart w:id="97" w:name="_Toc195198133"/>
      <w:bookmarkStart w:id="98" w:name="_Toc195460519"/>
      <w:r w:rsidRPr="00806DA9">
        <w:rPr>
          <w:b/>
          <w:bCs/>
        </w:rPr>
        <w:br w:type="page"/>
      </w:r>
      <w:bookmarkEnd w:id="96"/>
      <w:bookmarkEnd w:id="97"/>
      <w:bookmarkEnd w:id="98"/>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20FC2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419F34FC" w14:textId="77777777" w:rsidR="00806DA9" w:rsidRPr="006B015D" w:rsidRDefault="00806DA9" w:rsidP="006B015D">
      <w:pPr>
        <w:shd w:val="clear" w:color="auto" w:fill="FFFFFF"/>
        <w:spacing w:line="360" w:lineRule="auto"/>
        <w:rPr>
          <w:color w:val="3B3B3B"/>
          <w:sz w:val="22"/>
          <w:szCs w:val="22"/>
        </w:rPr>
      </w:pP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ED4CA" w14:textId="77777777" w:rsidR="00F26591" w:rsidRDefault="00F26591">
      <w:r>
        <w:separator/>
      </w:r>
    </w:p>
  </w:endnote>
  <w:endnote w:type="continuationSeparator" w:id="0">
    <w:p w14:paraId="459575C8" w14:textId="77777777" w:rsidR="00F26591" w:rsidRDefault="00F26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16DE0" w14:textId="77777777" w:rsidR="00F26591" w:rsidRDefault="00F26591">
      <w:r>
        <w:separator/>
      </w:r>
    </w:p>
  </w:footnote>
  <w:footnote w:type="continuationSeparator" w:id="0">
    <w:p w14:paraId="021EBA8C" w14:textId="77777777" w:rsidR="00F26591" w:rsidRDefault="00F265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4E91"/>
    <w:rsid w:val="00011870"/>
    <w:rsid w:val="0003019A"/>
    <w:rsid w:val="00031D7D"/>
    <w:rsid w:val="000371E8"/>
    <w:rsid w:val="000542A1"/>
    <w:rsid w:val="000548D9"/>
    <w:rsid w:val="00061433"/>
    <w:rsid w:val="00062334"/>
    <w:rsid w:val="00077110"/>
    <w:rsid w:val="0008020F"/>
    <w:rsid w:val="00082C51"/>
    <w:rsid w:val="0008494A"/>
    <w:rsid w:val="000A51F0"/>
    <w:rsid w:val="000A701C"/>
    <w:rsid w:val="000B377E"/>
    <w:rsid w:val="000B4BCD"/>
    <w:rsid w:val="000D185C"/>
    <w:rsid w:val="000D197D"/>
    <w:rsid w:val="000E4242"/>
    <w:rsid w:val="000E7E8B"/>
    <w:rsid w:val="000F13EB"/>
    <w:rsid w:val="000F4BF5"/>
    <w:rsid w:val="000F64DC"/>
    <w:rsid w:val="001036BC"/>
    <w:rsid w:val="0010449C"/>
    <w:rsid w:val="00104D91"/>
    <w:rsid w:val="00112591"/>
    <w:rsid w:val="00114361"/>
    <w:rsid w:val="00120FF4"/>
    <w:rsid w:val="00125892"/>
    <w:rsid w:val="00130233"/>
    <w:rsid w:val="00135ACC"/>
    <w:rsid w:val="00162516"/>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56C6"/>
    <w:rsid w:val="001B1E16"/>
    <w:rsid w:val="001B2129"/>
    <w:rsid w:val="001B2C49"/>
    <w:rsid w:val="001B6F35"/>
    <w:rsid w:val="001C195A"/>
    <w:rsid w:val="001C19F0"/>
    <w:rsid w:val="001D54FA"/>
    <w:rsid w:val="001D5B7F"/>
    <w:rsid w:val="001F13C1"/>
    <w:rsid w:val="001F7AF2"/>
    <w:rsid w:val="001F7E89"/>
    <w:rsid w:val="0020328F"/>
    <w:rsid w:val="00211A2F"/>
    <w:rsid w:val="00214907"/>
    <w:rsid w:val="002309D3"/>
    <w:rsid w:val="002310A0"/>
    <w:rsid w:val="0024481A"/>
    <w:rsid w:val="00250E14"/>
    <w:rsid w:val="0025402D"/>
    <w:rsid w:val="00254B5D"/>
    <w:rsid w:val="002652C5"/>
    <w:rsid w:val="00265EDC"/>
    <w:rsid w:val="00266F86"/>
    <w:rsid w:val="00270139"/>
    <w:rsid w:val="00272985"/>
    <w:rsid w:val="0027349A"/>
    <w:rsid w:val="002823E0"/>
    <w:rsid w:val="00283073"/>
    <w:rsid w:val="00287510"/>
    <w:rsid w:val="002A03A2"/>
    <w:rsid w:val="002A4980"/>
    <w:rsid w:val="002B6BE7"/>
    <w:rsid w:val="002B7F9A"/>
    <w:rsid w:val="002C2309"/>
    <w:rsid w:val="002D4758"/>
    <w:rsid w:val="002D68AC"/>
    <w:rsid w:val="002F2C70"/>
    <w:rsid w:val="00300D79"/>
    <w:rsid w:val="00311D9D"/>
    <w:rsid w:val="003175C7"/>
    <w:rsid w:val="00336B77"/>
    <w:rsid w:val="00343F34"/>
    <w:rsid w:val="00346F0F"/>
    <w:rsid w:val="003520C1"/>
    <w:rsid w:val="00352D02"/>
    <w:rsid w:val="00390668"/>
    <w:rsid w:val="00391264"/>
    <w:rsid w:val="00392B88"/>
    <w:rsid w:val="0039531E"/>
    <w:rsid w:val="003A1241"/>
    <w:rsid w:val="003B5413"/>
    <w:rsid w:val="003B61B5"/>
    <w:rsid w:val="003C0468"/>
    <w:rsid w:val="003C57F0"/>
    <w:rsid w:val="003D1036"/>
    <w:rsid w:val="003D5E6B"/>
    <w:rsid w:val="003E08E0"/>
    <w:rsid w:val="003E5D6A"/>
    <w:rsid w:val="003E7631"/>
    <w:rsid w:val="003F1B15"/>
    <w:rsid w:val="00415D98"/>
    <w:rsid w:val="004216C4"/>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D536B"/>
    <w:rsid w:val="004D6905"/>
    <w:rsid w:val="004E153D"/>
    <w:rsid w:val="004E550E"/>
    <w:rsid w:val="004E7A3F"/>
    <w:rsid w:val="004F7F83"/>
    <w:rsid w:val="00501126"/>
    <w:rsid w:val="005078A2"/>
    <w:rsid w:val="00517450"/>
    <w:rsid w:val="00522F9D"/>
    <w:rsid w:val="00523F44"/>
    <w:rsid w:val="005241D5"/>
    <w:rsid w:val="005260C7"/>
    <w:rsid w:val="00527A01"/>
    <w:rsid w:val="00527CDF"/>
    <w:rsid w:val="005326CF"/>
    <w:rsid w:val="00534F8B"/>
    <w:rsid w:val="00555B0B"/>
    <w:rsid w:val="00561248"/>
    <w:rsid w:val="005617AA"/>
    <w:rsid w:val="005675E0"/>
    <w:rsid w:val="005677E7"/>
    <w:rsid w:val="005808E3"/>
    <w:rsid w:val="00590CB1"/>
    <w:rsid w:val="005918D9"/>
    <w:rsid w:val="00595F83"/>
    <w:rsid w:val="005C0AA6"/>
    <w:rsid w:val="005C3E0C"/>
    <w:rsid w:val="005D2839"/>
    <w:rsid w:val="005D4CDD"/>
    <w:rsid w:val="005F39AC"/>
    <w:rsid w:val="006020A9"/>
    <w:rsid w:val="00607EE2"/>
    <w:rsid w:val="0062222A"/>
    <w:rsid w:val="0062229A"/>
    <w:rsid w:val="00623B53"/>
    <w:rsid w:val="0062761C"/>
    <w:rsid w:val="006410E6"/>
    <w:rsid w:val="00641BA5"/>
    <w:rsid w:val="006422DB"/>
    <w:rsid w:val="006430EE"/>
    <w:rsid w:val="0068343D"/>
    <w:rsid w:val="00683ECA"/>
    <w:rsid w:val="00696FFF"/>
    <w:rsid w:val="006A3BEB"/>
    <w:rsid w:val="006A78C3"/>
    <w:rsid w:val="006B015D"/>
    <w:rsid w:val="006C2168"/>
    <w:rsid w:val="006C6A73"/>
    <w:rsid w:val="006D4E45"/>
    <w:rsid w:val="006D5775"/>
    <w:rsid w:val="006D58E3"/>
    <w:rsid w:val="006D7784"/>
    <w:rsid w:val="006E7A4B"/>
    <w:rsid w:val="006F1402"/>
    <w:rsid w:val="006F6CC5"/>
    <w:rsid w:val="0070152C"/>
    <w:rsid w:val="007034E2"/>
    <w:rsid w:val="00722C3E"/>
    <w:rsid w:val="007672A1"/>
    <w:rsid w:val="00771EB8"/>
    <w:rsid w:val="00781C86"/>
    <w:rsid w:val="00785C87"/>
    <w:rsid w:val="00787118"/>
    <w:rsid w:val="00792919"/>
    <w:rsid w:val="007A0BD5"/>
    <w:rsid w:val="007A5B47"/>
    <w:rsid w:val="007C0F9E"/>
    <w:rsid w:val="007D1786"/>
    <w:rsid w:val="007D3ACA"/>
    <w:rsid w:val="007E51C6"/>
    <w:rsid w:val="007F755C"/>
    <w:rsid w:val="008060E4"/>
    <w:rsid w:val="00806DA9"/>
    <w:rsid w:val="00820ACB"/>
    <w:rsid w:val="00850462"/>
    <w:rsid w:val="008611C4"/>
    <w:rsid w:val="00863212"/>
    <w:rsid w:val="00863538"/>
    <w:rsid w:val="008638FC"/>
    <w:rsid w:val="008662EF"/>
    <w:rsid w:val="00870852"/>
    <w:rsid w:val="008779DD"/>
    <w:rsid w:val="008845FE"/>
    <w:rsid w:val="00884DE5"/>
    <w:rsid w:val="00891D82"/>
    <w:rsid w:val="008A7468"/>
    <w:rsid w:val="008C2262"/>
    <w:rsid w:val="008F249C"/>
    <w:rsid w:val="008F71F3"/>
    <w:rsid w:val="009005FB"/>
    <w:rsid w:val="00911389"/>
    <w:rsid w:val="009155A8"/>
    <w:rsid w:val="00930A99"/>
    <w:rsid w:val="00945A02"/>
    <w:rsid w:val="00955B2F"/>
    <w:rsid w:val="0096026D"/>
    <w:rsid w:val="00966B8C"/>
    <w:rsid w:val="009728E5"/>
    <w:rsid w:val="009866CF"/>
    <w:rsid w:val="009A4476"/>
    <w:rsid w:val="009B0324"/>
    <w:rsid w:val="009C4C75"/>
    <w:rsid w:val="009D3FE9"/>
    <w:rsid w:val="009D4C49"/>
    <w:rsid w:val="009E0A24"/>
    <w:rsid w:val="009E0BB4"/>
    <w:rsid w:val="009E21C1"/>
    <w:rsid w:val="009E449A"/>
    <w:rsid w:val="009F33B0"/>
    <w:rsid w:val="009F4647"/>
    <w:rsid w:val="00A06FC8"/>
    <w:rsid w:val="00A2362E"/>
    <w:rsid w:val="00A26FE1"/>
    <w:rsid w:val="00A364BB"/>
    <w:rsid w:val="00A36E96"/>
    <w:rsid w:val="00A4179D"/>
    <w:rsid w:val="00A53532"/>
    <w:rsid w:val="00A67663"/>
    <w:rsid w:val="00A712AA"/>
    <w:rsid w:val="00A72C29"/>
    <w:rsid w:val="00A831F0"/>
    <w:rsid w:val="00A85759"/>
    <w:rsid w:val="00A87895"/>
    <w:rsid w:val="00A92D02"/>
    <w:rsid w:val="00A96568"/>
    <w:rsid w:val="00A973B4"/>
    <w:rsid w:val="00AA2292"/>
    <w:rsid w:val="00AA3866"/>
    <w:rsid w:val="00AA7039"/>
    <w:rsid w:val="00AB018F"/>
    <w:rsid w:val="00AB0F80"/>
    <w:rsid w:val="00AC10D0"/>
    <w:rsid w:val="00AD3843"/>
    <w:rsid w:val="00AD6039"/>
    <w:rsid w:val="00AD73AF"/>
    <w:rsid w:val="00AF48AB"/>
    <w:rsid w:val="00B2104F"/>
    <w:rsid w:val="00B2566D"/>
    <w:rsid w:val="00B33F7F"/>
    <w:rsid w:val="00B3714E"/>
    <w:rsid w:val="00B53607"/>
    <w:rsid w:val="00B71A79"/>
    <w:rsid w:val="00B7543F"/>
    <w:rsid w:val="00B805C1"/>
    <w:rsid w:val="00B83CF6"/>
    <w:rsid w:val="00B9491C"/>
    <w:rsid w:val="00BA1401"/>
    <w:rsid w:val="00BA4C7A"/>
    <w:rsid w:val="00BA50EB"/>
    <w:rsid w:val="00BD3F1F"/>
    <w:rsid w:val="00BD79AB"/>
    <w:rsid w:val="00C02426"/>
    <w:rsid w:val="00C0647B"/>
    <w:rsid w:val="00C14733"/>
    <w:rsid w:val="00C147F8"/>
    <w:rsid w:val="00C22AB5"/>
    <w:rsid w:val="00C24D2B"/>
    <w:rsid w:val="00C255E8"/>
    <w:rsid w:val="00C34C70"/>
    <w:rsid w:val="00C42A1A"/>
    <w:rsid w:val="00C457A0"/>
    <w:rsid w:val="00C507C8"/>
    <w:rsid w:val="00C515E2"/>
    <w:rsid w:val="00C521E9"/>
    <w:rsid w:val="00C56546"/>
    <w:rsid w:val="00C56EDB"/>
    <w:rsid w:val="00C62938"/>
    <w:rsid w:val="00C669D4"/>
    <w:rsid w:val="00C917D6"/>
    <w:rsid w:val="00C966DD"/>
    <w:rsid w:val="00CC1FBB"/>
    <w:rsid w:val="00CD56DE"/>
    <w:rsid w:val="00CD7627"/>
    <w:rsid w:val="00CF2CF2"/>
    <w:rsid w:val="00D12797"/>
    <w:rsid w:val="00D13483"/>
    <w:rsid w:val="00D164D9"/>
    <w:rsid w:val="00D24C3E"/>
    <w:rsid w:val="00D34A82"/>
    <w:rsid w:val="00D4405A"/>
    <w:rsid w:val="00D47227"/>
    <w:rsid w:val="00D62110"/>
    <w:rsid w:val="00D64EAF"/>
    <w:rsid w:val="00D66D45"/>
    <w:rsid w:val="00D7446C"/>
    <w:rsid w:val="00D85423"/>
    <w:rsid w:val="00D8601B"/>
    <w:rsid w:val="00D962E2"/>
    <w:rsid w:val="00DB265E"/>
    <w:rsid w:val="00DB4CAE"/>
    <w:rsid w:val="00DB5890"/>
    <w:rsid w:val="00DB68A2"/>
    <w:rsid w:val="00DD5988"/>
    <w:rsid w:val="00DE60C7"/>
    <w:rsid w:val="00DE74E6"/>
    <w:rsid w:val="00DF240C"/>
    <w:rsid w:val="00DF58BB"/>
    <w:rsid w:val="00E04988"/>
    <w:rsid w:val="00E07421"/>
    <w:rsid w:val="00E20DB1"/>
    <w:rsid w:val="00E2153A"/>
    <w:rsid w:val="00E408B7"/>
    <w:rsid w:val="00E4596D"/>
    <w:rsid w:val="00E45EE8"/>
    <w:rsid w:val="00E51138"/>
    <w:rsid w:val="00E62F07"/>
    <w:rsid w:val="00E656CA"/>
    <w:rsid w:val="00E7078D"/>
    <w:rsid w:val="00E738D0"/>
    <w:rsid w:val="00E749A0"/>
    <w:rsid w:val="00E82CA1"/>
    <w:rsid w:val="00E903A6"/>
    <w:rsid w:val="00E91728"/>
    <w:rsid w:val="00EB00F0"/>
    <w:rsid w:val="00EB04C1"/>
    <w:rsid w:val="00EB0DA6"/>
    <w:rsid w:val="00EC7774"/>
    <w:rsid w:val="00ED536C"/>
    <w:rsid w:val="00EE17C8"/>
    <w:rsid w:val="00EF1D05"/>
    <w:rsid w:val="00EF288A"/>
    <w:rsid w:val="00EF46D6"/>
    <w:rsid w:val="00EF5824"/>
    <w:rsid w:val="00F07DB3"/>
    <w:rsid w:val="00F12D18"/>
    <w:rsid w:val="00F16044"/>
    <w:rsid w:val="00F25D76"/>
    <w:rsid w:val="00F26591"/>
    <w:rsid w:val="00F52132"/>
    <w:rsid w:val="00F54DA5"/>
    <w:rsid w:val="00F6134D"/>
    <w:rsid w:val="00F676DA"/>
    <w:rsid w:val="00F721CD"/>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0D8D64FA-8557-4457-92C3-B89D57EF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886914270">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11878094">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103037146">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13775121">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630980883">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47845324">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687414956">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057568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863399211">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55471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613757884">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7189799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1324510457">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2248858">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28977603">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064462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586886996">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33387046">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390663008">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22026528">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arch.earthdata.nasa.gov/search"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156</Pages>
  <Words>71821</Words>
  <Characters>409382</Characters>
  <Application>Microsoft Office Word</Application>
  <DocSecurity>0</DocSecurity>
  <Lines>3411</Lines>
  <Paragraphs>960</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480243</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34</cp:revision>
  <cp:lastPrinted>2025-04-28T16:13:00Z</cp:lastPrinted>
  <dcterms:created xsi:type="dcterms:W3CDTF">2025-05-08T14:22:00Z</dcterms:created>
  <dcterms:modified xsi:type="dcterms:W3CDTF">2025-05-18T02:32:00Z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id="pmJV8xhX"/&gt;&lt;style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