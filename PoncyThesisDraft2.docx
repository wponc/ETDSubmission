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6145273D"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6F1694">
        <w:instrText xml:space="preserve"> ADDIN ZOTERO_ITEM CSL_CITATION {"citationID":"JUu2U5lH","properties":{"formattedCitation":"(Psistaki et al., 2024)","plainCitation":"(Psistaki et al., 2024)","noteIndex":0},"citationItems":[{"id":"qY3oXqI6/IGujIENN","uris":["http://zotero.org/users/16907877/items/CG924FGN"],"itemData":{"id":338,"type":"article-journal","abstract":"Nowadays,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0B2495FF"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6F1694">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qY3oXqI6/qYGEGrrl","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5566A120"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613B67">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40"/>
      <w:r>
        <w:t xml:space="preserve">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1D09156C"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613B67">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50"/>
      <w:r w:rsidR="00216F5C">
        <w:rPr>
          <w:rStyle w:val="CommentReference"/>
        </w:rPr>
        <w:commentReference w:id="50"/>
      </w:r>
    </w:p>
    <w:p w14:paraId="7F72187D" w14:textId="641576A4"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613B67">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49FAB204"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613B67">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297008F6"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613B67">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1"/>
      <w:r w:rsidRPr="00E903A6">
        <w:t>53,9</w:t>
      </w:r>
      <w:r w:rsidR="00870852">
        <w:t>05</w:t>
      </w:r>
      <w:commentRangeEnd w:id="51"/>
      <w:r w:rsidR="00216F5C">
        <w:rPr>
          <w:rStyle w:val="CommentReference"/>
        </w:rPr>
        <w:commentReference w:id="51"/>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68574541"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613B67">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6C8A4567" w:rsidR="00001839" w:rsidRPr="00001839" w:rsidRDefault="00001839" w:rsidP="00001839">
      <w:pPr>
        <w:spacing w:line="360" w:lineRule="auto"/>
        <w:rPr>
          <w:b/>
          <w:bCs/>
        </w:rPr>
      </w:pPr>
      <w:r>
        <w:tab/>
        <w:t>Linear regression is a statistical method that aims to represent the relationship between a dependent and explanatory variable(s)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02A620A4"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w:t>
      </w:r>
      <w:r w:rsidR="0040179C">
        <w:t>,</w:t>
      </w:r>
      <w:r w:rsidR="009E0A24">
        <w:t xml:space="preserve">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w:t>
      </w:r>
      <w:r w:rsidR="009E0A24">
        <w:lastRenderedPageBreak/>
        <w:t xml:space="preserve">“robust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18B79060"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an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specify the smallest effect size of interest.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w:t>
      </w:r>
      <w:r>
        <w:lastRenderedPageBreak/>
        <w:t xml:space="preserve">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25F683DF"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lastRenderedPageBreak/>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3AB5FEB0"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 xml:space="preserve">of this research.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11B630C2" w14:textId="0E264666" w:rsidR="001040A7" w:rsidRPr="002D7B07" w:rsidRDefault="00B53607" w:rsidP="001040A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 xml:space="preserve">Mulverhill et al., </w:t>
      </w:r>
      <w:r w:rsidRPr="003E5D6A">
        <w:lastRenderedPageBreak/>
        <w:t>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repeat</w:t>
      </w:r>
      <w:r w:rsidR="00590CB1">
        <w:t>ed</w:t>
      </w:r>
      <w:r>
        <w:t xml:space="preserve"> measurement of individual forest stands </w:t>
      </w:r>
      <w:r>
        <w:fldChar w:fldCharType="begin"/>
      </w:r>
      <w:r w:rsidR="006F1694">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qY3oXqI6/li4w3dLI","uris":["http://zotero.org/users/local/cacSD1vw/i</w:instrText>
      </w:r>
      <w:r w:rsidR="006F1694" w:rsidRPr="006F1694">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r w:rsidR="001040A7">
        <w:rPr>
          <w:noProof/>
        </w:rPr>
        <w:drawing>
          <wp:inline distT="0" distB="0" distL="0" distR="0" wp14:anchorId="68C51948" wp14:editId="15E9EC37">
            <wp:extent cx="5486400" cy="1003935"/>
            <wp:effectExtent l="0" t="0" r="0" b="0"/>
            <wp:docPr id="912231918" name="Picture 2" descr="A black background with yellow and purpl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1918" name="Picture 2" descr="A black background with yellow and purple sp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577EAEF5" w14:textId="1A794AB3"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613B67">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067529C2"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1A3910">
        <w:t xml:space="preserve"> footprints</w:t>
      </w:r>
      <w:r w:rsidR="00B239A8">
        <w:t xml:space="preserve"> of each sample are </w:t>
      </w:r>
      <w:r w:rsidR="00B01ADA">
        <w:t xml:space="preserve">comparable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change</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54A99F02" w:rsidR="001040A7" w:rsidRDefault="001040A7" w:rsidP="009B0077">
      <w:pPr>
        <w:keepNext/>
        <w:spacing w:line="360" w:lineRule="auto"/>
      </w:pPr>
      <w:r>
        <w:lastRenderedPageBreak/>
        <w:tab/>
      </w:r>
      <w:r w:rsidR="00617E55">
        <w:t>We begin by</w:t>
      </w:r>
      <w:r w:rsidR="00F351E3" w:rsidRPr="00F351E3">
        <w:t xml:space="preserve"> </w:t>
      </w:r>
      <w:r w:rsidR="00F351E3">
        <w:t xml:space="preserve">randomly selecting 50,000 pixels from all forests in our study area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80149DB">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354364F4" w14:textId="3AB0149C"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613B67">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2FFEEF0B" w:rsidR="00F351E3" w:rsidRDefault="00617E55" w:rsidP="001040A7">
      <w:pPr>
        <w:spacing w:line="360" w:lineRule="auto"/>
      </w:pPr>
      <w:r>
        <w:t>For each</w:t>
      </w:r>
      <w:r w:rsidR="00F351E3">
        <w:t xml:space="preserve"> selected pixel</w:t>
      </w:r>
      <w:r>
        <w:t xml:space="preserve">, we </w:t>
      </w:r>
      <w:r w:rsidR="001040A7">
        <w:t xml:space="preserve">create </w:t>
      </w:r>
      <w:r w:rsidR="009B0077">
        <w:t xml:space="preserve">an </w:t>
      </w:r>
      <w:r w:rsidR="001040A7">
        <w:t>ATL08 segment</w:t>
      </w:r>
      <w:r w:rsidR="009B0077">
        <w:t xml:space="preserve"> </w:t>
      </w:r>
      <w:r>
        <w:t xml:space="preserve">at its center </w:t>
      </w:r>
      <w:r w:rsidR="001040A7">
        <w:t xml:space="preserve">(see Section 2.3.2) </w:t>
      </w:r>
      <w:r w:rsidR="0065191E">
        <w:t xml:space="preserve">and </w:t>
      </w:r>
      <w:r w:rsidR="001040A7">
        <w:t>extract ALS canopy height</w:t>
      </w:r>
      <w:r w:rsidR="00F351E3">
        <w:t>s</w:t>
      </w:r>
      <w:r w:rsidR="001040A7">
        <w:t xml:space="preserve"> within the segment</w:t>
      </w:r>
      <w:r w:rsidR="0065191E">
        <w:t>.</w:t>
      </w:r>
      <w:r w:rsidR="00F351E3">
        <w:t xml:space="preserve"> </w:t>
      </w:r>
      <w:r w:rsidR="00911CD7">
        <w:t>Th</w:t>
      </w:r>
      <w:r w:rsidR="00037C72">
        <w:t xml:space="preserve">ese combined extractions </w:t>
      </w:r>
      <w:r w:rsidR="00911CD7">
        <w:t>serve</w:t>
      </w:r>
      <w:r w:rsidR="00037C72">
        <w:t xml:space="preserve"> </w:t>
      </w:r>
      <w:r w:rsidR="00911CD7">
        <w:t xml:space="preserve">as </w:t>
      </w:r>
      <w:r w:rsidR="00F351E3">
        <w:t xml:space="preserve">the </w:t>
      </w:r>
      <w:r w:rsidR="00F351E3" w:rsidRPr="00911CD7">
        <w:rPr>
          <w:i/>
          <w:iCs/>
        </w:rPr>
        <w:t>population</w:t>
      </w:r>
      <w:r w:rsidR="00F351E3">
        <w:t xml:space="preserve"> of canopy heights </w:t>
      </w:r>
      <w:r w:rsidR="006B6A72">
        <w:t xml:space="preserve">across </w:t>
      </w:r>
      <w:r w:rsidR="00F351E3">
        <w:t xml:space="preserve">the </w:t>
      </w:r>
      <w:r w:rsidR="006B6A72">
        <w:t xml:space="preserve">entire </w:t>
      </w:r>
      <w:r w:rsidR="00F351E3">
        <w:t xml:space="preserve">study area. </w:t>
      </w:r>
    </w:p>
    <w:p w14:paraId="1184824F" w14:textId="42CB78C8" w:rsidR="001040A7" w:rsidRPr="001040A7" w:rsidRDefault="00F351E3" w:rsidP="001040A7">
      <w:pPr>
        <w:spacing w:line="360" w:lineRule="auto"/>
      </w:pPr>
      <w:r>
        <w:tab/>
      </w:r>
      <w:r w:rsidR="0065191E">
        <w:t>To establish</w:t>
      </w:r>
      <w:r>
        <w:t xml:space="preserve"> individual</w:t>
      </w:r>
      <w:r w:rsidR="0065191E">
        <w:t xml:space="preserve"> samples as representative, we compare 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1B7D6BF5" w:rsidR="00B02E32" w:rsidRDefault="00B02E32" w:rsidP="001040A7">
      <w:pPr>
        <w:spacing w:line="360" w:lineRule="auto"/>
      </w:pPr>
      <w:r>
        <w:tab/>
      </w:r>
      <w:r w:rsidR="006D5C4F">
        <w:t>Next, we</w:t>
      </w:r>
      <w:r>
        <w:t xml:space="preserve"> establish the locations of the samples as equivalent</w:t>
      </w:r>
      <w:r w:rsidR="00765452">
        <w:t xml:space="preserve"> by comparing</w:t>
      </w:r>
      <w:r>
        <w:t xml:space="preserve"> the</w:t>
      </w:r>
      <w:r w:rsidR="00765452">
        <w:t>ir</w:t>
      </w:r>
      <w:r>
        <w:t xml:space="preserve"> distribution of ALS canopy heights 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 xml:space="preserve">population. For this we </w:t>
      </w:r>
      <w:r w:rsidR="00765452">
        <w:t xml:space="preserve">use </w:t>
      </w:r>
      <w:r w:rsidR="001040A7">
        <w:t xml:space="preserve">a bootstrapped TOST technique using 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15114F80"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across equivalence bound values of 2, 1.5, 1, 0.5, 0.25, and 0.1 meters, </w:t>
      </w:r>
      <w:r w:rsidR="001040A7">
        <w:lastRenderedPageBreak/>
        <w:t xml:space="preserve">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786D1AA4"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 xml:space="preserve">this we use </w:t>
      </w:r>
      <w:r w:rsidR="009623B9" w:rsidRPr="009623B9">
        <w:rPr>
          <w:i/>
          <w:iCs/>
        </w:rPr>
        <w:t>actual</w:t>
      </w:r>
      <w:r w:rsidR="009623B9">
        <w:t xml:space="preserve"> height measurements from FIA plots</w:t>
      </w:r>
      <w:r w:rsidR="006B2787">
        <w:t xml:space="preserve">-rather than </w:t>
      </w:r>
      <w:r w:rsidR="009623B9">
        <w:rPr>
          <w:i/>
          <w:iCs/>
        </w:rPr>
        <w:t xml:space="preserve">total </w:t>
      </w:r>
      <w:r w:rsidR="009623B9">
        <w:t>height measurements may involve subjective estimation</w:t>
      </w:r>
      <w:r w:rsidR="006B2787">
        <w:t xml:space="preserve"> for</w:t>
      </w:r>
      <w:r w:rsidR="009623B9">
        <w:t xml:space="preserve"> trees with missing tops</w:t>
      </w:r>
      <w:r w:rsidR="006B2787">
        <w:t>-as actual height measurements use the canopy surface sampled by LiDAR data</w:t>
      </w:r>
      <w:r w:rsidR="009623B9">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77777777"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D8531F">
        <w:t>increment and net</w:t>
      </w:r>
      <w:r w:rsidR="009623B9">
        <w:t xml:space="preserve"> change </w:t>
      </w:r>
      <w:r w:rsidR="008C3B04">
        <w:t>in canopy height</w:t>
      </w:r>
      <w:r w:rsidR="009623B9">
        <w:t>.</w:t>
      </w:r>
      <w:r w:rsidR="00D8531F">
        <w:t xml:space="preserve"> </w:t>
      </w:r>
    </w:p>
    <w:p w14:paraId="4A29CDAD" w14:textId="1850E440" w:rsidR="00336B77" w:rsidRDefault="00D8531F" w:rsidP="003C2C51">
      <w:pPr>
        <w:spacing w:line="360" w:lineRule="auto"/>
        <w:ind w:firstLine="360"/>
      </w:pPr>
      <w:r>
        <w:t xml:space="preserve">Increment </w:t>
      </w:r>
      <w:r w:rsidR="006B2787">
        <w:t>represents the annual,</w:t>
      </w:r>
      <w:r>
        <w:t xml:space="preserve"> year-over-year growth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3DFB8F48" w:rsidR="00D8531F" w:rsidRPr="00D8531F" w:rsidRDefault="00D8531F" w:rsidP="003C2C51">
      <w:pPr>
        <w:spacing w:line="360" w:lineRule="auto"/>
        <w:ind w:firstLine="360"/>
      </w:pPr>
      <w:r>
        <w:t>Net change</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2E5A68AB" w:rsidR="00527A01" w:rsidRDefault="003C2C51" w:rsidP="00336B77">
      <w:pPr>
        <w:pStyle w:val="ListParagraph"/>
        <w:spacing w:line="360" w:lineRule="auto"/>
        <w:contextualSpacing/>
      </w:pPr>
      <m:oMathPara>
        <m:oMath>
          <m:r>
            <w:rPr>
              <w:rFonts w:ascii="Cambria Math" w:hAnsi="Cambria Math"/>
            </w:rPr>
            <m:t>Net Change=Increment*Segment Timeframe</m:t>
          </m:r>
        </m:oMath>
      </m:oMathPara>
    </w:p>
    <w:p w14:paraId="2D09489A" w14:textId="6FA2B3F2" w:rsidR="009623B9" w:rsidRDefault="004216C4" w:rsidP="009623B9">
      <w:pPr>
        <w:spacing w:line="360" w:lineRule="auto"/>
        <w:ind w:firstLine="360"/>
      </w:pPr>
      <w:r>
        <w:t xml:space="preserve">Records with negative </w:t>
      </w:r>
      <w:r w:rsidR="003C2C51">
        <w:t xml:space="preserve">net </w:t>
      </w:r>
      <w:r>
        <w:t xml:space="preserve">change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D44017">
        <w:t>We summarize the distributions of increment and net change into</w:t>
      </w:r>
      <w:r w:rsidR="00D44017" w:rsidRPr="00D44017">
        <w:t xml:space="preserve"> minimum, 1st quartile, mean, median, 3rd </w:t>
      </w:r>
      <w:r w:rsidR="00D44017" w:rsidRPr="00D44017">
        <w:lastRenderedPageBreak/>
        <w:t xml:space="preserve">quartile, and maximum values. </w:t>
      </w:r>
      <w:r w:rsidR="006B2787">
        <w:t>We</w:t>
      </w:r>
      <w:r w:rsidR="00D44017">
        <w:t xml:space="preserve"> also</w:t>
      </w:r>
      <w:r w:rsidR="006B2787">
        <w:t xml:space="preserve"> visualize the </w:t>
      </w:r>
      <w:r w:rsidR="00771EB8">
        <w:t xml:space="preserve">distributions of </w:t>
      </w:r>
      <w:r w:rsidR="007B42C1">
        <w:t xml:space="preserve">increment and net change </w:t>
      </w:r>
      <w:r w:rsidR="006B2787">
        <w:t>with</w:t>
      </w:r>
      <w:r w:rsidR="00771EB8">
        <w:t xml:space="preserve"> histogram</w:t>
      </w:r>
      <w:r w:rsidR="006B2787">
        <w:t xml:space="preserve">s to provide </w:t>
      </w:r>
      <w:r w:rsidR="00771EB8">
        <w:t xml:space="preserve">insight into </w:t>
      </w:r>
      <w:r w:rsidR="006B2787">
        <w:t xml:space="preserve">typical </w:t>
      </w:r>
      <w:r w:rsidR="007B42C1">
        <w:t xml:space="preserve">annual and cumulative forest growth </w:t>
      </w:r>
      <w:r w:rsidR="006B2787">
        <w:t xml:space="preserve">in </w:t>
      </w:r>
      <w:r w:rsidR="007B42C1">
        <w:t>the study area.</w:t>
      </w:r>
      <w:r w:rsidR="00E51138">
        <w:t xml:space="preserve"> </w:t>
      </w:r>
      <w:r w:rsidR="003C2C51">
        <w:t xml:space="preserve">These </w:t>
      </w:r>
      <w:r w:rsidR="006B2787">
        <w:t xml:space="preserve">reference </w:t>
      </w:r>
      <w:r w:rsidR="003C2C51">
        <w:t xml:space="preserve">metrics serve not as </w:t>
      </w:r>
      <w:r w:rsidR="006B2787">
        <w:t>“</w:t>
      </w:r>
      <w:r w:rsidR="003C2C51">
        <w:t>targets</w:t>
      </w:r>
      <w:r w:rsidR="006B2787">
        <w:t>”</w:t>
      </w:r>
      <w:r w:rsidR="003C2C51">
        <w:t xml:space="preserve">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F59008E" w:rsidR="006D0768" w:rsidRDefault="006D0768" w:rsidP="006D0768">
      <w:pPr>
        <w:spacing w:line="360" w:lineRule="auto"/>
        <w:ind w:firstLine="360"/>
      </w:pPr>
      <w:r>
        <w:t xml:space="preserve">First, </w:t>
      </w:r>
      <w:r w:rsidR="00AC0C22">
        <w:t>we use a</w:t>
      </w:r>
      <w:r>
        <w:t xml:space="preserve"> Wilcoxon Rank Sum test to determine net change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segments</w:t>
      </w:r>
      <w:r>
        <w:t xml:space="preserve">. </w:t>
      </w:r>
    </w:p>
    <w:p w14:paraId="5A7F4766" w14:textId="27E2F5E7"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incremental change</w:t>
      </w:r>
      <w:r w:rsidR="00E27190">
        <w:t xml:space="preserve"> </w:t>
      </w:r>
      <w:r w:rsidR="00AC0C22">
        <w:t xml:space="preserve">in canopy height over time modeling the </w:t>
      </w:r>
      <w:r w:rsidR="00E04988">
        <w:t>response of ATL08 canopy heights (Y) to the year (X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7C2EAB55" w:rsidR="00E04988" w:rsidRDefault="00E04988" w:rsidP="00FF639F">
      <w:pPr>
        <w:spacing w:line="360" w:lineRule="auto"/>
        <w:ind w:firstLine="360"/>
      </w:pPr>
      <w:r w:rsidRPr="002B5EF7">
        <w:t>Finally</w:t>
      </w:r>
      <w:r>
        <w:t xml:space="preserve">, </w:t>
      </w:r>
      <w:r w:rsidR="00E27190">
        <w:t xml:space="preserve">we use </w:t>
      </w:r>
      <w:r>
        <w:t>a one-sided Mann-Kendall (MK) test was used to identify monotonic trend</w:t>
      </w:r>
      <w:r w:rsidR="00AC0C22">
        <w:t>s</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E27190">
        <w:t>suggestive</w:t>
      </w:r>
      <w:r w:rsidR="0008790D">
        <w:t xml:space="preserve"> of growth over time</w:t>
      </w:r>
      <w:r>
        <w:t xml:space="preserve">. </w:t>
      </w:r>
      <w:r w:rsidR="004E550E">
        <w:t>From the MK test results we report the Z</w:t>
      </w:r>
      <w:r w:rsidR="00591F9C">
        <w:t xml:space="preserve"> and </w:t>
      </w:r>
      <w:r w:rsidR="004E550E">
        <w:t>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w:t>
      </w:r>
      <w:r w:rsidR="00082C51">
        <w:rPr>
          <w:color w:val="000000"/>
        </w:rPr>
        <w:lastRenderedPageBreak/>
        <w:t xml:space="preserve">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690169F1">
            <wp:extent cx="5486400" cy="342900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A3C765F" w14:textId="48DD2C87"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613B67">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 and ATL08. Canopy heights are reported in meters above ground. Red line indicates trend line from a Theil-Sen regression using ATL08 (Y) and ALS (X) canopy heights</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10765A0A" w14:textId="15397774" w:rsidR="00BA0245" w:rsidRDefault="00BA0245" w:rsidP="00BA0245">
      <w:pPr>
        <w:spacing w:line="360" w:lineRule="auto"/>
      </w:pPr>
      <w:r>
        <w:tab/>
        <w:t xml:space="preserve">When comparing ALS canopy heights in the locations of each sample against ALS canopy heights throughout entire study area, the samples appear representative of the broader population (Figure 10). Each sample’s canopy height distribution falls within the bounds of the overall population distribution, indicated by the overarching white </w:t>
      </w:r>
      <w:r>
        <w:lastRenderedPageBreak/>
        <w:t xml:space="preserve">histogram. Moreover, the distributions of the individual samples demonstrate reasonable alignment with each other. </w:t>
      </w:r>
    </w:p>
    <w:p w14:paraId="0A6FD7CA" w14:textId="780456DB" w:rsidR="00A75068" w:rsidRPr="00BA0245" w:rsidRDefault="00A75068" w:rsidP="00BA0245">
      <w:pPr>
        <w:spacing w:line="360" w:lineRule="auto"/>
      </w:pPr>
      <w:commentRangeStart w:id="64"/>
      <w:r w:rsidRPr="00A75068">
        <w:rPr>
          <w:noProof/>
        </w:rPr>
        <w:drawing>
          <wp:inline distT="0" distB="0" distL="0" distR="0" wp14:anchorId="5985171A" wp14:editId="6B1BE2B5">
            <wp:extent cx="5486400" cy="3429000"/>
            <wp:effectExtent l="0" t="0" r="0" b="0"/>
            <wp:docPr id="1975622258" name="Picture 9" descr="A graph of a height&#10;&#10;AI-generated content may be incorrect.">
              <a:extLst xmlns:a="http://schemas.openxmlformats.org/drawingml/2006/main">
                <a:ext uri="{FF2B5EF4-FFF2-40B4-BE49-F238E27FC236}">
                  <a16:creationId xmlns:a16="http://schemas.microsoft.com/office/drawing/2014/main" id="{F79094FF-E146-68E0-15D2-7C5FCA093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height&#10;&#10;AI-generated content may be incorrect.">
                      <a:extLst>
                        <a:ext uri="{FF2B5EF4-FFF2-40B4-BE49-F238E27FC236}">
                          <a16:creationId xmlns:a16="http://schemas.microsoft.com/office/drawing/2014/main" id="{F79094FF-E146-68E0-15D2-7C5FCA093CC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64"/>
      <w:r>
        <w:rPr>
          <w:rStyle w:val="CommentReference"/>
        </w:rPr>
        <w:commentReference w:id="64"/>
      </w:r>
    </w:p>
    <w:p w14:paraId="790EFD47" w14:textId="501574B8" w:rsidR="004B0211" w:rsidRDefault="007D51DE" w:rsidP="001F7AF2">
      <w:pPr>
        <w:numPr>
          <w:ilvl w:val="2"/>
          <w:numId w:val="9"/>
        </w:numPr>
        <w:spacing w:line="360" w:lineRule="auto"/>
        <w:rPr>
          <w:b/>
          <w:bCs/>
        </w:rPr>
      </w:pPr>
      <w:bookmarkStart w:id="65" w:name="_Toc195460514"/>
      <w:r>
        <w:rPr>
          <w:b/>
          <w:bCs/>
        </w:rPr>
        <w:t>Sample Location Equivalence</w:t>
      </w:r>
    </w:p>
    <w:p w14:paraId="6FA1FF06" w14:textId="09422EE1" w:rsidR="0092781F" w:rsidRDefault="002B7F9A" w:rsidP="0092781F">
      <w:pPr>
        <w:spacing w:line="360" w:lineRule="auto"/>
        <w:ind w:firstLine="360"/>
      </w:pPr>
      <w:r w:rsidRPr="00595F83">
        <w:t xml:space="preserve">Bootstrapped TOST </w:t>
      </w:r>
      <w:r>
        <w:t>show that</w:t>
      </w:r>
      <w:r w:rsidRPr="00595F83">
        <w:t xml:space="preserve"> </w:t>
      </w:r>
      <w:r w:rsidR="00A75068">
        <w:t xml:space="preserve">the footprints of samples </w:t>
      </w:r>
      <w:r w:rsidRPr="00595F83">
        <w:t>are practically equivalen</w:t>
      </w:r>
      <w:r>
        <w:t>t</w:t>
      </w:r>
      <w:r w:rsidRPr="00595F83">
        <w:t xml:space="preserve"> </w:t>
      </w:r>
      <w:r>
        <w:t xml:space="preserve">within </w:t>
      </w:r>
      <w:r w:rsidR="00A75068">
        <w:t>two</w:t>
      </w:r>
      <w:r>
        <w:t xml:space="preserve"> meter</w:t>
      </w:r>
      <w:r w:rsidR="00A75068">
        <w:t>s</w:t>
      </w:r>
      <w:r>
        <w:t xml:space="preserve"> of canopy height (</w:t>
      </w:r>
      <w:r w:rsidRPr="00595F83">
        <w:t>Figure 1</w:t>
      </w:r>
      <w:r>
        <w:t>3</w:t>
      </w:r>
      <w:r w:rsidRPr="00595F83">
        <w:t>)</w:t>
      </w:r>
      <w:r>
        <w:t xml:space="preserve">, </w:t>
      </w:r>
      <w:r w:rsidRPr="00595F83">
        <w:t xml:space="preserve">as below </w:t>
      </w:r>
      <w:r>
        <w:t xml:space="preserve">this </w:t>
      </w:r>
      <w:r w:rsidRPr="00595F83">
        <w:t>bound</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1BB78952">
            <wp:extent cx="6114758" cy="3821724"/>
            <wp:effectExtent l="0" t="0" r="0" b="762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1883" cy="3826177"/>
                    </a:xfrm>
                    <a:prstGeom prst="rect">
                      <a:avLst/>
                    </a:prstGeom>
                    <a:noFill/>
                    <a:ln>
                      <a:noFill/>
                    </a:ln>
                  </pic:spPr>
                </pic:pic>
              </a:graphicData>
            </a:graphic>
          </wp:inline>
        </w:drawing>
      </w:r>
    </w:p>
    <w:p w14:paraId="02CA132C" w14:textId="2E869B26"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613B67">
        <w:rPr>
          <w:b w:val="0"/>
          <w:bCs w:val="0"/>
          <w:i/>
          <w:iCs/>
          <w:noProof/>
        </w:rPr>
        <w:t>10</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of equivalence tests between </w:t>
      </w:r>
      <w:r w:rsidR="00A75068">
        <w:rPr>
          <w:b w:val="0"/>
          <w:bCs w:val="0"/>
          <w:i/>
          <w:iCs/>
          <w:color w:val="000000" w:themeColor="text1"/>
        </w:rPr>
        <w:t>locations samples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that </w:t>
      </w:r>
      <w:r w:rsidR="00A75068">
        <w:rPr>
          <w:b w:val="0"/>
          <w:bCs w:val="0"/>
          <w:i/>
          <w:iCs/>
          <w:color w:val="000000" w:themeColor="text1"/>
        </w:rPr>
        <w:t xml:space="preserve">locations in Sample 1 </w:t>
      </w:r>
      <w:r w:rsidRPr="006D7784">
        <w:rPr>
          <w:b w:val="0"/>
          <w:bCs w:val="0"/>
          <w:i/>
          <w:iCs/>
          <w:color w:val="000000" w:themeColor="text1"/>
        </w:rPr>
        <w:t xml:space="preserve">(X) and </w:t>
      </w:r>
      <w:r w:rsidR="00A75068">
        <w:rPr>
          <w:b w:val="0"/>
          <w:bCs w:val="0"/>
          <w:i/>
          <w:iCs/>
          <w:color w:val="000000" w:themeColor="text1"/>
        </w:rPr>
        <w:t xml:space="preserve">Sample </w:t>
      </w:r>
      <w:r w:rsidRPr="006D7784">
        <w:rPr>
          <w:b w:val="0"/>
          <w:bCs w:val="0"/>
          <w:i/>
          <w:iCs/>
          <w:color w:val="000000" w:themeColor="text1"/>
        </w:rPr>
        <w:t>2</w:t>
      </w:r>
      <w:r>
        <w:rPr>
          <w:b w:val="0"/>
          <w:bCs w:val="0"/>
          <w:i/>
          <w:iCs/>
          <w:color w:val="000000" w:themeColor="text1"/>
        </w:rPr>
        <w:t xml:space="preserve"> </w:t>
      </w:r>
      <w:r w:rsidRPr="006D7784">
        <w:rPr>
          <w:b w:val="0"/>
          <w:bCs w:val="0"/>
          <w:i/>
          <w:iCs/>
          <w:color w:val="000000" w:themeColor="text1"/>
        </w:rPr>
        <w:t xml:space="preserve">(Y) are equivalent within the bound specified in the subplot title. </w:t>
      </w:r>
      <w:r w:rsidR="0092781F">
        <w:rPr>
          <w:b w:val="0"/>
          <w:bCs w:val="0"/>
          <w:i/>
          <w:iCs/>
          <w:color w:val="000000" w:themeColor="text1"/>
        </w:rPr>
        <w:t>Yellow</w:t>
      </w:r>
      <w:r w:rsidRPr="006D7784">
        <w:rPr>
          <w:b w:val="0"/>
          <w:bCs w:val="0"/>
          <w:i/>
          <w:iCs/>
          <w:color w:val="000000" w:themeColor="text1"/>
        </w:rPr>
        <w:t xml:space="preserve"> cells indicate </w:t>
      </w:r>
      <w:r w:rsidR="00A75068">
        <w:rPr>
          <w:b w:val="0"/>
          <w:bCs w:val="0"/>
          <w:i/>
          <w:iCs/>
          <w:color w:val="000000" w:themeColor="text1"/>
        </w:rPr>
        <w:t xml:space="preserve">Samples </w:t>
      </w:r>
      <w:r w:rsidRPr="006D7784">
        <w:rPr>
          <w:b w:val="0"/>
          <w:bCs w:val="0"/>
          <w:i/>
          <w:iCs/>
          <w:color w:val="000000" w:themeColor="text1"/>
        </w:rPr>
        <w:t>1 and 2 are not equivalent, as at least one of the null hypotheses in the TOST was not rejected.</w:t>
      </w:r>
    </w:p>
    <w:p w14:paraId="35B54364" w14:textId="6563990E" w:rsidR="00BA3BB6" w:rsidRPr="00BA3BB6" w:rsidRDefault="00BA3BB6" w:rsidP="00BA3BB6">
      <w:pPr>
        <w:spacing w:line="360" w:lineRule="auto"/>
      </w:pPr>
      <w:r>
        <w:tab/>
        <w:t xml:space="preserve">At more strict margins of equivalence such as 0.1 or 0.25, none of our samples demonstrate equivalence in canopy height with each other. Based on the results of the equivalence tests in Figure 11, the 2019 sample demonstrates noticeably lower equivalence than other samples. If the 2019 sample is removed from consideration, all other samples demonstrate equivalence at a margin as tight as 1 meter in canopy height. </w:t>
      </w:r>
      <w:r>
        <w:tab/>
        <w:t>With this in mind, we remove the 2019 sample from temporal analyses. While this sample may have represented the population, spatial differences in canopy height between this sample and the other</w:t>
      </w:r>
      <w:r w:rsidR="006A52AD">
        <w:t>s could impact trends over time. As a result, we’ve minimized the sampling bias present in our ATL08 segments, but have limited the timeframe for tracking change to only 5 years of data (2020-2024)</w:t>
      </w:r>
      <w:r>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3FCB773A" w:rsidR="0008020F" w:rsidRDefault="00595F83" w:rsidP="00BA3BB6">
      <w:pPr>
        <w:spacing w:line="360" w:lineRule="auto"/>
        <w:ind w:firstLine="360"/>
      </w:pPr>
      <w:r w:rsidRPr="00595F83">
        <w:lastRenderedPageBreak/>
        <w:t xml:space="preserve">Table 1 shows </w:t>
      </w:r>
      <w:r w:rsidR="00DD1CC5">
        <w:t>plot-level</w:t>
      </w:r>
      <w:r w:rsidRPr="00595F83">
        <w:t xml:space="preserve"> summary statistics for </w:t>
      </w:r>
      <w:r w:rsidR="005918D9" w:rsidRPr="00595F83">
        <w:t>increment</w:t>
      </w:r>
      <w:r w:rsidR="00D44017">
        <w:t xml:space="preserve"> and net change in canopy height from FIA remeasurement plots.</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4D1978">
        <w:trPr>
          <w:trHeight w:val="407"/>
        </w:trPr>
        <w:tc>
          <w:tcPr>
            <w:tcW w:w="1435" w:type="dxa"/>
            <w:tcBorders>
              <w:top w:val="single" w:sz="4" w:space="0" w:color="auto"/>
            </w:tcBorders>
            <w:shd w:val="clear" w:color="auto" w:fill="auto"/>
          </w:tcPr>
          <w:p w14:paraId="0200A31B" w14:textId="56F0D4E8" w:rsidR="005918D9" w:rsidRPr="004D1978" w:rsidRDefault="005918D9" w:rsidP="004D1978">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tcPr>
          <w:p w14:paraId="0E84A25F" w14:textId="7E6B4317" w:rsidR="005918D9" w:rsidRPr="004D1978" w:rsidRDefault="005918D9" w:rsidP="004D1978">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tcPr>
          <w:p w14:paraId="6D7E06FE" w14:textId="48CA289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tcPr>
          <w:p w14:paraId="16DF235B" w14:textId="0E2CFED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tcPr>
          <w:p w14:paraId="095C25D1" w14:textId="5BC7AC8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tcPr>
          <w:p w14:paraId="2F23688B" w14:textId="1465BD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tcPr>
          <w:p w14:paraId="7C6E5703" w14:textId="4F1241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tcPr>
          <w:p w14:paraId="300D08F9" w14:textId="350364A9" w:rsidR="005918D9" w:rsidRPr="004D1978" w:rsidRDefault="00DD1CC5" w:rsidP="004D1978">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4D1978">
        <w:trPr>
          <w:trHeight w:val="418"/>
        </w:trPr>
        <w:tc>
          <w:tcPr>
            <w:tcW w:w="1435" w:type="dxa"/>
            <w:tcBorders>
              <w:bottom w:val="single" w:sz="4" w:space="0" w:color="auto"/>
            </w:tcBorders>
            <w:shd w:val="clear" w:color="auto" w:fill="auto"/>
          </w:tcPr>
          <w:p w14:paraId="33354F75" w14:textId="5A0DE387" w:rsidR="005918D9" w:rsidRPr="004D1978" w:rsidRDefault="005918D9" w:rsidP="004D1978">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tcPr>
          <w:p w14:paraId="251D74C7" w14:textId="6C9EEC0F" w:rsidR="005918D9" w:rsidRPr="004D1978" w:rsidRDefault="005918D9" w:rsidP="004D1978">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tcPr>
          <w:p w14:paraId="1F360D41" w14:textId="71C81D6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tcPr>
          <w:p w14:paraId="77A7309B" w14:textId="13D293F3" w:rsidR="005918D9" w:rsidRPr="004D1978" w:rsidRDefault="00DD1CC5" w:rsidP="004D1978">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tcPr>
          <w:p w14:paraId="64009AC6" w14:textId="14406B8C" w:rsidR="005918D9" w:rsidRPr="004D1978" w:rsidRDefault="00DD1CC5" w:rsidP="004D1978">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tcPr>
          <w:p w14:paraId="063E9080" w14:textId="729107CF" w:rsidR="005918D9" w:rsidRPr="004D1978" w:rsidRDefault="005918D9" w:rsidP="004D1978">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tcPr>
          <w:p w14:paraId="293A2790" w14:textId="7E80699E" w:rsidR="005918D9" w:rsidRPr="004D1978" w:rsidRDefault="00DD1CC5" w:rsidP="004D1978">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tcPr>
          <w:p w14:paraId="370C8778" w14:textId="3497E8CF" w:rsidR="005918D9" w:rsidRPr="004D1978" w:rsidRDefault="00A34B1C" w:rsidP="004D1978">
            <w:pPr>
              <w:spacing w:line="360" w:lineRule="auto"/>
              <w:jc w:val="center"/>
              <w:rPr>
                <w:rFonts w:ascii="Times New Roman" w:hAnsi="Times New Roman"/>
              </w:rPr>
            </w:pPr>
            <w:r w:rsidRPr="004D1978">
              <w:rPr>
                <w:rFonts w:ascii="Times New Roman" w:hAnsi="Times New Roman"/>
              </w:rPr>
              <w:t>8.82</w:t>
            </w:r>
          </w:p>
        </w:tc>
      </w:tr>
    </w:tbl>
    <w:p w14:paraId="69C20A45" w14:textId="478ABD40"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one can expect an additional 0.</w:t>
      </w:r>
      <w:r w:rsidR="00561248">
        <w:t>3</w:t>
      </w:r>
      <w:r w:rsidR="002052B7">
        <w:t>4</w:t>
      </w:r>
      <w:r w:rsidR="00561248">
        <w:t xml:space="preserve"> </w:t>
      </w:r>
      <w:r w:rsidR="00BA1401" w:rsidRPr="00BA1401">
        <w:t xml:space="preserve">meters of </w:t>
      </w:r>
      <w:r w:rsidR="002052B7">
        <w:t xml:space="preserve">tree height </w:t>
      </w:r>
      <w:r w:rsidR="00BA1401" w:rsidRPr="00BA1401">
        <w:t xml:space="preserve">growth </w:t>
      </w:r>
      <w:r w:rsidR="00287510">
        <w:t>each year</w:t>
      </w:r>
      <w:r w:rsidR="002052B7">
        <w:t xml:space="preserve"> at the plot level</w:t>
      </w:r>
      <w:r w:rsidR="00BA1401" w:rsidRPr="00BA1401">
        <w:t>.</w:t>
      </w:r>
    </w:p>
    <w:p w14:paraId="37C66067" w14:textId="2BA0A20E" w:rsidR="00287510" w:rsidRDefault="002052B7" w:rsidP="00287510">
      <w:pPr>
        <w:keepNext/>
        <w:spacing w:line="360" w:lineRule="auto"/>
      </w:pPr>
      <w:r>
        <w:rPr>
          <w:noProof/>
        </w:rPr>
        <w:drawing>
          <wp:inline distT="0" distB="0" distL="0" distR="0" wp14:anchorId="22143B0B" wp14:editId="0887A0EE">
            <wp:extent cx="5486400" cy="3429000"/>
            <wp:effectExtent l="0" t="0" r="0" b="0"/>
            <wp:docPr id="1368437619" name="Picture 6"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7619" name="Picture 6"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75CF3A8D" w14:textId="1EDED789"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613B67">
        <w:rPr>
          <w:b w:val="0"/>
          <w:bCs w:val="0"/>
          <w:i/>
          <w:iCs/>
          <w:noProof/>
          <w:sz w:val="22"/>
          <w:szCs w:val="22"/>
        </w:rPr>
        <w:t>11</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5440198B" w:rsidR="00BA1401" w:rsidRDefault="00BA1401" w:rsidP="00287510">
      <w:pPr>
        <w:spacing w:line="360" w:lineRule="auto"/>
        <w:ind w:firstLine="360"/>
      </w:pPr>
      <w:r w:rsidRPr="00BA1401">
        <w:t xml:space="preserve">Finally, Figure 12 shows the distribution of values for </w:t>
      </w:r>
      <w:r w:rsidR="00287510">
        <w:t>net change in actual height over</w:t>
      </w:r>
      <w:r w:rsidR="002052B7">
        <w:t xml:space="preserve"> five</w:t>
      </w:r>
      <w:r w:rsidR="00287510">
        <w:t xml:space="preserve"> </w:t>
      </w:r>
      <w:r w:rsidRPr="00BA1401">
        <w:t>year</w:t>
      </w:r>
      <w:r w:rsidR="00287510">
        <w:t xml:space="preserve">s. This distribution is centered at </w:t>
      </w:r>
      <w:r w:rsidR="00241347">
        <w:t>1.68</w:t>
      </w:r>
      <w:r w:rsidR="00287510">
        <w:t xml:space="preserve"> meters with a strong right skew, with values ranging from 0 to </w:t>
      </w:r>
      <w:r w:rsidR="00241347">
        <w:t>8.82</w:t>
      </w:r>
      <w:r w:rsidR="00287510">
        <w:t xml:space="preserve"> meters of tree growth in a </w:t>
      </w:r>
      <w:r w:rsidR="00241347">
        <w:t>5</w:t>
      </w:r>
      <w:r w:rsidR="00DF240C">
        <w:t>-year</w:t>
      </w:r>
      <w:r w:rsidR="00287510">
        <w:t xml:space="preserve"> period.</w:t>
      </w:r>
    </w:p>
    <w:p w14:paraId="4832E9BD" w14:textId="348B339B" w:rsidR="00287510" w:rsidRDefault="00241347" w:rsidP="00287510">
      <w:pPr>
        <w:keepNext/>
        <w:spacing w:line="360" w:lineRule="auto"/>
        <w:jc w:val="center"/>
      </w:pPr>
      <w:r>
        <w:rPr>
          <w:noProof/>
        </w:rPr>
        <w:lastRenderedPageBreak/>
        <w:drawing>
          <wp:inline distT="0" distB="0" distL="0" distR="0" wp14:anchorId="50D61BD6" wp14:editId="603C6511">
            <wp:extent cx="5486400" cy="3429000"/>
            <wp:effectExtent l="0" t="0" r="0" b="0"/>
            <wp:docPr id="727896214"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6214" name="Picture 8"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842CD2F" w14:textId="3324D037"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613B67">
        <w:rPr>
          <w:b w:val="0"/>
          <w:bCs w:val="0"/>
          <w:i/>
          <w:iCs/>
          <w:noProof/>
          <w:sz w:val="22"/>
          <w:szCs w:val="22"/>
        </w:rPr>
        <w:t>12</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change in 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3E8C2899" w14:textId="302EE34D"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E6723">
        <w:t>as you move away from disturbance in time.</w:t>
      </w:r>
    </w:p>
    <w:p w14:paraId="3C808066" w14:textId="2015150A" w:rsidR="00A35761" w:rsidRDefault="006F1694" w:rsidP="00BE6723">
      <w:pPr>
        <w:spacing w:line="360" w:lineRule="auto"/>
      </w:pPr>
      <w:r>
        <w:tab/>
        <w:t>The mean difference in canopy height between the last and first year of data follow a similar pattern. It is highest in Woody Wetlands</w:t>
      </w:r>
      <w:r w:rsidR="00BE6723">
        <w:t xml:space="preserve">, with a net growth 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BE6723">
        <w:t xml:space="preserve">as you move away 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094FD257">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1AA2E6E8"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613B67">
        <w:rPr>
          <w:b w:val="0"/>
          <w:bCs w:val="0"/>
          <w:i/>
          <w:iCs/>
          <w:noProof/>
          <w:sz w:val="24"/>
          <w:szCs w:val="24"/>
        </w:rPr>
        <w:t>13</w:t>
      </w:r>
      <w:r w:rsidRPr="00591F9C">
        <w:rPr>
          <w:b w:val="0"/>
          <w:bCs w:val="0"/>
          <w:i/>
          <w:iCs/>
          <w:sz w:val="24"/>
          <w:szCs w:val="24"/>
        </w:rPr>
        <w:fldChar w:fldCharType="end"/>
      </w:r>
      <w:r>
        <w:rPr>
          <w:b w:val="0"/>
          <w:bCs w:val="0"/>
          <w:i/>
          <w:iCs/>
          <w:sz w:val="24"/>
          <w:szCs w:val="24"/>
        </w:rPr>
        <w:t>: Bar graphs showing results of net growth in canopy height over time from Wilcoxon Rank-Sum test, grouped by factor and level. Separate plots show a) the W statistic, and b) mean difference in canopy height between the first and last years of data. Bars with value labels indicate statistically significant trends (p &lt; 0.05).</w:t>
      </w:r>
    </w:p>
    <w:p w14:paraId="49F3FEC1" w14:textId="4850C2F4"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Pr="00591F9C">
        <w:t xml:space="preserve">rates of </w:t>
      </w:r>
      <w:r w:rsidR="0096585F">
        <w:t xml:space="preserve">canopy height growth </w:t>
      </w:r>
      <w:r w:rsidRPr="00591F9C">
        <w:t xml:space="preserve">over time 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w:t>
      </w:r>
      <w:r w:rsidR="0096585F">
        <w:lastRenderedPageBreak/>
        <w:t xml:space="preserve">growth 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4B81D4F7" w:rsidR="00613B67" w:rsidRDefault="00613B67" w:rsidP="00591F9C">
      <w:pPr>
        <w:spacing w:line="360" w:lineRule="auto"/>
      </w:pPr>
      <w:r>
        <w:tab/>
      </w:r>
      <w:r w:rsidR="007F2AE5" w:rsidRPr="007F2AE5">
        <w:t xml:space="preserve">Disturbed forests show a higher rate of change (0.49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20FFE811">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61F12240"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Pr="00613B67">
        <w:rPr>
          <w:b w:val="0"/>
          <w:bCs w:val="0"/>
          <w:i/>
          <w:iCs/>
          <w:noProof/>
          <w:sz w:val="22"/>
          <w:szCs w:val="22"/>
        </w:rPr>
        <w:t>14</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1D8B2809" w:rsidR="00217F80" w:rsidRDefault="002A03A2" w:rsidP="00613B67">
      <w:pPr>
        <w:spacing w:line="360" w:lineRule="auto"/>
        <w:ind w:firstLine="720"/>
      </w:pPr>
      <w:bookmarkStart w:id="67" w:name="_Toc195197923"/>
      <w:bookmarkStart w:id="68" w:name="_Toc195198130"/>
      <w:bookmarkStart w:id="69" w:name="_Toc195460516"/>
      <w:r>
        <w:t xml:space="preserve">Finally, </w:t>
      </w:r>
      <w:r w:rsidR="009866CF" w:rsidRPr="00BA1401">
        <w:t xml:space="preserve">MK tests show statistically significant monotonic trend of canopy heights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shown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2F967CBC">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198C73FD"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613B67">
        <w:rPr>
          <w:b w:val="0"/>
          <w:bCs w:val="0"/>
          <w:i/>
          <w:iCs/>
          <w:noProof/>
          <w:sz w:val="22"/>
          <w:szCs w:val="22"/>
        </w:rPr>
        <w:t>15</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0"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1"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2" w:author="Poncy, William" w:date="2025-03-31T15:58:00Z">
        <w:r w:rsidR="00A67663" w:rsidDel="00D61D87">
          <w:delText>equivalence of</w:delText>
        </w:r>
      </w:del>
      <w:ins w:id="73" w:author="Poncy, William" w:date="2025-03-31T15:58:00Z">
        <w:r w:rsidR="00A67663">
          <w:t>equivalence</w:t>
        </w:r>
      </w:ins>
      <w:r w:rsidR="00A67663">
        <w:t xml:space="preserve"> </w:t>
      </w:r>
      <w:del w:id="74" w:author="Poncy, William" w:date="2025-03-31T15:58:00Z">
        <w:r w:rsidR="00A67663" w:rsidDel="00D61D87">
          <w:delText xml:space="preserve">with </w:delText>
        </w:r>
      </w:del>
      <w:ins w:id="75" w:author="Poncy, William" w:date="2025-03-31T15:58:00Z">
        <w:r w:rsidR="00A67663">
          <w:t xml:space="preserve">to </w:t>
        </w:r>
      </w:ins>
      <w:r w:rsidR="00A67663">
        <w:t>each other within an even tighter 1-meter margin.</w:t>
      </w:r>
      <w:del w:id="76" w:author="Poncy, William" w:date="2025-03-31T16:00:00Z">
        <w:r w:rsidR="00A67663" w:rsidDel="00FD2CC7">
          <w:delText xml:space="preserve"> (Figure 10).</w:delText>
        </w:r>
      </w:del>
      <w:del w:id="77"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8" w:author="Poncy, William" w:date="2025-03-31T16:00:00Z">
        <w:r>
          <w:t xml:space="preserve">Table 6 shows the </w:t>
        </w:r>
      </w:ins>
      <w:r>
        <w:t xml:space="preserve">count and </w:t>
      </w:r>
      <w:ins w:id="79" w:author="Poncy, William" w:date="2025-03-31T16:00:00Z">
        <w:r>
          <w:t xml:space="preserve">proportion of </w:t>
        </w:r>
      </w:ins>
      <w:r w:rsidR="00911389">
        <w:t>segments</w:t>
      </w:r>
      <w:ins w:id="80" w:author="Poncy, William" w:date="2025-03-31T16:00:00Z">
        <w:r>
          <w:t xml:space="preserve"> </w:t>
        </w:r>
      </w:ins>
      <w:r w:rsidR="004B7332">
        <w:t>within each group</w:t>
      </w:r>
      <w:ins w:id="81" w:author="Poncy, William" w:date="2025-03-31T16:00:00Z">
        <w:r>
          <w:t xml:space="preserve">. </w:t>
        </w:r>
      </w:ins>
      <w:r>
        <w:t xml:space="preserve">Since these </w:t>
      </w:r>
      <w:ins w:id="82"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3"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4"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5" w:author="Poncy, William" w:date="2025-03-31T16:01:00Z">
              <w:r w:rsidRPr="001036BC">
                <w:rPr>
                  <w:rFonts w:eastAsia="Calibri"/>
                  <w:b/>
                  <w:bCs/>
                  <w:sz w:val="22"/>
                  <w:szCs w:val="22"/>
                </w:rPr>
                <w:t xml:space="preserve"> of </w:t>
              </w:r>
            </w:ins>
            <w:r w:rsidR="00911389">
              <w:rPr>
                <w:rFonts w:eastAsia="Calibri"/>
                <w:b/>
                <w:bCs/>
                <w:sz w:val="22"/>
                <w:szCs w:val="22"/>
              </w:rPr>
              <w:t>Segments</w:t>
            </w:r>
            <w:ins w:id="86" w:author="Poncy, William" w:date="2025-03-31T16:01:00Z">
              <w:r w:rsidRPr="001036BC" w:rsidDel="00FD2CC7">
                <w:rPr>
                  <w:rFonts w:eastAsia="Calibri"/>
                  <w:b/>
                  <w:bCs/>
                  <w:sz w:val="22"/>
                  <w:szCs w:val="22"/>
                </w:rPr>
                <w:t xml:space="preserve"> </w:t>
              </w:r>
            </w:ins>
            <w:del w:id="87"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8" w:author="Poncy, William" w:date="2025-03-31T15:53:00Z">
              <w:r w:rsidRPr="001036BC">
                <w:rPr>
                  <w:rFonts w:eastAsia="Calibri"/>
                  <w:b/>
                  <w:bCs/>
                  <w:color w:val="000000"/>
                  <w:sz w:val="22"/>
                  <w:szCs w:val="22"/>
                </w:rPr>
                <w:t xml:space="preserve">Proportion of </w:t>
              </w:r>
            </w:ins>
            <w:ins w:id="89" w:author="Poncy, William" w:date="2025-03-31T15:54:00Z">
              <w:r w:rsidRPr="001036BC">
                <w:rPr>
                  <w:rFonts w:eastAsia="Calibri"/>
                  <w:b/>
                  <w:bCs/>
                  <w:color w:val="000000"/>
                  <w:sz w:val="22"/>
                  <w:szCs w:val="22"/>
                </w:rPr>
                <w:t>Total</w:t>
              </w:r>
            </w:ins>
            <w:ins w:id="90" w:author="Poncy, William" w:date="2025-03-31T15:57:00Z">
              <w:r w:rsidRPr="001036BC">
                <w:rPr>
                  <w:rFonts w:eastAsia="Calibri"/>
                  <w:b/>
                  <w:bCs/>
                  <w:color w:val="000000"/>
                  <w:sz w:val="22"/>
                  <w:szCs w:val="22"/>
                </w:rPr>
                <w:t xml:space="preserve"> (</w:t>
              </w:r>
            </w:ins>
            <w:ins w:id="91" w:author="Poncy, William" w:date="2025-03-31T15:58:00Z">
              <w:r w:rsidRPr="001036BC">
                <w:rPr>
                  <w:rFonts w:eastAsia="Calibri"/>
                  <w:b/>
                  <w:bCs/>
                  <w:color w:val="000000"/>
                  <w:sz w:val="22"/>
                  <w:szCs w:val="22"/>
                </w:rPr>
                <w:t>%</w:t>
              </w:r>
            </w:ins>
            <w:ins w:id="92"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3"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lastRenderedPageBreak/>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540F7E37"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613B67">
        <w:rPr>
          <w:b w:val="0"/>
          <w:bCs w:val="0"/>
          <w:i/>
          <w:iCs/>
          <w:noProof/>
          <w:sz w:val="22"/>
          <w:szCs w:val="22"/>
        </w:rPr>
        <w:t>16</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lastRenderedPageBreak/>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35C3DCAF"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613B67">
        <w:rPr>
          <w:b w:val="0"/>
          <w:bCs w:val="0"/>
          <w:i/>
          <w:iCs/>
          <w:noProof/>
          <w:sz w:val="22"/>
          <w:szCs w:val="22"/>
        </w:rPr>
        <w:t>17</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w:t>
      </w:r>
      <w:r w:rsidR="00A67663">
        <w:lastRenderedPageBreak/>
        <w:t xml:space="preserve">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tau values. A lower t-test mean difference in disturbed forests than undisturbed forests is likely due to an amplified underestimation of canopy height in sparser stands (Figure 15), as a sparser canopy has 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lastRenderedPageBreak/>
        <w:drawing>
          <wp:inline distT="0" distB="0" distL="0" distR="0" wp14:anchorId="2C04761E" wp14:editId="0298620C">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54866505"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613B67">
        <w:rPr>
          <w:b w:val="0"/>
          <w:bCs w:val="0"/>
          <w:i/>
          <w:iCs/>
          <w:noProof/>
          <w:sz w:val="22"/>
          <w:szCs w:val="22"/>
        </w:rPr>
        <w:t>18</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lastRenderedPageBreak/>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 xml:space="preserve">(in meters) across ICESat-2 track locations we would tolerate when </w:t>
      </w:r>
      <w:r w:rsidR="001B2C49">
        <w:lastRenderedPageBreak/>
        <w:t>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9" w:name="_Toc195197924"/>
      <w:bookmarkStart w:id="100" w:name="_Toc195198131"/>
      <w:bookmarkStart w:id="101" w:name="_Toc195460517"/>
      <w:r w:rsidRPr="00FA3903">
        <w:rPr>
          <w:b/>
          <w:bCs/>
        </w:rPr>
        <w:t>Conclusion</w:t>
      </w:r>
      <w:bookmarkEnd w:id="99"/>
      <w:bookmarkEnd w:id="100"/>
      <w:bookmarkEnd w:id="101"/>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w:t>
      </w:r>
      <w:r>
        <w:lastRenderedPageBreak/>
        <w:t xml:space="preserve">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xml:space="preserve">. Such strategies can protect </w:t>
      </w:r>
      <w:r w:rsidR="00011870">
        <w:lastRenderedPageBreak/>
        <w:t>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2" w:name="_Toc195197925"/>
      <w:bookmarkStart w:id="103" w:name="_Toc195198132"/>
      <w:bookmarkStart w:id="104" w:name="_Toc195460518"/>
      <w:r>
        <w:rPr>
          <w:b/>
          <w:bCs/>
        </w:rPr>
        <w:br w:type="page"/>
      </w:r>
      <w:r w:rsidR="00DE60C7" w:rsidRPr="00FA3903">
        <w:rPr>
          <w:b/>
          <w:bCs/>
        </w:rPr>
        <w:lastRenderedPageBreak/>
        <w:t>Bibliography</w:t>
      </w:r>
      <w:bookmarkEnd w:id="102"/>
      <w:bookmarkEnd w:id="103"/>
      <w:bookmarkEnd w:id="104"/>
    </w:p>
    <w:p w14:paraId="0636F350" w14:textId="77777777" w:rsidR="006F1694" w:rsidRDefault="00FA3903" w:rsidP="006F1694">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6F1694">
        <w:t xml:space="preserve">Altman, D. G., &amp; Bland, J. M. (1995). Statistics notes: Absence of evidence is not evidence of absence. </w:t>
      </w:r>
      <w:r w:rsidR="006F1694">
        <w:rPr>
          <w:i/>
          <w:iCs/>
        </w:rPr>
        <w:t>BMJ</w:t>
      </w:r>
      <w:r w:rsidR="006F1694">
        <w:t xml:space="preserve">, </w:t>
      </w:r>
      <w:r w:rsidR="006F1694">
        <w:rPr>
          <w:i/>
          <w:iCs/>
        </w:rPr>
        <w:t>311</w:t>
      </w:r>
      <w:r w:rsidR="006F1694">
        <w:t>(7003), 485–485. https://doi.org/10.1136/bmj.311.7003.485</w:t>
      </w:r>
    </w:p>
    <w:p w14:paraId="0520E6C2" w14:textId="77777777" w:rsidR="006F1694" w:rsidRDefault="006F1694" w:rsidP="006F1694">
      <w:pPr>
        <w:pStyle w:val="Bibliography"/>
      </w:pPr>
      <w:r>
        <w:t xml:space="preserve">Amplitude, Inc. (2025). </w:t>
      </w:r>
      <w:r>
        <w:rPr>
          <w:i/>
          <w:iCs/>
        </w:rPr>
        <w:t>Bonferroni Correction Explained: Managing Multiple Testing in Statistics</w:t>
      </w:r>
      <w:r>
        <w:t>. https://amplitude.com/explore/experiment/what-is-bonferroni-correction</w:t>
      </w:r>
    </w:p>
    <w:p w14:paraId="5A4157C6" w14:textId="77777777" w:rsidR="006F1694" w:rsidRDefault="006F1694" w:rsidP="006F1694">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17D122B8" w14:textId="77777777" w:rsidR="006F1694" w:rsidRDefault="006F1694" w:rsidP="006F1694">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4D2DB3E0" w14:textId="77777777" w:rsidR="006F1694" w:rsidRDefault="006F1694" w:rsidP="006F1694">
      <w:pPr>
        <w:pStyle w:val="Bibliography"/>
      </w:pPr>
      <w:r>
        <w:t xml:space="preserve">Baker, J. B., &amp; Langdon, G. O. (1990). Pinus Taeda L. Loblolly Pine. In </w:t>
      </w:r>
      <w:r>
        <w:rPr>
          <w:i/>
          <w:iCs/>
        </w:rPr>
        <w:t>Silvics of North America</w:t>
      </w:r>
      <w:r>
        <w:t xml:space="preserve"> (Vol. 1, pp. 497–512). U.S. Dept. of Agriculture, Forest Service.</w:t>
      </w:r>
    </w:p>
    <w:p w14:paraId="6D5A79B4" w14:textId="77777777" w:rsidR="006F1694" w:rsidRDefault="006F1694" w:rsidP="006F1694">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42FBECB8" w14:textId="77777777" w:rsidR="006F1694" w:rsidRDefault="006F1694" w:rsidP="006F1694">
      <w:pPr>
        <w:pStyle w:val="Bibliography"/>
      </w:pPr>
      <w:r>
        <w:t xml:space="preserve">Bennett, F. (1963). </w:t>
      </w:r>
      <w:r>
        <w:rPr>
          <w:i/>
          <w:iCs/>
        </w:rPr>
        <w:t>Gorwth and Yield of Slash Pine Plantations</w:t>
      </w:r>
      <w:r>
        <w:t xml:space="preserve"> (No. SE-1). U.S. Department of Agriculture, Forest Service Southern Forest Experiment Station.</w:t>
      </w:r>
    </w:p>
    <w:p w14:paraId="55B53246" w14:textId="77777777" w:rsidR="006F1694" w:rsidRDefault="006F1694" w:rsidP="006F1694">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235682B2" w14:textId="77777777" w:rsidR="006F1694" w:rsidRDefault="006F1694" w:rsidP="006F1694">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48E0A348" w14:textId="77777777" w:rsidR="006F1694" w:rsidRPr="006F1694" w:rsidRDefault="006F1694" w:rsidP="006F1694">
      <w:pPr>
        <w:pStyle w:val="Bibliography"/>
        <w:rPr>
          <w:lang w:val="fr-FR"/>
        </w:rPr>
      </w:pPr>
      <w:r>
        <w:t xml:space="preserve">Caldwell, A. R. (2022). </w:t>
      </w:r>
      <w:r>
        <w:rPr>
          <w:i/>
          <w:iCs/>
        </w:rPr>
        <w:t>Exploring Equivalence Testing with the Updated TOSTER R Package</w:t>
      </w:r>
      <w:r>
        <w:t xml:space="preserve">. </w:t>
      </w:r>
      <w:r w:rsidRPr="006F1694">
        <w:rPr>
          <w:lang w:val="fr-FR"/>
        </w:rPr>
        <w:t>PsyArXiv. https://doi.org/10.31234/osf.io/ty8de</w:t>
      </w:r>
    </w:p>
    <w:p w14:paraId="6CE4D8F8" w14:textId="77777777" w:rsidR="006F1694" w:rsidRDefault="006F1694" w:rsidP="006F1694">
      <w:pPr>
        <w:pStyle w:val="Bibliography"/>
      </w:pPr>
      <w:r w:rsidRPr="006F1694">
        <w:rPr>
          <w:lang w:val="fr-FR"/>
        </w:rPr>
        <w:t xml:space="preserve">Caldwell, A. R. (2025). </w:t>
      </w:r>
      <w:r>
        <w:rPr>
          <w:i/>
          <w:iCs/>
        </w:rPr>
        <w:t>Robust TOST Procedures</w:t>
      </w:r>
      <w:r>
        <w:t xml:space="preserve"> [Vigenette]. https://cran.r-project.org/web/packages/TOSTER/vignettes/robustTOST.html</w:t>
      </w:r>
    </w:p>
    <w:p w14:paraId="22649DCD" w14:textId="77777777" w:rsidR="006F1694" w:rsidRDefault="006F1694" w:rsidP="006F1694">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0906971F" w14:textId="77777777" w:rsidR="006F1694" w:rsidRDefault="006F1694" w:rsidP="006F1694">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5CE024FA" w14:textId="77777777" w:rsidR="006F1694" w:rsidRDefault="006F1694" w:rsidP="006F1694">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1DF764D0" w14:textId="77777777" w:rsidR="006F1694" w:rsidRDefault="006F1694" w:rsidP="006F1694">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36E338CF" w14:textId="77777777" w:rsidR="006F1694" w:rsidRDefault="006F1694" w:rsidP="006F1694">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46072E59" w14:textId="77777777" w:rsidR="006F1694" w:rsidRDefault="006F1694" w:rsidP="006F1694">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1C89DB4F" w14:textId="77777777" w:rsidR="006F1694" w:rsidRDefault="006F1694" w:rsidP="006F1694">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6FAF2A68" w14:textId="77777777" w:rsidR="006F1694" w:rsidRDefault="006F1694" w:rsidP="006F1694">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2DFAC747" w14:textId="77777777" w:rsidR="006F1694" w:rsidRDefault="006F1694" w:rsidP="006F1694">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08BBAD10" w14:textId="77777777" w:rsidR="006F1694" w:rsidRDefault="006F1694" w:rsidP="006F1694">
      <w:pPr>
        <w:pStyle w:val="Bibliography"/>
      </w:pPr>
      <w:r>
        <w:t xml:space="preserve">Department of Statistics. (1997). </w:t>
      </w:r>
      <w:r>
        <w:rPr>
          <w:i/>
          <w:iCs/>
        </w:rPr>
        <w:t>Linear Regression</w:t>
      </w:r>
      <w:r>
        <w:t xml:space="preserve"> (No. 101; Course List for 1997-98). Yale University. http://www.stat.yale.edu/Courses/1997-98/101/linreg.htm</w:t>
      </w:r>
    </w:p>
    <w:p w14:paraId="22EAF01E" w14:textId="77777777" w:rsidR="006F1694" w:rsidRDefault="006F1694" w:rsidP="006F1694">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2A0A764F" w14:textId="77777777" w:rsidR="006F1694" w:rsidRDefault="006F1694" w:rsidP="006F1694">
      <w:pPr>
        <w:pStyle w:val="Bibliography"/>
      </w:pPr>
      <w:r>
        <w:t xml:space="preserve">Dong, P., &amp; Chen, Q. (2017). </w:t>
      </w:r>
      <w:r>
        <w:rPr>
          <w:i/>
          <w:iCs/>
        </w:rPr>
        <w:t>LiDAR Remote Sensing and Applications</w:t>
      </w:r>
      <w:r>
        <w:t xml:space="preserve"> (1st ed.). CRC Press. https://doi.org/10.4324/9781351233354</w:t>
      </w:r>
    </w:p>
    <w:p w14:paraId="6E696C25" w14:textId="77777777" w:rsidR="006F1694" w:rsidRDefault="006F1694" w:rsidP="006F1694">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5D66B12A" w14:textId="77777777" w:rsidR="006F1694" w:rsidRDefault="006F1694" w:rsidP="006F1694">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47A77D7C" w14:textId="77777777" w:rsidR="006F1694" w:rsidRDefault="006F1694" w:rsidP="006F1694">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7F85E718" w14:textId="77777777" w:rsidR="006F1694" w:rsidRDefault="006F1694" w:rsidP="006F1694">
      <w:pPr>
        <w:pStyle w:val="Bibliography"/>
      </w:pPr>
      <w:r>
        <w:t xml:space="preserve">EarthSoft, Inc. (2024, July 8). </w:t>
      </w:r>
      <w:r>
        <w:rPr>
          <w:i/>
          <w:iCs/>
        </w:rPr>
        <w:t>Mann-Kendall Tests</w:t>
      </w:r>
      <w:r>
        <w:t>. EQuIS 7.24.3. https://help.earthsoft.com/lib_mann-kendall.htm</w:t>
      </w:r>
    </w:p>
    <w:p w14:paraId="4EFF76E2" w14:textId="77777777" w:rsidR="006F1694" w:rsidRDefault="006F1694" w:rsidP="006F1694">
      <w:pPr>
        <w:pStyle w:val="Bibliography"/>
      </w:pPr>
      <w:r>
        <w:t xml:space="preserve">esri. (2025, April 18). How Linear regression algorithm works. </w:t>
      </w:r>
      <w:r>
        <w:rPr>
          <w:i/>
          <w:iCs/>
        </w:rPr>
        <w:t>Feature and Tabular Analysis Toolset Concepts</w:t>
      </w:r>
      <w:r>
        <w:t>. https://pro.arcgis.com/en/pro-app/latest/tool-reference/geoai/how-linear-regression-works.htm</w:t>
      </w:r>
    </w:p>
    <w:p w14:paraId="39809CFC" w14:textId="77777777" w:rsidR="006F1694" w:rsidRDefault="006F1694" w:rsidP="006F1694">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16134412" w14:textId="77777777" w:rsidR="006F1694" w:rsidRDefault="006F1694" w:rsidP="006F1694">
      <w:pPr>
        <w:pStyle w:val="Bibliography"/>
      </w:pPr>
      <w:r>
        <w:lastRenderedPageBreak/>
        <w:t xml:space="preserve">FAO and UNEP. (2020). </w:t>
      </w:r>
      <w:r>
        <w:rPr>
          <w:i/>
          <w:iCs/>
        </w:rPr>
        <w:t>The State of the World’s Forests 2020</w:t>
      </w:r>
      <w:r>
        <w:t>. FAO and UNEP. https://doi.org/10.4060/ca8642en</w:t>
      </w:r>
    </w:p>
    <w:p w14:paraId="7C2715D1" w14:textId="77777777" w:rsidR="006F1694" w:rsidRDefault="006F1694" w:rsidP="006F1694">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027CE45F" w14:textId="77777777" w:rsidR="006F1694" w:rsidRDefault="006F1694" w:rsidP="006F1694">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0C51C44A" w14:textId="77777777" w:rsidR="006F1694" w:rsidRDefault="006F1694" w:rsidP="006F1694">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37E41211" w14:textId="77777777" w:rsidR="006F1694" w:rsidRDefault="006F1694" w:rsidP="006F1694">
      <w:pPr>
        <w:pStyle w:val="Bibliography"/>
      </w:pPr>
      <w:r>
        <w:t xml:space="preserve">Frost, J. (2023, July 17). What is the Bonferroni Correction and How to Use It. </w:t>
      </w:r>
      <w:r>
        <w:rPr>
          <w:i/>
          <w:iCs/>
        </w:rPr>
        <w:t>Hypothesis Testing</w:t>
      </w:r>
      <w:r>
        <w:t>. https://statisticsbyjim.com/hypothesis-testing/bonferroni-correction/</w:t>
      </w:r>
    </w:p>
    <w:p w14:paraId="4395F613" w14:textId="77777777" w:rsidR="006F1694" w:rsidRDefault="006F1694" w:rsidP="006F1694">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6B0E14A3" w14:textId="77777777" w:rsidR="006F1694" w:rsidRDefault="006F1694" w:rsidP="006F1694">
      <w:pPr>
        <w:pStyle w:val="Bibliography"/>
      </w:pPr>
      <w:r>
        <w:lastRenderedPageBreak/>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163A93F9" w14:textId="77777777" w:rsidR="006F1694" w:rsidRDefault="006F1694" w:rsidP="006F1694">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604B7A84" w14:textId="77777777" w:rsidR="006F1694" w:rsidRPr="006F1694" w:rsidRDefault="006F1694" w:rsidP="006F1694">
      <w:pPr>
        <w:pStyle w:val="Bibliography"/>
        <w:rPr>
          <w:lang w:val="es-ES"/>
        </w:rPr>
      </w:pPr>
      <w:r>
        <w:t xml:space="preserve">Griffith, J. A., Stehman, S. V., &amp; Loveland, T. R. (2003). Landscape Trends in Mid-Atlantic and Southeastern United States Ecoregions. </w:t>
      </w:r>
      <w:r w:rsidRPr="006F1694">
        <w:rPr>
          <w:i/>
          <w:iCs/>
          <w:lang w:val="es-ES"/>
        </w:rPr>
        <w:t>Environmental Management</w:t>
      </w:r>
      <w:r w:rsidRPr="006F1694">
        <w:rPr>
          <w:lang w:val="es-ES"/>
        </w:rPr>
        <w:t xml:space="preserve">, </w:t>
      </w:r>
      <w:r w:rsidRPr="006F1694">
        <w:rPr>
          <w:i/>
          <w:iCs/>
          <w:lang w:val="es-ES"/>
        </w:rPr>
        <w:t>32</w:t>
      </w:r>
      <w:r w:rsidRPr="006F1694">
        <w:rPr>
          <w:lang w:val="es-ES"/>
        </w:rPr>
        <w:t>(5), 572–588. https://doi.org/10.1007/s00267-003-0078-2</w:t>
      </w:r>
    </w:p>
    <w:p w14:paraId="4AA80999" w14:textId="77777777" w:rsidR="006F1694" w:rsidRDefault="006F1694" w:rsidP="006F1694">
      <w:pPr>
        <w:pStyle w:val="Bibliography"/>
      </w:pPr>
      <w:r w:rsidRPr="006F1694">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2B84FEC9" w14:textId="77777777" w:rsidR="006F1694" w:rsidRDefault="006F1694" w:rsidP="006F1694">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282F3472" w14:textId="77777777" w:rsidR="006F1694" w:rsidRDefault="006F1694" w:rsidP="006F1694">
      <w:pPr>
        <w:pStyle w:val="Bibliography"/>
      </w:pPr>
      <w:r>
        <w:t xml:space="preserve">Hall, F. G., Bergen, K., Blair, J. B., Dubayah, R., Houghton, R., Hurtt, G., Kellndorfer, J., Lefsky, M., Ranson, J., Saatchi, S., Shugart, H. H., &amp; Wickland, D. (2011). </w:t>
      </w:r>
      <w:r>
        <w:lastRenderedPageBreak/>
        <w:t xml:space="preserve">Characterizing 3D vegetation structure from space: Mission requirements. </w:t>
      </w:r>
      <w:r>
        <w:rPr>
          <w:i/>
          <w:iCs/>
        </w:rPr>
        <w:t>Remote Sensing of Environment</w:t>
      </w:r>
      <w:r>
        <w:t xml:space="preserve">, </w:t>
      </w:r>
      <w:r>
        <w:rPr>
          <w:i/>
          <w:iCs/>
        </w:rPr>
        <w:t>115</w:t>
      </w:r>
      <w:r>
        <w:t>(11), 2753–2775. https://doi.org/10.1016/j.rse.2011.01.024</w:t>
      </w:r>
    </w:p>
    <w:p w14:paraId="35FBC192" w14:textId="77777777" w:rsidR="006F1694" w:rsidRDefault="006F1694" w:rsidP="006F1694">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63DD4CF" w14:textId="77777777" w:rsidR="006F1694" w:rsidRDefault="006F1694" w:rsidP="006F1694">
      <w:pPr>
        <w:pStyle w:val="Bibliography"/>
      </w:pPr>
      <w:r>
        <w:t xml:space="preserve">Harrap, R., &amp; Lato, M. (2010, June 1). </w:t>
      </w:r>
      <w:r>
        <w:rPr>
          <w:i/>
          <w:iCs/>
        </w:rPr>
        <w:t>An Overview of LIDAR: collection to applications</w:t>
      </w:r>
      <w:r>
        <w:t>. Norwegian Geotechnical Institute.</w:t>
      </w:r>
    </w:p>
    <w:p w14:paraId="5D19C9B6" w14:textId="77777777" w:rsidR="006F1694" w:rsidRDefault="006F1694" w:rsidP="006F1694">
      <w:pPr>
        <w:pStyle w:val="Bibliography"/>
      </w:pPr>
      <w:r>
        <w:t xml:space="preserve">Harris, N., &amp; Gibbs, D. (2021). </w:t>
      </w:r>
      <w:r>
        <w:rPr>
          <w:i/>
          <w:iCs/>
        </w:rPr>
        <w:t>Forests Absorb Twice As Much Carbon As They Emit Each Year</w:t>
      </w:r>
      <w:r>
        <w:t>. https://www.wri.org/insights/forests-absorb-twice-much-carbon-they-emit-each-year</w:t>
      </w:r>
    </w:p>
    <w:p w14:paraId="415C3404" w14:textId="77777777" w:rsidR="006F1694" w:rsidRDefault="006F1694" w:rsidP="006F1694">
      <w:pPr>
        <w:pStyle w:val="Bibliography"/>
      </w:pPr>
      <w:r>
        <w:t xml:space="preserve">Hobu, Inc. (2025). </w:t>
      </w:r>
      <w:r>
        <w:rPr>
          <w:i/>
          <w:iCs/>
        </w:rPr>
        <w:t>USGS 3DEP LiDAR Point Clouds</w:t>
      </w:r>
      <w:r>
        <w:t xml:space="preserve"> [S3 Bucket; Entwine Point Tiles]. https://registry.opendata.aws/usgs-lidar</w:t>
      </w:r>
    </w:p>
    <w:p w14:paraId="094462AF" w14:textId="77777777" w:rsidR="006F1694" w:rsidRDefault="006F1694" w:rsidP="006F1694">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1F8A9643" w14:textId="77777777" w:rsidR="006F1694" w:rsidRDefault="006F1694" w:rsidP="006F1694">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22B35525" w14:textId="77777777" w:rsidR="006F1694" w:rsidRDefault="006F1694" w:rsidP="006F1694">
      <w:pPr>
        <w:pStyle w:val="Bibliography"/>
      </w:pPr>
      <w:r w:rsidRPr="006F1694">
        <w:rPr>
          <w:lang w:val="fr-FR"/>
        </w:rPr>
        <w:lastRenderedPageBreak/>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54D626E2" w14:textId="77777777" w:rsidR="006F1694" w:rsidRDefault="006F1694" w:rsidP="006F1694">
      <w:pPr>
        <w:pStyle w:val="Bibliography"/>
      </w:pPr>
      <w:r>
        <w:t xml:space="preserve">Hurtado, S. (2020). </w:t>
      </w:r>
      <w:r>
        <w:rPr>
          <w:i/>
          <w:iCs/>
        </w:rPr>
        <w:t>RobustLinearReg: Robust Linear Regressions</w:t>
      </w:r>
      <w:r>
        <w:t xml:space="preserve"> (p. 1.2.0) [Dataset]. https://doi.org/10.32614/CRAN.package.RobustLinearReg</w:t>
      </w:r>
    </w:p>
    <w:p w14:paraId="369EA004" w14:textId="77777777" w:rsidR="006F1694" w:rsidRDefault="006F1694" w:rsidP="006F1694">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7E6D9337" w14:textId="77777777" w:rsidR="006F1694" w:rsidRDefault="006F1694" w:rsidP="006F1694">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4CB5960C" w14:textId="77777777" w:rsidR="006F1694" w:rsidRDefault="006F1694" w:rsidP="006F1694">
      <w:pPr>
        <w:pStyle w:val="Bibliography"/>
      </w:pPr>
      <w:r>
        <w:t xml:space="preserve">JMP Statistical Discovery. (2025). The t-test. </w:t>
      </w:r>
      <w:r>
        <w:rPr>
          <w:i/>
          <w:iCs/>
        </w:rPr>
        <w:t>Statistics Knowledge Portal</w:t>
      </w:r>
      <w:r>
        <w:t>. https://www.jmp.com/en/statistics-knowledge-portal/t-test</w:t>
      </w:r>
    </w:p>
    <w:p w14:paraId="6D4A27F1" w14:textId="77777777" w:rsidR="006F1694" w:rsidRDefault="006F1694" w:rsidP="006F1694">
      <w:pPr>
        <w:pStyle w:val="Bibliography"/>
      </w:pPr>
      <w:r>
        <w:rPr>
          <w:i/>
          <w:iCs/>
        </w:rPr>
        <w:t>JMP Student Edition</w:t>
      </w:r>
      <w:r>
        <w:t xml:space="preserve"> (Version 18.2.0). (1989). [Computer software]. SAS Institute Inc.</w:t>
      </w:r>
    </w:p>
    <w:p w14:paraId="50EB43BB" w14:textId="77777777" w:rsidR="006F1694" w:rsidRDefault="006F1694" w:rsidP="006F1694">
      <w:pPr>
        <w:pStyle w:val="Bibliography"/>
      </w:pPr>
      <w:r>
        <w:t xml:space="preserve">JMP Support. (2024). </w:t>
      </w:r>
      <w:r>
        <w:rPr>
          <w:i/>
          <w:iCs/>
        </w:rPr>
        <w:t>Equivalence Test Reports</w:t>
      </w:r>
      <w:r>
        <w:t>. JMP Statistical Discovery LLC. https://www.jmp.com/support/help/en/18.1/index.shtml#page/jmp/equivalence-test-reports.shtml</w:t>
      </w:r>
    </w:p>
    <w:p w14:paraId="6C924E73" w14:textId="77777777" w:rsidR="006F1694" w:rsidRDefault="006F1694" w:rsidP="006F1694">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43D872BC" w14:textId="77777777" w:rsidR="006F1694" w:rsidRDefault="006F1694" w:rsidP="006F1694">
      <w:pPr>
        <w:pStyle w:val="Bibliography"/>
      </w:pPr>
      <w:r>
        <w:lastRenderedPageBreak/>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61B671EF" w14:textId="77777777" w:rsidR="006F1694" w:rsidRDefault="006F1694" w:rsidP="006F1694">
      <w:pPr>
        <w:pStyle w:val="Bibliography"/>
      </w:pPr>
      <w:r>
        <w:t xml:space="preserve">Kendall, M. G., &amp; Gibbons, J. D. (1990). </w:t>
      </w:r>
      <w:r>
        <w:rPr>
          <w:i/>
          <w:iCs/>
        </w:rPr>
        <w:t>Rank correlation methods</w:t>
      </w:r>
      <w:r>
        <w:t xml:space="preserve"> (5th ed). E. Arnold ; Oxford University Press.</w:t>
      </w:r>
    </w:p>
    <w:p w14:paraId="2F3DBD49" w14:textId="77777777" w:rsidR="006F1694" w:rsidRDefault="006F1694" w:rsidP="006F1694">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6E935CBA" w14:textId="77777777" w:rsidR="006F1694" w:rsidRDefault="006F1694" w:rsidP="006F1694">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26594927" w14:textId="77777777" w:rsidR="006F1694" w:rsidRDefault="006F1694" w:rsidP="006F1694">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4A582121" w14:textId="77777777" w:rsidR="006F1694" w:rsidRDefault="006F1694" w:rsidP="006F1694">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31FBBF2A" w14:textId="77777777" w:rsidR="006F1694" w:rsidRDefault="006F1694" w:rsidP="006F1694">
      <w:pPr>
        <w:pStyle w:val="Bibliography"/>
      </w:pPr>
      <w:r>
        <w:t xml:space="preserve">Lakens, D. (2022). </w:t>
      </w:r>
      <w:r>
        <w:rPr>
          <w:i/>
          <w:iCs/>
        </w:rPr>
        <w:t>Improving Your Statistical Inferences</w:t>
      </w:r>
      <w:r>
        <w:t>. https://doi.org/10.5281/ZENODO.6409077</w:t>
      </w:r>
    </w:p>
    <w:p w14:paraId="21E16F5F" w14:textId="77777777" w:rsidR="006F1694" w:rsidRDefault="006F1694" w:rsidP="006F1694">
      <w:pPr>
        <w:pStyle w:val="Bibliography"/>
      </w:pPr>
      <w:r>
        <w:t xml:space="preserve">Lamping, J. E., Zald, H. S. J., Madurapperuma, B. D., &amp; Graham, J. (2021). Comparison of Low-Cost Commercial Unpiloted Digital Aerial Photogrammetry to Airborne </w:t>
      </w:r>
      <w:r>
        <w:lastRenderedPageBreak/>
        <w:t xml:space="preserve">Laser Scanning across Multiple Forest Types in California, USA. </w:t>
      </w:r>
      <w:r>
        <w:rPr>
          <w:i/>
          <w:iCs/>
        </w:rPr>
        <w:t>Remote Sensing</w:t>
      </w:r>
      <w:r>
        <w:t xml:space="preserve">, </w:t>
      </w:r>
      <w:r>
        <w:rPr>
          <w:i/>
          <w:iCs/>
        </w:rPr>
        <w:t>13</w:t>
      </w:r>
      <w:r>
        <w:t>(21), 4292. https://doi.org/10.3390/rs13214292</w:t>
      </w:r>
    </w:p>
    <w:p w14:paraId="607A636E" w14:textId="77777777" w:rsidR="006F1694" w:rsidRPr="006F1694" w:rsidRDefault="006F1694" w:rsidP="006F1694">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6F1694">
        <w:rPr>
          <w:i/>
          <w:iCs/>
          <w:lang w:val="es-ES"/>
        </w:rPr>
        <w:t>Ecosphere</w:t>
      </w:r>
      <w:r w:rsidRPr="006F1694">
        <w:rPr>
          <w:lang w:val="es-ES"/>
        </w:rPr>
        <w:t xml:space="preserve">, </w:t>
      </w:r>
      <w:r w:rsidRPr="006F1694">
        <w:rPr>
          <w:i/>
          <w:iCs/>
          <w:lang w:val="es-ES"/>
        </w:rPr>
        <w:t>13</w:t>
      </w:r>
      <w:r w:rsidRPr="006F1694">
        <w:rPr>
          <w:lang w:val="es-ES"/>
        </w:rPr>
        <w:t>(9), e4209. https://doi.org/10.1002/ecs2.4209</w:t>
      </w:r>
    </w:p>
    <w:p w14:paraId="52455D95" w14:textId="77777777" w:rsidR="006F1694" w:rsidRDefault="006F1694" w:rsidP="006F1694">
      <w:pPr>
        <w:pStyle w:val="Bibliography"/>
      </w:pPr>
      <w:r w:rsidRPr="006F1694">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4A24092D" w14:textId="77777777" w:rsidR="006F1694" w:rsidRDefault="006F1694" w:rsidP="006F1694">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6380DA56" w14:textId="77777777" w:rsidR="006F1694" w:rsidRDefault="006F1694" w:rsidP="006F1694">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61451106" w14:textId="77777777" w:rsidR="006F1694" w:rsidRPr="006F1694" w:rsidRDefault="006F1694" w:rsidP="006F1694">
      <w:pPr>
        <w:pStyle w:val="Bibliography"/>
        <w:rPr>
          <w:lang w:val="es-ES"/>
        </w:rPr>
      </w:pPr>
      <w:r>
        <w:t xml:space="preserve">Liu, M., Popescu, S., &amp; Malambo, L. (2019). Feasibility of Burned Area Mapping Based on ICESAT−2 Photon Counting Data. </w:t>
      </w:r>
      <w:r w:rsidRPr="006F1694">
        <w:rPr>
          <w:i/>
          <w:iCs/>
          <w:lang w:val="es-ES"/>
        </w:rPr>
        <w:t>Remote Sensing</w:t>
      </w:r>
      <w:r w:rsidRPr="006F1694">
        <w:rPr>
          <w:lang w:val="es-ES"/>
        </w:rPr>
        <w:t xml:space="preserve">, </w:t>
      </w:r>
      <w:r w:rsidRPr="006F1694">
        <w:rPr>
          <w:i/>
          <w:iCs/>
          <w:lang w:val="es-ES"/>
        </w:rPr>
        <w:t>12</w:t>
      </w:r>
      <w:r w:rsidRPr="006F1694">
        <w:rPr>
          <w:lang w:val="es-ES"/>
        </w:rPr>
        <w:t>(1), 24. https://doi.org/10.3390/rs12010024</w:t>
      </w:r>
    </w:p>
    <w:p w14:paraId="31AAEFB8" w14:textId="77777777" w:rsidR="006F1694" w:rsidRDefault="006F1694" w:rsidP="006F1694">
      <w:pPr>
        <w:pStyle w:val="Bibliography"/>
      </w:pPr>
      <w:r w:rsidRPr="006F1694">
        <w:rPr>
          <w:lang w:val="es-ES"/>
        </w:rPr>
        <w:t xml:space="preserve">Liu, X., Feng, Y., Hu, T., Luo, Y., Zhao, X., Wu, J., Maeda, E. E., Ju, W., Liu, L., Guo, Q., &amp; Su, Y. (2024). </w:t>
      </w:r>
      <w:r>
        <w:t xml:space="preserve">Enhancing ecosystem productivity and stability with </w:t>
      </w:r>
      <w:r>
        <w:lastRenderedPageBreak/>
        <w:t xml:space="preserve">increasing canopy structural complexity in global forests. </w:t>
      </w:r>
      <w:r>
        <w:rPr>
          <w:i/>
          <w:iCs/>
        </w:rPr>
        <w:t>Science Advances</w:t>
      </w:r>
      <w:r>
        <w:t xml:space="preserve">, </w:t>
      </w:r>
      <w:r>
        <w:rPr>
          <w:i/>
          <w:iCs/>
        </w:rPr>
        <w:t>10</w:t>
      </w:r>
      <w:r>
        <w:t>(20), eadl1947. https://doi.org/10.1126/sciadv.adl1947</w:t>
      </w:r>
    </w:p>
    <w:p w14:paraId="05BB25D6" w14:textId="77777777" w:rsidR="006F1694" w:rsidRDefault="006F1694" w:rsidP="006F1694">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77A73ADC" w14:textId="77777777" w:rsidR="006F1694" w:rsidRDefault="006F1694" w:rsidP="006F1694">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658A0BFF" w14:textId="77777777" w:rsidR="006F1694" w:rsidRDefault="006F1694" w:rsidP="006F1694">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7BFB1C0F" w14:textId="77777777" w:rsidR="006F1694" w:rsidRDefault="006F1694" w:rsidP="006F1694">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6B707743" w14:textId="77777777" w:rsidR="006F1694" w:rsidRDefault="006F1694" w:rsidP="006F1694">
      <w:pPr>
        <w:pStyle w:val="Bibliography"/>
      </w:pPr>
      <w:r>
        <w:t xml:space="preserve">Mann, H. B. (1945). Nonparametric Tests Against Trend. </w:t>
      </w:r>
      <w:r>
        <w:rPr>
          <w:i/>
          <w:iCs/>
        </w:rPr>
        <w:t>Econometrica</w:t>
      </w:r>
      <w:r>
        <w:t xml:space="preserve">, </w:t>
      </w:r>
      <w:r>
        <w:rPr>
          <w:i/>
          <w:iCs/>
        </w:rPr>
        <w:t>13</w:t>
      </w:r>
      <w:r>
        <w:t>(3), 245. https://doi.org/10.2307/1907187</w:t>
      </w:r>
    </w:p>
    <w:p w14:paraId="549C4371" w14:textId="77777777" w:rsidR="006F1694" w:rsidRDefault="006F1694" w:rsidP="006F1694">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09D43ADE" w14:textId="77777777" w:rsidR="006F1694" w:rsidRDefault="006F1694" w:rsidP="006F1694">
      <w:pPr>
        <w:pStyle w:val="Bibliography"/>
      </w:pPr>
      <w:r>
        <w:lastRenderedPageBreak/>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2DE310F2" w14:textId="77777777" w:rsidR="006F1694" w:rsidRDefault="006F1694" w:rsidP="006F1694">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7B0DD386" w14:textId="77777777" w:rsidR="006F1694" w:rsidRDefault="006F1694" w:rsidP="006F1694">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5C78C40C" w14:textId="77777777" w:rsidR="006F1694" w:rsidRDefault="006F1694" w:rsidP="006F1694">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2005F0AE" w14:textId="77777777" w:rsidR="006F1694" w:rsidRDefault="006F1694" w:rsidP="006F1694">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1EEF0167" w14:textId="77777777" w:rsidR="006F1694" w:rsidRDefault="006F1694" w:rsidP="006F1694">
      <w:pPr>
        <w:pStyle w:val="Bibliography"/>
      </w:pPr>
      <w:r>
        <w:lastRenderedPageBreak/>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52159D1D" w14:textId="77777777" w:rsidR="006F1694" w:rsidRDefault="006F1694" w:rsidP="006F1694">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2239536E" w14:textId="77777777" w:rsidR="006F1694" w:rsidRDefault="006F1694" w:rsidP="006F1694">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C425A09" w14:textId="77777777" w:rsidR="006F1694" w:rsidRDefault="006F1694" w:rsidP="006F1694">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6884D226" w14:textId="77777777" w:rsidR="006F1694" w:rsidRDefault="006F1694" w:rsidP="006F1694">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4A7EF590" w14:textId="77777777" w:rsidR="006F1694" w:rsidRDefault="006F1694" w:rsidP="006F1694">
      <w:pPr>
        <w:pStyle w:val="Bibliography"/>
      </w:pPr>
      <w:r>
        <w:t xml:space="preserve">Neuenschwander, A., Pitts, K., Jelley, B. J., Robbins, J., Markel, J., Popescu, S., Nelson, R., Harding, D., Pederson, Klotz, B., &amp; Sheridan, R. (2023). </w:t>
      </w:r>
      <w:r>
        <w:rPr>
          <w:i/>
          <w:iCs/>
        </w:rPr>
        <w:t xml:space="preserve">Ice, Cloud, and Land Elevation Satellite (ICESat-2) Project Algorithm Theoretical Basis Document </w:t>
      </w:r>
      <w:r>
        <w:rPr>
          <w:i/>
          <w:iCs/>
        </w:rPr>
        <w:lastRenderedPageBreak/>
        <w:t>(ATBD) for Land—Vegetation Along-Track Products (ATL08), version 6</w:t>
      </w:r>
      <w:r>
        <w:t>. https://doi.org/10.5067/8ANPSL1NN7YS</w:t>
      </w:r>
    </w:p>
    <w:p w14:paraId="039F7586" w14:textId="77777777" w:rsidR="006F1694" w:rsidRDefault="006F1694" w:rsidP="006F1694">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176C51DA" w14:textId="77777777" w:rsidR="006F1694" w:rsidRDefault="006F1694" w:rsidP="006F1694">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18CC634" w14:textId="77777777" w:rsidR="006F1694" w:rsidRDefault="006F1694" w:rsidP="006F1694">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09C809A" w14:textId="77777777" w:rsidR="006F1694" w:rsidRDefault="006F1694" w:rsidP="006F1694">
      <w:pPr>
        <w:pStyle w:val="Bibliography"/>
      </w:pPr>
      <w:r>
        <w:t xml:space="preserve">Noordermeer, L., Bollandsås, O. M., Gobakken, T., &amp; Næsset, E. (2018). Direct and indirect site index determination for Norway spruce and Scots pine using </w:t>
      </w:r>
      <w:r>
        <w:lastRenderedPageBreak/>
        <w:t xml:space="preserve">bitemporal airborne laser scanner data. </w:t>
      </w:r>
      <w:r>
        <w:rPr>
          <w:i/>
          <w:iCs/>
        </w:rPr>
        <w:t>Forest Ecology and Management</w:t>
      </w:r>
      <w:r>
        <w:t xml:space="preserve">, </w:t>
      </w:r>
      <w:r>
        <w:rPr>
          <w:i/>
          <w:iCs/>
        </w:rPr>
        <w:t>428</w:t>
      </w:r>
      <w:r>
        <w:t>, 104–114. https://doi.org/10.1016/j.foreco.2018.06.041</w:t>
      </w:r>
    </w:p>
    <w:p w14:paraId="0EFE40E8" w14:textId="77777777" w:rsidR="006F1694" w:rsidRDefault="006F1694" w:rsidP="006F1694">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4B0CB729" w14:textId="77777777" w:rsidR="006F1694" w:rsidRDefault="006F1694" w:rsidP="006F1694">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41DB6BAF" w14:textId="77777777" w:rsidR="006F1694" w:rsidRDefault="006F1694" w:rsidP="006F1694">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19BEFB2F" w14:textId="77777777" w:rsidR="006F1694" w:rsidRDefault="006F1694" w:rsidP="006F1694">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4EB6EF0C" w14:textId="77777777" w:rsidR="006F1694" w:rsidRDefault="006F1694" w:rsidP="006F1694">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5AFD894F" w14:textId="77777777" w:rsidR="006F1694" w:rsidRDefault="006F1694" w:rsidP="006F1694">
      <w:pPr>
        <w:pStyle w:val="Bibliography"/>
      </w:pPr>
      <w:r>
        <w:t xml:space="preserve">Pingel, T. J., Clarke, K. C., &amp; McBride, W. A. (2013). An improved simple morphological filter for the terrain classification of airborne LIDAR data. </w:t>
      </w:r>
      <w:r>
        <w:rPr>
          <w:i/>
          <w:iCs/>
        </w:rPr>
        <w:t xml:space="preserve">ISPRS </w:t>
      </w:r>
      <w:r>
        <w:rPr>
          <w:i/>
          <w:iCs/>
        </w:rPr>
        <w:lastRenderedPageBreak/>
        <w:t>Journal of Photogrammetry and Remote Sensing</w:t>
      </w:r>
      <w:r>
        <w:t xml:space="preserve">, </w:t>
      </w:r>
      <w:r>
        <w:rPr>
          <w:i/>
          <w:iCs/>
        </w:rPr>
        <w:t>77</w:t>
      </w:r>
      <w:r>
        <w:t>, 21–30. https://doi.org/10.1016/j.isprsjprs.2012.12.002</w:t>
      </w:r>
    </w:p>
    <w:p w14:paraId="4B896F65" w14:textId="77777777" w:rsidR="006F1694" w:rsidRDefault="006F1694" w:rsidP="006F1694">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72834B68" w14:textId="77777777" w:rsidR="006F1694" w:rsidRPr="006F1694" w:rsidRDefault="006F1694" w:rsidP="006F1694">
      <w:pPr>
        <w:pStyle w:val="Bibliography"/>
        <w:rPr>
          <w:lang w:val="es-ES"/>
        </w:rPr>
      </w:pPr>
      <w:r>
        <w:t xml:space="preserve">Pronk, M., Eleveld, M., &amp; Ledoux, H. (2024). Assessing Vertical Accuracy and Spatial Coverage of ICESat-2 and GEDI Spaceborne Lidar for Creating Global Terrain Models. </w:t>
      </w:r>
      <w:r w:rsidRPr="006F1694">
        <w:rPr>
          <w:i/>
          <w:iCs/>
          <w:lang w:val="es-ES"/>
        </w:rPr>
        <w:t>Remote Sensing</w:t>
      </w:r>
      <w:r w:rsidRPr="006F1694">
        <w:rPr>
          <w:lang w:val="es-ES"/>
        </w:rPr>
        <w:t xml:space="preserve">, </w:t>
      </w:r>
      <w:r w:rsidRPr="006F1694">
        <w:rPr>
          <w:i/>
          <w:iCs/>
          <w:lang w:val="es-ES"/>
        </w:rPr>
        <w:t>16</w:t>
      </w:r>
      <w:r w:rsidRPr="006F1694">
        <w:rPr>
          <w:lang w:val="es-ES"/>
        </w:rPr>
        <w:t>(13), 2259. https://doi.org/10.3390/rs16132259</w:t>
      </w:r>
    </w:p>
    <w:p w14:paraId="31F0CD31" w14:textId="77777777" w:rsidR="006F1694" w:rsidRDefault="006F1694" w:rsidP="006F1694">
      <w:pPr>
        <w:pStyle w:val="Bibliography"/>
      </w:pPr>
      <w:r w:rsidRPr="006F1694">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7DFCA6BD" w14:textId="77777777" w:rsidR="006F1694" w:rsidRDefault="006F1694" w:rsidP="006F1694">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6095ADF9" w14:textId="77777777" w:rsidR="006F1694" w:rsidRDefault="006F1694" w:rsidP="006F1694">
      <w:pPr>
        <w:pStyle w:val="Bibliography"/>
      </w:pPr>
      <w:r>
        <w:t xml:space="preserve">radt0005. (2025). </w:t>
      </w:r>
      <w:r>
        <w:rPr>
          <w:i/>
          <w:iCs/>
        </w:rPr>
        <w:t>FIADB_Direct</w:t>
      </w:r>
      <w:r>
        <w:t xml:space="preserve"> [R]. https://github.com/radt0005/FIADB_Direct (Original work published 2025)</w:t>
      </w:r>
    </w:p>
    <w:p w14:paraId="69401979" w14:textId="77777777" w:rsidR="006F1694" w:rsidRDefault="006F1694" w:rsidP="006F1694">
      <w:pPr>
        <w:pStyle w:val="Bibliography"/>
      </w:pPr>
      <w:r w:rsidRPr="006F1694">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5B1E2600" w14:textId="77777777" w:rsidR="006F1694" w:rsidRDefault="006F1694" w:rsidP="006F1694">
      <w:pPr>
        <w:pStyle w:val="Bibliography"/>
      </w:pPr>
      <w:r>
        <w:t xml:space="preserve">Ribas-Costa, V. A., Gastón, A., Bloszies, S. A., Henderson, J. D., Trlica, A., Carter, D. R., Rubilar, R., Albaugh, T. J., &amp; Cook, R. L. (2024). Nature vs. nurture: Drivers of site productivity in loblolly pine (Pinus taeda L.) forests in the southeastern </w:t>
      </w:r>
      <w:r>
        <w:lastRenderedPageBreak/>
        <w:t xml:space="preserve">US. </w:t>
      </w:r>
      <w:r>
        <w:rPr>
          <w:i/>
          <w:iCs/>
        </w:rPr>
        <w:t>Forest Ecology and Management</w:t>
      </w:r>
      <w:r>
        <w:t xml:space="preserve">, </w:t>
      </w:r>
      <w:r>
        <w:rPr>
          <w:i/>
          <w:iCs/>
        </w:rPr>
        <w:t>572</w:t>
      </w:r>
      <w:r>
        <w:t>, 122334. https://doi.org/10.1016/j.foreco.2024.122334</w:t>
      </w:r>
    </w:p>
    <w:p w14:paraId="2EA4AF2F" w14:textId="77777777" w:rsidR="006F1694" w:rsidRDefault="006F1694" w:rsidP="006F1694">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7EE1681A" w14:textId="77777777" w:rsidR="006F1694" w:rsidRDefault="006F1694" w:rsidP="006F1694">
      <w:pPr>
        <w:pStyle w:val="Bibliography"/>
      </w:pPr>
      <w:r>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286398F8" w14:textId="77777777" w:rsidR="006F1694" w:rsidRDefault="006F1694" w:rsidP="006F1694">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0FF02EC0" w14:textId="77777777" w:rsidR="006F1694" w:rsidRDefault="006F1694" w:rsidP="006F1694">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0C3E2843" w14:textId="77777777" w:rsidR="006F1694" w:rsidRDefault="006F1694" w:rsidP="006F1694">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479B41C5" w14:textId="77777777" w:rsidR="006F1694" w:rsidRDefault="006F1694" w:rsidP="006F1694">
      <w:pPr>
        <w:pStyle w:val="Bibliography"/>
      </w:pPr>
      <w:r>
        <w:t xml:space="preserve">Rossum, G. van, &amp; Drake, F. L. (2010). </w:t>
      </w:r>
      <w:r>
        <w:rPr>
          <w:i/>
          <w:iCs/>
        </w:rPr>
        <w:t>The Python language reference</w:t>
      </w:r>
      <w:r>
        <w:t xml:space="preserve"> (Release 3.0.1 [Repr.]). Python Software Foundation.</w:t>
      </w:r>
    </w:p>
    <w:p w14:paraId="2A36FB95" w14:textId="77777777" w:rsidR="006F1694" w:rsidRDefault="006F1694" w:rsidP="006F1694">
      <w:pPr>
        <w:pStyle w:val="Bibliography"/>
      </w:pPr>
      <w:r>
        <w:lastRenderedPageBreak/>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1A5E54E1" w14:textId="77777777" w:rsidR="006F1694" w:rsidRDefault="006F1694" w:rsidP="006F1694">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2FEAF5BC" w14:textId="77777777" w:rsidR="006F1694" w:rsidRDefault="006F1694" w:rsidP="006F1694">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63E1F766" w14:textId="77777777" w:rsidR="006F1694" w:rsidRDefault="006F1694" w:rsidP="006F1694">
      <w:pPr>
        <w:pStyle w:val="Bibliography"/>
      </w:pPr>
      <w:r>
        <w:t xml:space="preserve">Shtaynberger, J., &amp; Bar, H. (2023). </w:t>
      </w:r>
      <w:r>
        <w:rPr>
          <w:i/>
          <w:iCs/>
        </w:rPr>
        <w:t>Equivalence Testing</w:t>
      </w:r>
      <w:r>
        <w:t>. Cornell Statistical Consulting Unit. https://cscu.cornell.edu/wp-content/uploads/equiv.pdf</w:t>
      </w:r>
    </w:p>
    <w:p w14:paraId="6EDCF68B" w14:textId="77777777" w:rsidR="006F1694" w:rsidRDefault="006F1694" w:rsidP="006F1694">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2DEB2151" w14:textId="77777777" w:rsidR="006F1694" w:rsidRDefault="006F1694" w:rsidP="006F1694">
      <w:pPr>
        <w:pStyle w:val="Bibliography"/>
      </w:pPr>
      <w:r w:rsidRPr="006F1694">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3069ECC7" w14:textId="77777777" w:rsidR="006F1694" w:rsidRDefault="006F1694" w:rsidP="006F1694">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6AAD6BA7" w14:textId="77777777" w:rsidR="006F1694" w:rsidRDefault="006F1694" w:rsidP="006F1694">
      <w:pPr>
        <w:pStyle w:val="Bibliography"/>
      </w:pPr>
      <w:r>
        <w:lastRenderedPageBreak/>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1A07CBF3" w14:textId="77777777" w:rsidR="006F1694" w:rsidRDefault="006F1694" w:rsidP="006F1694">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3827DA6E" w14:textId="77777777" w:rsidR="006F1694" w:rsidRDefault="006F1694" w:rsidP="006F1694">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6BF38DCB" w14:textId="77777777" w:rsidR="006F1694" w:rsidRDefault="006F1694" w:rsidP="006F1694">
      <w:pPr>
        <w:pStyle w:val="Bibliography"/>
      </w:pPr>
      <w:r>
        <w:t xml:space="preserve">The pandas development team. (2024). </w:t>
      </w:r>
      <w:r>
        <w:rPr>
          <w:i/>
          <w:iCs/>
        </w:rPr>
        <w:t>pandas-dev/pandas: Pandas</w:t>
      </w:r>
      <w:r>
        <w:t xml:space="preserve"> (Version v2.2.3) [Computer software]. Zenodo. https://doi.org/10.5281/ZENODO.3509134</w:t>
      </w:r>
    </w:p>
    <w:p w14:paraId="79938ACC" w14:textId="77777777" w:rsidR="006F1694" w:rsidRDefault="006F1694" w:rsidP="006F1694">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2C409D3C" w14:textId="77777777" w:rsidR="006F1694" w:rsidRDefault="006F1694" w:rsidP="006F1694">
      <w:pPr>
        <w:pStyle w:val="Bibliography"/>
      </w:pPr>
      <w:r>
        <w:t xml:space="preserve">U.S. Department of Agriculture Forest Service. (2023, January 13). </w:t>
      </w:r>
      <w:r>
        <w:rPr>
          <w:i/>
          <w:iCs/>
        </w:rPr>
        <w:t>Forest Inventory and Analysis</w:t>
      </w:r>
      <w:r>
        <w:t>. Research. https://research.fs.usda.gov/programs/fia</w:t>
      </w:r>
    </w:p>
    <w:p w14:paraId="45DCDAA4" w14:textId="77777777" w:rsidR="006F1694" w:rsidRDefault="006F1694" w:rsidP="006F1694">
      <w:pPr>
        <w:pStyle w:val="Bibliography"/>
      </w:pPr>
      <w:r>
        <w:t xml:space="preserve">U.S. Department of Agriculture Forest Service. (2024). </w:t>
      </w:r>
      <w:r>
        <w:rPr>
          <w:i/>
          <w:iCs/>
        </w:rPr>
        <w:t>The Forest Inventory and Analysis Database User Guide (NFI): Vol. Database Description</w:t>
      </w:r>
      <w:r>
        <w:t>.</w:t>
      </w:r>
    </w:p>
    <w:p w14:paraId="44BCA93C" w14:textId="77777777" w:rsidR="006F1694" w:rsidRDefault="006F1694" w:rsidP="006F1694">
      <w:pPr>
        <w:pStyle w:val="Bibliography"/>
      </w:pPr>
      <w:r>
        <w:lastRenderedPageBreak/>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14B52C9B" w14:textId="77777777" w:rsidR="006F1694" w:rsidRDefault="006F1694" w:rsidP="006F1694">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057CE691" w14:textId="77777777" w:rsidR="006F1694" w:rsidRDefault="006F1694" w:rsidP="006F1694">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23A5FB41" w14:textId="77777777" w:rsidR="006F1694" w:rsidRDefault="006F1694" w:rsidP="006F1694">
      <w:pPr>
        <w:pStyle w:val="Bibliography"/>
      </w:pPr>
      <w:r>
        <w:t xml:space="preserve">Wild, C. J., &amp; Seber, G. A. F. (2000). The Wilcoxon Test. In </w:t>
      </w:r>
      <w:r>
        <w:rPr>
          <w:i/>
          <w:iCs/>
        </w:rPr>
        <w:t>Chance encounters: A first course in data analysis and inference</w:t>
      </w:r>
      <w:r>
        <w:t xml:space="preserve"> (p. 10). Wiley.</w:t>
      </w:r>
    </w:p>
    <w:p w14:paraId="31A4B765" w14:textId="77777777" w:rsidR="006F1694" w:rsidRDefault="006F1694" w:rsidP="006F1694">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171C5BCF" w14:textId="77777777" w:rsidR="006F1694" w:rsidRDefault="006F1694" w:rsidP="006F1694">
      <w:pPr>
        <w:pStyle w:val="Bibliography"/>
      </w:pPr>
      <w:r>
        <w:t xml:space="preserve">Xi, Z., Xu, H., Xing, Y., Gong, W., Chen, G., &amp; Yang, S. (2022). Forest Canopy Height Mapping by Synergizing ICESat-2, Sentinel-1, Sentinel-2 and Topographic </w:t>
      </w:r>
      <w:r>
        <w:lastRenderedPageBreak/>
        <w:t xml:space="preserve">Information Based on Machine Learning Methods. </w:t>
      </w:r>
      <w:r>
        <w:rPr>
          <w:i/>
          <w:iCs/>
        </w:rPr>
        <w:t>Remote Sensing</w:t>
      </w:r>
      <w:r>
        <w:t xml:space="preserve">, </w:t>
      </w:r>
      <w:r>
        <w:rPr>
          <w:i/>
          <w:iCs/>
        </w:rPr>
        <w:t>14</w:t>
      </w:r>
      <w:r>
        <w:t>(2), 364. https://doi.org/10.3390/rs14020364</w:t>
      </w:r>
    </w:p>
    <w:p w14:paraId="35FADDEE" w14:textId="77777777" w:rsidR="006F1694" w:rsidRDefault="006F1694" w:rsidP="006F1694">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7420C31B" w14:textId="77777777" w:rsidR="006F1694" w:rsidRDefault="006F1694" w:rsidP="006F1694">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27E9E63C" w14:textId="77777777" w:rsidR="006F1694" w:rsidRDefault="006F1694" w:rsidP="006F1694">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5332565A" w14:textId="77777777" w:rsidR="006F1694" w:rsidRDefault="006F1694" w:rsidP="006F1694">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4D278A45" w14:textId="77777777" w:rsidR="006F1694" w:rsidRDefault="006F1694" w:rsidP="006F1694">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00F04F2A" w14:textId="77777777" w:rsidR="006F1694" w:rsidRDefault="006F1694" w:rsidP="006F1694">
      <w:pPr>
        <w:pStyle w:val="Bibliography"/>
      </w:pPr>
      <w:r>
        <w:lastRenderedPageBreak/>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E19A66C" w14:textId="77777777" w:rsidR="006F1694" w:rsidRDefault="006F1694" w:rsidP="006F1694">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59123E7F" w14:textId="77777777" w:rsidR="006F1694" w:rsidRDefault="006F1694" w:rsidP="006F1694">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2BF47B7F" w14:textId="77777777" w:rsidR="006F1694" w:rsidRDefault="006F1694" w:rsidP="006F1694">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5D3281C4" w14:textId="77777777" w:rsidR="006F1694" w:rsidRDefault="006F1694" w:rsidP="006F1694">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7240FB5B"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5" w:name="_Toc195197926"/>
      <w:bookmarkStart w:id="106" w:name="_Toc195198133"/>
      <w:bookmarkStart w:id="107" w:name="_Toc195460519"/>
      <w:r w:rsidRPr="00806DA9">
        <w:rPr>
          <w:b/>
          <w:bCs/>
        </w:rPr>
        <w:br w:type="page"/>
      </w:r>
      <w:bookmarkEnd w:id="105"/>
      <w:bookmarkEnd w:id="106"/>
      <w:bookmarkEnd w:id="107"/>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8F6A2" w14:textId="77777777" w:rsidR="00CB0AA0" w:rsidRDefault="00CB0AA0">
      <w:r>
        <w:separator/>
      </w:r>
    </w:p>
  </w:endnote>
  <w:endnote w:type="continuationSeparator" w:id="0">
    <w:p w14:paraId="0BCA955F" w14:textId="77777777" w:rsidR="00CB0AA0" w:rsidRDefault="00CB0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6FFC7" w14:textId="77777777" w:rsidR="00CB0AA0" w:rsidRDefault="00CB0AA0">
      <w:r>
        <w:separator/>
      </w:r>
    </w:p>
  </w:footnote>
  <w:footnote w:type="continuationSeparator" w:id="0">
    <w:p w14:paraId="403C08D9" w14:textId="77777777" w:rsidR="00CB0AA0" w:rsidRDefault="00CB0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37C72"/>
    <w:rsid w:val="000542A1"/>
    <w:rsid w:val="000548D9"/>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2771"/>
    <w:rsid w:val="000E4242"/>
    <w:rsid w:val="000E7E8B"/>
    <w:rsid w:val="000F13EB"/>
    <w:rsid w:val="000F4BF5"/>
    <w:rsid w:val="000F64DC"/>
    <w:rsid w:val="001036BC"/>
    <w:rsid w:val="001040A7"/>
    <w:rsid w:val="0010449C"/>
    <w:rsid w:val="00104D91"/>
    <w:rsid w:val="00112591"/>
    <w:rsid w:val="00114361"/>
    <w:rsid w:val="00120FF4"/>
    <w:rsid w:val="00125892"/>
    <w:rsid w:val="00130233"/>
    <w:rsid w:val="00135ACC"/>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05D2"/>
    <w:rsid w:val="0020328F"/>
    <w:rsid w:val="00203A5F"/>
    <w:rsid w:val="002052B7"/>
    <w:rsid w:val="00211A2F"/>
    <w:rsid w:val="00214907"/>
    <w:rsid w:val="00216F5C"/>
    <w:rsid w:val="00217F80"/>
    <w:rsid w:val="002309D3"/>
    <w:rsid w:val="002310A0"/>
    <w:rsid w:val="00241347"/>
    <w:rsid w:val="0024481A"/>
    <w:rsid w:val="00250E14"/>
    <w:rsid w:val="00252FE3"/>
    <w:rsid w:val="0025402D"/>
    <w:rsid w:val="00254B5D"/>
    <w:rsid w:val="002604ED"/>
    <w:rsid w:val="002652C5"/>
    <w:rsid w:val="00265EDC"/>
    <w:rsid w:val="00266F86"/>
    <w:rsid w:val="00270139"/>
    <w:rsid w:val="00272985"/>
    <w:rsid w:val="0027349A"/>
    <w:rsid w:val="002823E0"/>
    <w:rsid w:val="00283073"/>
    <w:rsid w:val="00287510"/>
    <w:rsid w:val="002A03A2"/>
    <w:rsid w:val="002A1AAB"/>
    <w:rsid w:val="002A31FA"/>
    <w:rsid w:val="002A4980"/>
    <w:rsid w:val="002A59FE"/>
    <w:rsid w:val="002B6BE7"/>
    <w:rsid w:val="002B7F9A"/>
    <w:rsid w:val="002C2309"/>
    <w:rsid w:val="002D1EB4"/>
    <w:rsid w:val="002D4758"/>
    <w:rsid w:val="002D68AC"/>
    <w:rsid w:val="002D7B07"/>
    <w:rsid w:val="002F2C70"/>
    <w:rsid w:val="00300D79"/>
    <w:rsid w:val="00311D9D"/>
    <w:rsid w:val="003175C7"/>
    <w:rsid w:val="00336B77"/>
    <w:rsid w:val="00343F34"/>
    <w:rsid w:val="00346F0F"/>
    <w:rsid w:val="003520C1"/>
    <w:rsid w:val="00352D02"/>
    <w:rsid w:val="00356D68"/>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631"/>
    <w:rsid w:val="003F1B15"/>
    <w:rsid w:val="003F3E73"/>
    <w:rsid w:val="0040179C"/>
    <w:rsid w:val="004113E2"/>
    <w:rsid w:val="00415D98"/>
    <w:rsid w:val="0041788B"/>
    <w:rsid w:val="004216C4"/>
    <w:rsid w:val="0042218D"/>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3E8"/>
    <w:rsid w:val="004B5716"/>
    <w:rsid w:val="004B7332"/>
    <w:rsid w:val="004C5FF2"/>
    <w:rsid w:val="004C6C4F"/>
    <w:rsid w:val="004D1978"/>
    <w:rsid w:val="004D536B"/>
    <w:rsid w:val="004D6905"/>
    <w:rsid w:val="004E153D"/>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1F9C"/>
    <w:rsid w:val="00595F83"/>
    <w:rsid w:val="005A0FAF"/>
    <w:rsid w:val="005C0AA6"/>
    <w:rsid w:val="005C3E0C"/>
    <w:rsid w:val="005D2839"/>
    <w:rsid w:val="005D4CDD"/>
    <w:rsid w:val="005D69A3"/>
    <w:rsid w:val="005E1B17"/>
    <w:rsid w:val="005F39AC"/>
    <w:rsid w:val="006020A9"/>
    <w:rsid w:val="00607EE2"/>
    <w:rsid w:val="00613B67"/>
    <w:rsid w:val="00617E55"/>
    <w:rsid w:val="0062222A"/>
    <w:rsid w:val="0062229A"/>
    <w:rsid w:val="00623B53"/>
    <w:rsid w:val="0062761C"/>
    <w:rsid w:val="00632552"/>
    <w:rsid w:val="006410E6"/>
    <w:rsid w:val="00641BA5"/>
    <w:rsid w:val="006422DB"/>
    <w:rsid w:val="006430EE"/>
    <w:rsid w:val="0065191E"/>
    <w:rsid w:val="00681302"/>
    <w:rsid w:val="0068343D"/>
    <w:rsid w:val="00683ECA"/>
    <w:rsid w:val="00696FFF"/>
    <w:rsid w:val="006A3BEB"/>
    <w:rsid w:val="006A52AD"/>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7A4B"/>
    <w:rsid w:val="006F1402"/>
    <w:rsid w:val="006F1694"/>
    <w:rsid w:val="006F6CC5"/>
    <w:rsid w:val="0070152C"/>
    <w:rsid w:val="00702F59"/>
    <w:rsid w:val="007034E2"/>
    <w:rsid w:val="00706659"/>
    <w:rsid w:val="00722C3E"/>
    <w:rsid w:val="00765452"/>
    <w:rsid w:val="007672A1"/>
    <w:rsid w:val="00771EB8"/>
    <w:rsid w:val="00781C86"/>
    <w:rsid w:val="00785C87"/>
    <w:rsid w:val="00787118"/>
    <w:rsid w:val="00792919"/>
    <w:rsid w:val="007A0BD5"/>
    <w:rsid w:val="007A5B47"/>
    <w:rsid w:val="007B42C1"/>
    <w:rsid w:val="007C0F9E"/>
    <w:rsid w:val="007D0DC4"/>
    <w:rsid w:val="007D1786"/>
    <w:rsid w:val="007D3ACA"/>
    <w:rsid w:val="007D51DE"/>
    <w:rsid w:val="007D6E71"/>
    <w:rsid w:val="007E51C6"/>
    <w:rsid w:val="007F2AE5"/>
    <w:rsid w:val="007F755C"/>
    <w:rsid w:val="008060E4"/>
    <w:rsid w:val="00806DA9"/>
    <w:rsid w:val="00820ACB"/>
    <w:rsid w:val="0082222D"/>
    <w:rsid w:val="00825129"/>
    <w:rsid w:val="00832F2F"/>
    <w:rsid w:val="00850462"/>
    <w:rsid w:val="008611C4"/>
    <w:rsid w:val="00863212"/>
    <w:rsid w:val="00863538"/>
    <w:rsid w:val="008638FC"/>
    <w:rsid w:val="008662EF"/>
    <w:rsid w:val="00870852"/>
    <w:rsid w:val="008779DD"/>
    <w:rsid w:val="008845FE"/>
    <w:rsid w:val="00884DE5"/>
    <w:rsid w:val="00891D82"/>
    <w:rsid w:val="008A7468"/>
    <w:rsid w:val="008C2262"/>
    <w:rsid w:val="008C3B04"/>
    <w:rsid w:val="008F249C"/>
    <w:rsid w:val="008F71F3"/>
    <w:rsid w:val="009005FB"/>
    <w:rsid w:val="00911389"/>
    <w:rsid w:val="00911CD7"/>
    <w:rsid w:val="009155A8"/>
    <w:rsid w:val="0092781F"/>
    <w:rsid w:val="00930A99"/>
    <w:rsid w:val="009343D6"/>
    <w:rsid w:val="00945A02"/>
    <w:rsid w:val="00955B2F"/>
    <w:rsid w:val="0096026D"/>
    <w:rsid w:val="009623B9"/>
    <w:rsid w:val="009647E5"/>
    <w:rsid w:val="0096585F"/>
    <w:rsid w:val="00966B8C"/>
    <w:rsid w:val="009728E5"/>
    <w:rsid w:val="00982559"/>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5761"/>
    <w:rsid w:val="00A364BB"/>
    <w:rsid w:val="00A36E96"/>
    <w:rsid w:val="00A4179D"/>
    <w:rsid w:val="00A5295D"/>
    <w:rsid w:val="00A53532"/>
    <w:rsid w:val="00A67663"/>
    <w:rsid w:val="00A712AA"/>
    <w:rsid w:val="00A72C29"/>
    <w:rsid w:val="00A75068"/>
    <w:rsid w:val="00A831F0"/>
    <w:rsid w:val="00A85759"/>
    <w:rsid w:val="00A87895"/>
    <w:rsid w:val="00A92D02"/>
    <w:rsid w:val="00A96568"/>
    <w:rsid w:val="00A973B4"/>
    <w:rsid w:val="00A9771C"/>
    <w:rsid w:val="00AA1F8A"/>
    <w:rsid w:val="00AA2292"/>
    <w:rsid w:val="00AA3866"/>
    <w:rsid w:val="00AA7039"/>
    <w:rsid w:val="00AB018F"/>
    <w:rsid w:val="00AB0F80"/>
    <w:rsid w:val="00AC0C22"/>
    <w:rsid w:val="00AC10D0"/>
    <w:rsid w:val="00AD3843"/>
    <w:rsid w:val="00AD6039"/>
    <w:rsid w:val="00AD73AF"/>
    <w:rsid w:val="00AF48AB"/>
    <w:rsid w:val="00B01ADA"/>
    <w:rsid w:val="00B02E32"/>
    <w:rsid w:val="00B04999"/>
    <w:rsid w:val="00B205D0"/>
    <w:rsid w:val="00B2104F"/>
    <w:rsid w:val="00B239A8"/>
    <w:rsid w:val="00B2566D"/>
    <w:rsid w:val="00B33F7F"/>
    <w:rsid w:val="00B3714E"/>
    <w:rsid w:val="00B53607"/>
    <w:rsid w:val="00B57FC4"/>
    <w:rsid w:val="00B71A79"/>
    <w:rsid w:val="00B7543F"/>
    <w:rsid w:val="00B805C1"/>
    <w:rsid w:val="00B83CF6"/>
    <w:rsid w:val="00B86DB9"/>
    <w:rsid w:val="00B9174D"/>
    <w:rsid w:val="00B9491C"/>
    <w:rsid w:val="00BA0245"/>
    <w:rsid w:val="00BA1401"/>
    <w:rsid w:val="00BA3BB6"/>
    <w:rsid w:val="00BA4C7A"/>
    <w:rsid w:val="00BA50EB"/>
    <w:rsid w:val="00BB77A8"/>
    <w:rsid w:val="00BC1FA7"/>
    <w:rsid w:val="00BD3F1F"/>
    <w:rsid w:val="00BD79AB"/>
    <w:rsid w:val="00BE6723"/>
    <w:rsid w:val="00C02426"/>
    <w:rsid w:val="00C03E88"/>
    <w:rsid w:val="00C0647B"/>
    <w:rsid w:val="00C14733"/>
    <w:rsid w:val="00C147F8"/>
    <w:rsid w:val="00C22AB5"/>
    <w:rsid w:val="00C24D2B"/>
    <w:rsid w:val="00C255E8"/>
    <w:rsid w:val="00C34C70"/>
    <w:rsid w:val="00C42A1A"/>
    <w:rsid w:val="00C42F4C"/>
    <w:rsid w:val="00C457A0"/>
    <w:rsid w:val="00C507C8"/>
    <w:rsid w:val="00C515E2"/>
    <w:rsid w:val="00C521E9"/>
    <w:rsid w:val="00C54E76"/>
    <w:rsid w:val="00C56546"/>
    <w:rsid w:val="00C56EDB"/>
    <w:rsid w:val="00C62938"/>
    <w:rsid w:val="00C669D4"/>
    <w:rsid w:val="00C75A5D"/>
    <w:rsid w:val="00C917D6"/>
    <w:rsid w:val="00C966DD"/>
    <w:rsid w:val="00CA397C"/>
    <w:rsid w:val="00CB0AA0"/>
    <w:rsid w:val="00CC1FBB"/>
    <w:rsid w:val="00CD288D"/>
    <w:rsid w:val="00CD56DE"/>
    <w:rsid w:val="00CD7627"/>
    <w:rsid w:val="00CF2CF2"/>
    <w:rsid w:val="00D12797"/>
    <w:rsid w:val="00D13483"/>
    <w:rsid w:val="00D164D9"/>
    <w:rsid w:val="00D24C3E"/>
    <w:rsid w:val="00D34A82"/>
    <w:rsid w:val="00D44017"/>
    <w:rsid w:val="00D4405A"/>
    <w:rsid w:val="00D47227"/>
    <w:rsid w:val="00D62110"/>
    <w:rsid w:val="00D64EAF"/>
    <w:rsid w:val="00D66D45"/>
    <w:rsid w:val="00D7446C"/>
    <w:rsid w:val="00D82A10"/>
    <w:rsid w:val="00D8335E"/>
    <w:rsid w:val="00D8531F"/>
    <w:rsid w:val="00D85423"/>
    <w:rsid w:val="00D8601B"/>
    <w:rsid w:val="00D87020"/>
    <w:rsid w:val="00D962E2"/>
    <w:rsid w:val="00D97AA2"/>
    <w:rsid w:val="00DB265E"/>
    <w:rsid w:val="00DB3EAA"/>
    <w:rsid w:val="00DB4CAE"/>
    <w:rsid w:val="00DB5890"/>
    <w:rsid w:val="00DB68A2"/>
    <w:rsid w:val="00DD1CC5"/>
    <w:rsid w:val="00DD5988"/>
    <w:rsid w:val="00DE60C7"/>
    <w:rsid w:val="00DE74E6"/>
    <w:rsid w:val="00DF1F88"/>
    <w:rsid w:val="00DF240C"/>
    <w:rsid w:val="00DF58BB"/>
    <w:rsid w:val="00E04988"/>
    <w:rsid w:val="00E07421"/>
    <w:rsid w:val="00E20DB1"/>
    <w:rsid w:val="00E2153A"/>
    <w:rsid w:val="00E27190"/>
    <w:rsid w:val="00E408B7"/>
    <w:rsid w:val="00E4596D"/>
    <w:rsid w:val="00E45EE8"/>
    <w:rsid w:val="00E51138"/>
    <w:rsid w:val="00E62F07"/>
    <w:rsid w:val="00E656CA"/>
    <w:rsid w:val="00E7078D"/>
    <w:rsid w:val="00E738D0"/>
    <w:rsid w:val="00E749A0"/>
    <w:rsid w:val="00E82CA1"/>
    <w:rsid w:val="00E847D4"/>
    <w:rsid w:val="00E903A6"/>
    <w:rsid w:val="00E91728"/>
    <w:rsid w:val="00E91B3F"/>
    <w:rsid w:val="00EB00F0"/>
    <w:rsid w:val="00EB04C1"/>
    <w:rsid w:val="00EB0DA6"/>
    <w:rsid w:val="00EC7774"/>
    <w:rsid w:val="00ED536C"/>
    <w:rsid w:val="00EE17C8"/>
    <w:rsid w:val="00EF1D05"/>
    <w:rsid w:val="00EF288A"/>
    <w:rsid w:val="00EF46D6"/>
    <w:rsid w:val="00EF5824"/>
    <w:rsid w:val="00F07DB3"/>
    <w:rsid w:val="00F12D18"/>
    <w:rsid w:val="00F16044"/>
    <w:rsid w:val="00F2037D"/>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155</Pages>
  <Words>71756</Words>
  <Characters>409011</Characters>
  <Application>Microsoft Office Word</Application>
  <DocSecurity>0</DocSecurity>
  <Lines>3408</Lines>
  <Paragraphs>959</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479808</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24</cp:revision>
  <cp:lastPrinted>2025-04-28T16:13:00Z</cp:lastPrinted>
  <dcterms:created xsi:type="dcterms:W3CDTF">2025-05-20T23:28:00Z</dcterms:created>
  <dcterms:modified xsi:type="dcterms:W3CDTF">2025-05-21T18:35:00Z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id="qY3oXqI6"/&gt;&lt;style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