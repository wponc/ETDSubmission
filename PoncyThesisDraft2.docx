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E738D0">
      <w:pPr>
        <w:pStyle w:val="ListParagraph"/>
        <w:numPr>
          <w:ilvl w:val="1"/>
          <w:numId w:val="18"/>
        </w:numPr>
        <w:spacing w:line="360" w:lineRule="auto"/>
      </w:pPr>
      <w:r>
        <w:t>Statistical Methods Used</w:t>
      </w:r>
      <w:r w:rsidR="004B0211">
        <w:t>………………………………………………………..18</w:t>
      </w:r>
    </w:p>
    <w:p w14:paraId="67AF9FAB" w14:textId="76D10793" w:rsidR="00E738D0" w:rsidRDefault="00E738D0" w:rsidP="00E738D0">
      <w:pPr>
        <w:pStyle w:val="ListParagraph"/>
        <w:numPr>
          <w:ilvl w:val="2"/>
          <w:numId w:val="18"/>
        </w:numPr>
        <w:spacing w:line="360" w:lineRule="auto"/>
      </w:pPr>
      <w:r>
        <w:t>Linear Regression Model</w:t>
      </w:r>
      <w:r w:rsidR="004B0211">
        <w:t>………………………………………………...18</w:t>
      </w:r>
    </w:p>
    <w:p w14:paraId="5FF6D69B" w14:textId="7D8AA376" w:rsidR="00E738D0" w:rsidRDefault="00E738D0" w:rsidP="00E738D0">
      <w:pPr>
        <w:pStyle w:val="ListParagraph"/>
        <w:numPr>
          <w:ilvl w:val="2"/>
          <w:numId w:val="18"/>
        </w:numPr>
        <w:spacing w:line="360" w:lineRule="auto"/>
      </w:pPr>
      <w:r>
        <w:t>Equivalence Test</w:t>
      </w:r>
      <w:r w:rsidR="004B0211">
        <w:t>…………………………………………………………18</w:t>
      </w:r>
    </w:p>
    <w:p w14:paraId="7038D836" w14:textId="5ADFC363" w:rsidR="00E738D0" w:rsidRDefault="00E738D0" w:rsidP="00E738D0">
      <w:pPr>
        <w:pStyle w:val="ListParagraph"/>
        <w:numPr>
          <w:ilvl w:val="2"/>
          <w:numId w:val="18"/>
        </w:numPr>
        <w:spacing w:line="360" w:lineRule="auto"/>
      </w:pPr>
      <w:r>
        <w:t>T-Test</w:t>
      </w:r>
      <w:r w:rsidR="004B0211">
        <w:t>…………………………………………………………………….19</w:t>
      </w:r>
    </w:p>
    <w:p w14:paraId="10856178" w14:textId="09D71E34" w:rsidR="00E738D0" w:rsidRDefault="00E738D0" w:rsidP="00E738D0">
      <w:pPr>
        <w:pStyle w:val="ListParagraph"/>
        <w:numPr>
          <w:ilvl w:val="2"/>
          <w:numId w:val="18"/>
        </w:numPr>
        <w:spacing w:line="360" w:lineRule="auto"/>
      </w:pPr>
      <w:r>
        <w:t>Mann Kendall Test</w:t>
      </w:r>
      <w:r w:rsidR="004B0211">
        <w:t>……………………………………………………….19</w:t>
      </w:r>
    </w:p>
    <w:p w14:paraId="4903E559" w14:textId="545E81A7" w:rsidR="00E738D0" w:rsidRDefault="00E738D0" w:rsidP="00E738D0">
      <w:pPr>
        <w:pStyle w:val="ListParagraph"/>
        <w:numPr>
          <w:ilvl w:val="2"/>
          <w:numId w:val="18"/>
        </w:numPr>
        <w:spacing w:line="360" w:lineRule="auto"/>
      </w:pPr>
      <w:r>
        <w:t>Bonferroni Correction</w:t>
      </w:r>
      <w:r w:rsidR="004B0211">
        <w:t>……………………………………………………20</w:t>
      </w:r>
    </w:p>
    <w:p w14:paraId="30420D85" w14:textId="44CD221E" w:rsidR="00E738D0" w:rsidRDefault="00E738D0" w:rsidP="00E738D0">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r w:rsidRPr="001D54FA">
        <w:rPr>
          <w:b/>
          <w:bCs/>
          <w:strike/>
          <w:color w:val="EE0000"/>
        </w:rPr>
        <w:t xml:space="preserve">Table 10. </w:t>
      </w:r>
      <w:r w:rsidRPr="001D54FA">
        <w:rPr>
          <w:strike/>
          <w:color w:val="EE0000"/>
        </w:rPr>
        <w:t>Number and proportion of ATL08 segments by group…………….….……...38</w:t>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6" w:name="_Toc195197916"/>
      <w:bookmarkStart w:id="7" w:name="_Toc195198123"/>
      <w:bookmarkStart w:id="8"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596ABA47"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2D1EB4">
        <w:instrText xml:space="preserve"> ADDIN ZOTERO_ITEM CSL_CITATION {"citationID":"JUu2U5lH","properties":{"formattedCitation":"(Psistaki et al., 2024)","plainCitation":"(Psistaki et al., 2024)","noteIndex":0},"citationItems":[{"id":"0kyhxxOh/vj2EE8KV","uris":["http://zotero.org/users/16907877/items/CG924FGN"],"itemData":{"id":338,"type":"article-journal","abstract":"Nowadays,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6"/>
      <w:bookmarkEnd w:id="7"/>
      <w:bookmarkEnd w:id="8"/>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9" w:name="_Toc195197917"/>
      <w:bookmarkStart w:id="10" w:name="_Toc195198124"/>
      <w:bookmarkStart w:id="11" w:name="_Toc195460485"/>
      <w:r w:rsidRPr="00FA3903">
        <w:rPr>
          <w:b/>
          <w:bCs/>
        </w:rPr>
        <w:t>Forest Structure with LiDAR</w:t>
      </w:r>
      <w:bookmarkEnd w:id="9"/>
      <w:bookmarkEnd w:id="10"/>
      <w:bookmarkEnd w:id="11"/>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2" w:name="_Toc195197918"/>
      <w:bookmarkStart w:id="13" w:name="_Toc195198125"/>
      <w:bookmarkStart w:id="14" w:name="_Toc195460486"/>
      <w:r w:rsidRPr="00FA3903">
        <w:rPr>
          <w:b/>
          <w:bCs/>
        </w:rPr>
        <w:t>Airborne Laser Scanning</w:t>
      </w:r>
      <w:bookmarkEnd w:id="12"/>
      <w:bookmarkEnd w:id="13"/>
      <w:bookmarkEnd w:id="14"/>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5A71243A"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2D1EB4">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0kyhxxOh/ON3xkQDC","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5" w:name="_Toc195197919"/>
      <w:bookmarkStart w:id="16" w:name="_Toc195198126"/>
      <w:bookmarkStart w:id="17" w:name="_Toc195460487"/>
      <w:r w:rsidRPr="00FA3903">
        <w:rPr>
          <w:b/>
          <w:bCs/>
        </w:rPr>
        <w:t>Spaceborne LiDAR</w:t>
      </w:r>
      <w:bookmarkEnd w:id="15"/>
      <w:bookmarkEnd w:id="16"/>
      <w:bookmarkEnd w:id="17"/>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8" w:name="_Toc195197920"/>
      <w:bookmarkStart w:id="19" w:name="_Toc195198127"/>
      <w:bookmarkStart w:id="20"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1" w:author="Poncy, William" w:date="2025-01-16T23:13:00Z">
        <w:r w:rsidR="00C02426">
          <w:t>beam pairs are separated by ~3 kilometers</w:t>
        </w:r>
      </w:ins>
      <w:r w:rsidR="00C02426">
        <w:t xml:space="preserve"> </w:t>
      </w:r>
      <w:ins w:id="22"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3" w:author="Poncy, William" w:date="2025-01-16T23:13:00Z">
        <w:r w:rsidR="00C02426">
          <w:fldChar w:fldCharType="separate"/>
        </w:r>
      </w:ins>
      <w:r w:rsidR="00C02426" w:rsidRPr="00114361">
        <w:t>(Markus et al., 2017)</w:t>
      </w:r>
      <w:ins w:id="24"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5" w:author="Poncy, William" w:date="2025-01-16T23:13:00Z">
        <w:r w:rsidR="00C02426">
          <w:t xml:space="preserve">a </w:t>
        </w:r>
      </w:ins>
      <w:r w:rsidR="00C02426">
        <w:t xml:space="preserve">laser frequency of 10 kHz, </w:t>
      </w:r>
      <w:ins w:id="26" w:author="Poncy, William" w:date="2025-01-16T23:13:00Z">
        <w:r w:rsidR="00C02426">
          <w:t xml:space="preserve">the ATLAS </w:t>
        </w:r>
      </w:ins>
      <w:r w:rsidR="00C02426">
        <w:t>instrument achieves</w:t>
      </w:r>
      <w:ins w:id="27" w:author="Poncy, William" w:date="2025-01-16T23:13:00Z">
        <w:r w:rsidR="00C02426">
          <w:t xml:space="preserve"> </w:t>
        </w:r>
      </w:ins>
      <w:r w:rsidR="00C02426">
        <w:t xml:space="preserve">an along-track </w:t>
      </w:r>
      <w:ins w:id="28" w:author="Poncy, William" w:date="2025-01-16T23:13:00Z">
        <w:r w:rsidR="00C02426">
          <w:t>sampling interval of 70 centimeter</w:t>
        </w:r>
      </w:ins>
      <w:r w:rsidR="00C02426">
        <w:t xml:space="preserve">s. This generates </w:t>
      </w:r>
      <w:ins w:id="29" w:author="Poncy, William" w:date="2025-01-16T23:13:00Z">
        <w:r w:rsidR="00C02426">
          <w:t>strong overlap between shots</w:t>
        </w:r>
      </w:ins>
      <w:r w:rsidR="00C02426">
        <w:t xml:space="preserve"> to</w:t>
      </w:r>
      <w:ins w:id="30" w:author="Poncy, William" w:date="2025-01-16T23:13:00Z">
        <w:r w:rsidR="00C02426">
          <w:t xml:space="preserve"> determine </w:t>
        </w:r>
      </w:ins>
      <w:r w:rsidR="00C02426">
        <w:t xml:space="preserve">terrain </w:t>
      </w:r>
      <w:ins w:id="31"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2"/>
      <w:r w:rsidR="006D58E3" w:rsidRPr="00362D80">
        <w:t xml:space="preserve">ALS data has shown mean biases ranging from </w:t>
      </w:r>
      <w:r w:rsidR="006D58E3">
        <w:t xml:space="preserve">-1.71 meters across diverse biomes, with strong performance in conifer forests, to 3.05 meters in boreal forests.  </w:t>
      </w:r>
      <w:commentRangeEnd w:id="32"/>
      <w:r w:rsidR="006E1FEF">
        <w:rPr>
          <w:rStyle w:val="CommentReference"/>
        </w:rPr>
        <w:commentReference w:id="32"/>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8"/>
      <w:bookmarkEnd w:id="19"/>
      <w:bookmarkEnd w:id="20"/>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3" w:name="_Toc195197921"/>
      <w:bookmarkStart w:id="34" w:name="_Toc195198128"/>
      <w:bookmarkStart w:id="35" w:name="_Toc195460489"/>
      <w:r w:rsidRPr="00FA3903">
        <w:rPr>
          <w:b/>
          <w:bCs/>
        </w:rPr>
        <w:t>Methods</w:t>
      </w:r>
      <w:bookmarkEnd w:id="33"/>
      <w:bookmarkEnd w:id="34"/>
      <w:bookmarkEnd w:id="35"/>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6" w:name="_Toc195460490"/>
      <w:bookmarkStart w:id="37" w:name="_Toc195197922"/>
      <w:bookmarkStart w:id="38" w:name="_Toc195198129"/>
      <w:r w:rsidRPr="00FA3903">
        <w:rPr>
          <w:b/>
          <w:bCs/>
        </w:rPr>
        <w:t>Study Area</w:t>
      </w:r>
      <w:bookmarkEnd w:id="36"/>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5FC20BB2"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D7B07">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7972F224"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 (NLCD).</w:t>
      </w:r>
      <w:r>
        <w:t xml:space="preserve"> </w:t>
      </w:r>
      <w:commentRangeStart w:id="39"/>
      <w:r>
        <w:t xml:space="preserve">Finally, the chosen study area falls within </w:t>
      </w:r>
      <w:r w:rsidR="002D68AC">
        <w:t xml:space="preserve">the </w:t>
      </w:r>
      <w:r>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39"/>
      <w:r w:rsidR="003C04FA">
        <w:rPr>
          <w:rStyle w:val="CommentReference"/>
        </w:rPr>
        <w:commentReference w:id="39"/>
      </w:r>
    </w:p>
    <w:p w14:paraId="61047824" w14:textId="77777777" w:rsidR="00884DE5" w:rsidRDefault="00884DE5" w:rsidP="00FF639F">
      <w:pPr>
        <w:numPr>
          <w:ilvl w:val="1"/>
          <w:numId w:val="9"/>
        </w:numPr>
        <w:spacing w:line="360" w:lineRule="auto"/>
        <w:rPr>
          <w:b/>
          <w:bCs/>
        </w:rPr>
      </w:pPr>
      <w:bookmarkStart w:id="40" w:name="_Toc195460491"/>
      <w:r w:rsidRPr="00FA3903">
        <w:rPr>
          <w:b/>
          <w:bCs/>
        </w:rPr>
        <w:t>Data Products</w:t>
      </w:r>
      <w:bookmarkEnd w:id="40"/>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41" w:name="_Toc195460492"/>
      <w:r w:rsidRPr="00FA3903">
        <w:rPr>
          <w:b/>
          <w:bCs/>
        </w:rPr>
        <w:t>ALS</w:t>
      </w:r>
      <w:bookmarkEnd w:id="41"/>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2" w:name="_Toc195460493"/>
      <w:r w:rsidRPr="00FA3903">
        <w:rPr>
          <w:b/>
          <w:bCs/>
        </w:rPr>
        <w:t xml:space="preserve">ICESat-2 </w:t>
      </w:r>
      <w:r w:rsidR="009D4C49">
        <w:rPr>
          <w:b/>
          <w:bCs/>
        </w:rPr>
        <w:t xml:space="preserve">ATL08 </w:t>
      </w:r>
      <w:bookmarkEnd w:id="42"/>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2025 within the extent of the study area was downloaded from the NASA Earthdata Search (</w:t>
      </w:r>
      <w:hyperlink r:id="rId16"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3" w:name="_Toc195460494"/>
      <w:r w:rsidRPr="00FA3903">
        <w:rPr>
          <w:b/>
          <w:bCs/>
        </w:rPr>
        <w:t>National Land Cover Database</w:t>
      </w:r>
      <w:bookmarkEnd w:id="43"/>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4" w:name="_Toc195460495"/>
      <w:r w:rsidRPr="00FA3903">
        <w:rPr>
          <w:b/>
          <w:bCs/>
        </w:rPr>
        <w:t>Landscape Change Monitoring System</w:t>
      </w:r>
      <w:bookmarkEnd w:id="44"/>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45" w:name="_Toc195460496"/>
      <w:r w:rsidRPr="00FA3903">
        <w:rPr>
          <w:b/>
          <w:bCs/>
        </w:rPr>
        <w:t>Forest Inventory &amp; Analysis Program</w:t>
      </w:r>
      <w:bookmarkEnd w:id="45"/>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 xml:space="preserve">from the </w:t>
      </w:r>
      <w:r w:rsidR="004C6C4F">
        <w:t>North Carolina Forest Inventory and Analysis database</w:t>
      </w:r>
      <w:r w:rsidR="004C6C4F" w:rsidRPr="00B43FD8">
        <w:t xml:space="preserve"> </w:t>
      </w:r>
      <w:r w:rsidR="004C6C4F">
        <w:t xml:space="preserve">using </w:t>
      </w:r>
      <w:r w:rsidR="004C6C4F">
        <w:t xml:space="preserve">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6" w:name="_Toc195460497"/>
      <w:r w:rsidRPr="00FA3903">
        <w:rPr>
          <w:b/>
          <w:bCs/>
        </w:rPr>
        <w:t>Data Processing</w:t>
      </w:r>
      <w:bookmarkEnd w:id="46"/>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7" w:name="_Toc195460498"/>
      <w:r w:rsidRPr="00FA3903">
        <w:rPr>
          <w:b/>
          <w:bCs/>
        </w:rPr>
        <w:t>ATL08</w:t>
      </w:r>
      <w:bookmarkEnd w:id="47"/>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w:t>
      </w:r>
      <w:r>
        <w:lastRenderedPageBreak/>
        <w:t xml:space="preserve">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34EAD9B7"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7BD27D9B"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w:t>
      </w:r>
      <w:r>
        <w:lastRenderedPageBreak/>
        <w:t>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1ED36C1E"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D7B07">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8" w:name="_Toc195460499"/>
      <w:r w:rsidRPr="00177AE5">
        <w:rPr>
          <w:b/>
          <w:bCs/>
        </w:rPr>
        <w:t>Extracting ALS Data Within ATL08 Segments</w:t>
      </w:r>
      <w:bookmarkEnd w:id="48"/>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the segment’s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w:t>
      </w:r>
      <w:r w:rsidRPr="00E903A6">
        <w:lastRenderedPageBreak/>
        <w:t xml:space="preserve">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49"/>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commentRangeEnd w:id="49"/>
      <w:r w:rsidR="00216F5C">
        <w:rPr>
          <w:rStyle w:val="CommentReference"/>
        </w:rPr>
        <w:commentReference w:id="49"/>
      </w:r>
    </w:p>
    <w:p w14:paraId="7F72187D" w14:textId="634287FD"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D7B07">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33D7CE5E"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lastRenderedPageBreak/>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2D7B07">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8B9770D"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1525CC46"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D7B07">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7A6F67A1"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w:t>
      </w:r>
      <w:r w:rsidRPr="00E903A6">
        <w:lastRenderedPageBreak/>
        <w:t>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commentRangeStart w:id="50"/>
      <w:r w:rsidRPr="00E903A6">
        <w:t>53,9</w:t>
      </w:r>
      <w:r w:rsidR="00870852">
        <w:t>05</w:t>
      </w:r>
      <w:commentRangeEnd w:id="50"/>
      <w:r w:rsidR="00216F5C">
        <w:rPr>
          <w:rStyle w:val="CommentReference"/>
        </w:rPr>
        <w:commentReference w:id="50"/>
      </w:r>
      <w:r w:rsidRPr="00E903A6">
        <w:rPr>
          <w:i/>
          <w:iCs/>
        </w:rPr>
        <w:t xml:space="preserve"> </w:t>
      </w:r>
      <w:r w:rsidRPr="00E903A6">
        <w:t xml:space="preserve">ATL08 segments. In summary, our working set contains 6 years of ICESat-2 ATL08 segments (2019-2024), </w:t>
      </w:r>
      <w:r w:rsidR="00216F5C">
        <w:t>from</w:t>
      </w:r>
      <w:r w:rsidRPr="00E903A6">
        <w:t xml:space="preserve"> which vegetation height metrics were also calculated from 2020 airborne laser scanning collected within </w:t>
      </w:r>
      <w:r w:rsidR="00216F5C">
        <w:t>each</w:t>
      </w:r>
      <w:r w:rsidRPr="00E903A6">
        <w:t xml:space="preserve"> segment’s geometry.</w:t>
      </w:r>
    </w:p>
    <w:p w14:paraId="46E476F2" w14:textId="77777777" w:rsidR="00884DE5" w:rsidRDefault="00884DE5" w:rsidP="00FF639F">
      <w:pPr>
        <w:numPr>
          <w:ilvl w:val="2"/>
          <w:numId w:val="9"/>
        </w:numPr>
        <w:spacing w:line="360" w:lineRule="auto"/>
        <w:rPr>
          <w:b/>
          <w:bCs/>
        </w:rPr>
      </w:pPr>
      <w:bookmarkStart w:id="51" w:name="_Toc195460500"/>
      <w:r w:rsidRPr="00FA3903">
        <w:rPr>
          <w:b/>
          <w:bCs/>
        </w:rPr>
        <w:t>Retrieving Study Area FIA Data</w:t>
      </w:r>
      <w:bookmarkEnd w:id="51"/>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403366B9"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2D7B07">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w:t>
      </w:r>
      <w:r>
        <w:lastRenderedPageBreak/>
        <w:t xml:space="preserve">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2" w:name="_Toc195460502"/>
      <w:r w:rsidRPr="00FA3903">
        <w:rPr>
          <w:b/>
          <w:bCs/>
        </w:rPr>
        <w:t>Linear Regression Model</w:t>
      </w:r>
      <w:bookmarkEnd w:id="52"/>
    </w:p>
    <w:p w14:paraId="3C2BE80B" w14:textId="44D2822B" w:rsidR="00001839" w:rsidRPr="00001839" w:rsidRDefault="00001839" w:rsidP="00001839">
      <w:pPr>
        <w:spacing w:line="360" w:lineRule="auto"/>
        <w:rPr>
          <w:b/>
          <w:bCs/>
        </w:rPr>
      </w:pPr>
      <w:r>
        <w:tab/>
      </w:r>
      <w:r>
        <w:t xml:space="preserve">Linear regression is a statistical method that aims to represent the relationship between a dependent and explanatory variable(s) by fitting a linear equation to the observations.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533BAE7B"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least squares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w:t>
      </w:r>
      <w:r w:rsidR="009E0A24">
        <w:lastRenderedPageBreak/>
        <w:t xml:space="preserve">“robust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3" w:name="_Toc195460504"/>
      <w:r w:rsidRPr="00FA3903">
        <w:rPr>
          <w:b/>
          <w:bCs/>
        </w:rPr>
        <w:t>Equivalence Test</w:t>
      </w:r>
    </w:p>
    <w:p w14:paraId="5479EBFC" w14:textId="37E30FFD"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w:t>
      </w:r>
      <w:r w:rsidR="00547694" w:rsidRPr="001B2C1A">
        <w:t>Δ</w:t>
      </w:r>
      <w:r w:rsidR="00547694" w:rsidRPr="001B2C1A">
        <w:t>)</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1A3EDE76" w:rsidR="00203A5F" w:rsidRDefault="009E0A24" w:rsidP="00FF639F">
      <w:pPr>
        <w:spacing w:line="360" w:lineRule="auto"/>
        <w:ind w:firstLine="360"/>
      </w:pPr>
      <w:r>
        <w:t xml:space="preserve">This research will </w:t>
      </w:r>
      <w:r w:rsidRPr="001B2C1A">
        <w:t xml:space="preserve">employ 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an upper (</w:t>
      </w:r>
      <w:r w:rsidR="00547694" w:rsidRPr="001B2C1A">
        <w:t>Δ</w:t>
      </w:r>
      <w:r w:rsidR="00547694" w:rsidRPr="001B2C1A">
        <w:rPr>
          <w:vertAlign w:val="subscript"/>
        </w:rPr>
        <w:t>U</w:t>
      </w:r>
      <w:r w:rsidR="00547694" w:rsidRPr="001B2C1A">
        <w:t xml:space="preserve">) and lower </w:t>
      </w:r>
      <w:r w:rsidR="00547694" w:rsidRPr="001B2C1A">
        <w:t>(</w:t>
      </w:r>
      <w:r w:rsidR="00547694" w:rsidRPr="001B2C1A">
        <w:t>-</w:t>
      </w:r>
      <w:r w:rsidR="00547694" w:rsidRPr="001B2C1A">
        <w:t>Δ</w:t>
      </w:r>
      <w:r w:rsidR="00547694" w:rsidRPr="001B2C1A">
        <w:rPr>
          <w:vertAlign w:val="subscript"/>
        </w:rPr>
        <w:t>L</w:t>
      </w:r>
      <w:r w:rsidR="00547694" w:rsidRPr="001B2C1A">
        <w:t>)</w:t>
      </w:r>
      <w:r w:rsidR="00547694" w:rsidRPr="001B2C1A">
        <w:t xml:space="preserve"> bound of equivalence specify the smallest effect size of interest.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643B636D" w14:textId="295EBB85" w:rsidR="009343D6" w:rsidRDefault="009343D6" w:rsidP="009343D6">
      <w:pPr>
        <w:spacing w:line="360" w:lineRule="auto"/>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H0</m:t>
                    </m:r>
                  </m:e>
                  <m:sub>
                    <m:r>
                      <w:rPr>
                        <w:rFonts w:ascii="Cambria Math" w:hAnsi="Cambria Math"/>
                      </w:rPr>
                      <m:t>1</m:t>
                    </m:r>
                  </m:sub>
                </m:sSub>
                <m:r>
                  <w:rPr>
                    <w:rFonts w:ascii="Cambria Math" w:hAnsi="Cambria Math"/>
                  </w:rPr>
                  <m:t>:Δ</m:t>
                </m:r>
                <m:r>
                  <w:rPr>
                    <w:rFonts w:ascii="Cambria Math" w:hAnsi="Cambria Math"/>
                    <w:u w:val="single"/>
                  </w:rPr>
                  <m:t>&lt;</m:t>
                </m:r>
                <m:r>
                  <w:rPr>
                    <w:rFonts w:ascii="Cambria Math" w:hAnsi="Cambria Math"/>
                  </w:rPr>
                  <m:t xml:space="preserve"> </m:t>
                </m:r>
                <m:r>
                  <w:rPr>
                    <w:rFonts w:ascii="Cambria Math" w:hAnsi="Cambria Math"/>
                  </w:rPr>
                  <m:t>-</m:t>
                </m:r>
                <m:sSub>
                  <m:sSubPr>
                    <m:ctrlPr>
                      <w:rPr>
                        <w:rFonts w:ascii="Cambria Math" w:hAnsi="Cambria Math"/>
                        <w:i/>
                        <w:vertAlign w:val="subscript"/>
                      </w:rPr>
                    </m:ctrlPr>
                  </m:sSubPr>
                  <m:e>
                    <m:r>
                      <w:rPr>
                        <w:rFonts w:ascii="Cambria Math" w:hAnsi="Cambria Math"/>
                      </w:rPr>
                      <m:t>Δ</m:t>
                    </m:r>
                  </m:e>
                  <m:sub>
                    <m:r>
                      <w:rPr>
                        <w:rFonts w:ascii="Cambria Math" w:hAnsi="Cambria Math"/>
                        <w:vertAlign w:val="subscript"/>
                      </w:rPr>
                      <m:t>L</m:t>
                    </m:r>
                  </m:sub>
                </m:sSub>
              </m:e>
            </m:mr>
            <m:mr>
              <m:e>
                <m:r>
                  <w:rPr>
                    <w:rFonts w:ascii="Cambria Math" w:hAnsi="Cambria Math"/>
                  </w:rPr>
                  <m:t>and</m:t>
                </m:r>
              </m:e>
            </m:mr>
            <m:mr>
              <m:e>
                <m:sSub>
                  <m:sSubPr>
                    <m:ctrlPr>
                      <w:rPr>
                        <w:rFonts w:ascii="Cambria Math" w:hAnsi="Cambria Math"/>
                        <w:i/>
                      </w:rPr>
                    </m:ctrlPr>
                  </m:sSubPr>
                  <m:e>
                    <m:r>
                      <w:rPr>
                        <w:rFonts w:ascii="Cambria Math" w:hAnsi="Cambria Math"/>
                      </w:rPr>
                      <m:t>H0</m:t>
                    </m:r>
                  </m:e>
                  <m:sub>
                    <m:r>
                      <w:rPr>
                        <w:rFonts w:ascii="Cambria Math" w:hAnsi="Cambria Math"/>
                      </w:rPr>
                      <m:t>2</m:t>
                    </m:r>
                  </m:sub>
                </m:sSub>
                <m:r>
                  <w:rPr>
                    <w:rFonts w:ascii="Cambria Math" w:hAnsi="Cambria Math"/>
                  </w:rPr>
                  <m:t xml:space="preserve">:Δ </m:t>
                </m:r>
                <m:r>
                  <w:rPr>
                    <w:rFonts w:ascii="Cambria Math" w:hAnsi="Cambria Math"/>
                    <w:u w:val="single"/>
                  </w:rPr>
                  <m:t>&gt;</m:t>
                </m:r>
                <m:r>
                  <w:rPr>
                    <w:rFonts w:ascii="Cambria Math" w:hAnsi="Cambria Math"/>
                  </w:rPr>
                  <m:t xml:space="preserve"> </m:t>
                </m:r>
                <m:sSub>
                  <m:sSubPr>
                    <m:ctrlPr>
                      <w:rPr>
                        <w:rFonts w:ascii="Cambria Math" w:hAnsi="Cambria Math"/>
                        <w:i/>
                        <w:vertAlign w:val="subscript"/>
                      </w:rPr>
                    </m:ctrlPr>
                  </m:sSubPr>
                  <m:e>
                    <m:r>
                      <w:rPr>
                        <w:rFonts w:ascii="Cambria Math" w:hAnsi="Cambria Math"/>
                      </w:rPr>
                      <m:t>Δ</m:t>
                    </m:r>
                  </m:e>
                  <m:sub>
                    <m:r>
                      <w:rPr>
                        <w:rFonts w:ascii="Cambria Math" w:hAnsi="Cambria Math"/>
                        <w:vertAlign w:val="subscript"/>
                      </w:rPr>
                      <m:t>U</m:t>
                    </m:r>
                  </m:sub>
                </m:sSub>
              </m:e>
            </m:mr>
          </m:m>
        </m:oMath>
      </m:oMathPara>
    </w:p>
    <w:p w14:paraId="2C07E800" w14:textId="0198F216" w:rsidR="009E0A24" w:rsidRDefault="00C54E76" w:rsidP="00FF639F">
      <w:pPr>
        <w:spacing w:line="360" w:lineRule="auto"/>
        <w:ind w:firstLine="360"/>
        <w:rPr>
          <w:b/>
          <w:bCs/>
        </w:rPr>
      </w:pPr>
      <w:r>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3"/>
    <w:p w14:paraId="465C07C4" w14:textId="74B1C2AB" w:rsidR="000542A1" w:rsidRDefault="00500840" w:rsidP="00FF639F">
      <w:pPr>
        <w:numPr>
          <w:ilvl w:val="2"/>
          <w:numId w:val="9"/>
        </w:numPr>
        <w:spacing w:line="360" w:lineRule="auto"/>
        <w:rPr>
          <w:b/>
          <w:bCs/>
        </w:rPr>
      </w:pPr>
      <w:r>
        <w:rPr>
          <w:b/>
          <w:bCs/>
        </w:rPr>
        <w:t>Wilcoxon Rank-Sum Test</w:t>
      </w:r>
    </w:p>
    <w:p w14:paraId="53A2B3C8" w14:textId="5B08737E" w:rsidR="009E0A24" w:rsidRPr="009E0A24" w:rsidRDefault="009E0A24" w:rsidP="00FF639F">
      <w:pPr>
        <w:spacing w:line="360" w:lineRule="auto"/>
        <w:ind w:firstLine="720"/>
      </w:pPr>
      <w:r>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w:t>
      </w:r>
      <w:r>
        <w:lastRenderedPageBreak/>
        <w:t xml:space="preserve">paired t-test evaluates significant difference of paired measurements </w:t>
      </w:r>
      <w:r>
        <w:fldChar w:fldCharType="begin"/>
      </w:r>
      <w:r w:rsidR="00D7446C">
        <w:instrText xml:space="preserve"> ADDIN ZOTERO_ITEM CSL_CITATION {"citationID":"iQCkRryU","properties":{"formattedCitation":"(JMP Statistical Discovery, n.d.)","plainCitation":"(JMP Statistical Discovery, n.d.)","noteIndex":0},"citationItems":[{"id":283,"uris":["http://zotero.org/users/local/cacSD1vw/items/6P3EXPJY","http://zotero.org/users/16907877/items/6P3EXPJY"],"itemData":{"id":283,"type":"post-weblog","container-title":"Statistics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Discovery"}],"citation-key":"jmpstatisticaldiscoveryTtest"}}],"schema":"https://github.com/citation-style-language/schema/raw/master/csl-citation.json"} </w:instrText>
      </w:r>
      <w:r>
        <w:fldChar w:fldCharType="separate"/>
      </w:r>
      <w:r w:rsidRPr="009E0A24">
        <w:t>(JMP Statistical Discovery, n.d.)</w:t>
      </w:r>
      <w:r>
        <w:fldChar w:fldCharType="end"/>
      </w:r>
      <w:r w:rsidR="00500840">
        <w:t xml:space="preserve">. </w:t>
      </w:r>
      <w:r w:rsidR="00500840">
        <w:t xml:space="preserve">Given that this research aims to identify changes in forest height between two points </w:t>
      </w:r>
      <w:r w:rsidR="00500840">
        <w:t>in time with sampled measurements</w:t>
      </w:r>
      <w:r w:rsidR="00500840">
        <w:t xml:space="preserve">, </w:t>
      </w:r>
      <w:r w:rsidR="00500840">
        <w:t>a two-sample</w:t>
      </w:r>
      <w:r w:rsidR="00500840">
        <w:t xml:space="preserve"> t-test</w:t>
      </w:r>
      <w:r w:rsidR="00500840">
        <w:t xml:space="preserve"> is appropriate</w:t>
      </w:r>
      <w:r w:rsidR="00500840">
        <w:t>.</w:t>
      </w:r>
      <w:r w:rsidR="00500840">
        <w:t xml:space="preserve"> However, this research will employ a non-parametric alternative to the two-sample t-test, the Wilcoxon rank-sum test, which tests purely on the order (ranks) of observations from the two samples</w:t>
      </w:r>
      <w:r w:rsidR="009D2F03">
        <w:t xml:space="preserve"> </w:t>
      </w:r>
      <w:r w:rsidR="009D2F03">
        <w:fldChar w:fldCharType="begin"/>
      </w:r>
      <w:r w:rsidR="009D2F03">
        <w:instrText xml:space="preserve"> ADDIN ZOTERO_ITEM CSL_CITATION {"citationID":"E7phMgxT","properties":{"formattedCitation":"(Wild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9D2F03">
        <w:fldChar w:fldCharType="separate"/>
      </w:r>
      <w:r w:rsidR="009D2F03" w:rsidRPr="009D2F03">
        <w:t>(Wild &amp; Seber, 2000)</w:t>
      </w:r>
      <w:r w:rsidR="009D2F03">
        <w:fldChar w:fldCharType="end"/>
      </w:r>
      <w:r w:rsidR="00500840">
        <w:t>.</w:t>
      </w:r>
    </w:p>
    <w:p w14:paraId="126A49F8" w14:textId="77777777" w:rsidR="001B3659" w:rsidRDefault="00884DE5" w:rsidP="001B3659">
      <w:pPr>
        <w:numPr>
          <w:ilvl w:val="2"/>
          <w:numId w:val="9"/>
        </w:numPr>
        <w:spacing w:line="360" w:lineRule="auto"/>
        <w:rPr>
          <w:b/>
          <w:bCs/>
        </w:rPr>
      </w:pPr>
      <w:bookmarkStart w:id="54" w:name="_Toc195460506"/>
      <w:r w:rsidRPr="00FA3903">
        <w:rPr>
          <w:b/>
          <w:bCs/>
        </w:rPr>
        <w:t>Mann-Kendall Test</w:t>
      </w:r>
      <w:bookmarkEnd w:id="54"/>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w:t>
      </w:r>
      <w:r w:rsidR="00632552">
        <w:t xml:space="preserve"> despite fluctuations</w:t>
      </w:r>
      <w:r w:rsidR="00632552">
        <w:t>.</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566D4D67" w:rsidR="00BB77A8" w:rsidRDefault="004113E2" w:rsidP="001B3659">
      <w:pPr>
        <w:spacing w:line="360" w:lineRule="auto"/>
        <w:rPr>
          <w:color w:val="000000" w:themeColor="text1"/>
        </w:rPr>
      </w:pPr>
      <w:r>
        <w:t xml:space="preserve">This equation determines </w:t>
      </w:r>
      <w:r w:rsidR="001B3659">
        <w:t>the sign of the difference between each observation (</w:t>
      </w:r>
      <w:r w:rsidR="001B3659">
        <w:rPr>
          <w:b/>
          <w:bCs/>
          <w:i/>
          <w:iCs/>
        </w:rPr>
        <w:t>y</w:t>
      </w:r>
      <w:r w:rsidR="001B3659">
        <w:rPr>
          <w:b/>
          <w:bCs/>
          <w:i/>
          <w:iCs/>
          <w:vertAlign w:val="subscript"/>
        </w:rPr>
        <w:t>j</w:t>
      </w:r>
      <w:r w:rsidR="001B3659">
        <w:t>) and the previous</w:t>
      </w:r>
      <w:r>
        <w:t xml:space="preserve"> observation</w:t>
      </w:r>
      <w:r w:rsidR="001B3659">
        <w:t xml:space="preserve"> (</w:t>
      </w:r>
      <w:r w:rsidR="001B3659">
        <w:rPr>
          <w:b/>
          <w:bCs/>
          <w:i/>
          <w:iCs/>
        </w:rPr>
        <w:t>y</w:t>
      </w:r>
      <w:r w:rsidR="001B3659">
        <w:rPr>
          <w:b/>
          <w:bCs/>
          <w:i/>
          <w:iCs/>
          <w:vertAlign w:val="subscript"/>
        </w:rPr>
        <w:t>i</w:t>
      </w:r>
      <w:r w:rsidR="001B3659">
        <w:t>)</w:t>
      </w:r>
      <w:r>
        <w:t xml:space="preserve">, returing a </w:t>
      </w:r>
      <w:r w:rsidR="001B3659">
        <w:t xml:space="preserve">-1, 0, or 1, if </w:t>
      </w:r>
      <w:r w:rsidRPr="004113E2">
        <w:t>the difference</w:t>
      </w:r>
      <w:r>
        <w:rPr>
          <w:b/>
          <w:bCs/>
          <w:i/>
          <w:iCs/>
        </w:rPr>
        <w:t xml:space="preserve"> </w:t>
      </w:r>
      <w:r w:rsidR="001B3659" w:rsidRPr="001B3659">
        <w:t xml:space="preserve">is negative, zero, or </w:t>
      </w:r>
      <w:r w:rsidR="001B3659" w:rsidRPr="001B3659">
        <w:rPr>
          <w:color w:val="000000" w:themeColor="text1"/>
        </w:rPr>
        <w:t>positive</w:t>
      </w:r>
      <w:r>
        <w:rPr>
          <w:color w:val="000000" w:themeColor="text1"/>
        </w:rPr>
        <w:t xml:space="preserve">, respectively </w:t>
      </w:r>
      <w:r>
        <w:rPr>
          <w:color w:val="000000" w:themeColor="text1"/>
        </w:rPr>
        <w:fldChar w:fldCharType="begin"/>
      </w:r>
      <w:r>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2024)","noteIndex":0},"citationItems":[{"id":393,"uris":["http://zotero.org/users/16907877/items/3XZVLM95"],"itemData":{"id":393,"type":"webpage","title":"Mann-Kendall Tests","URL":"https://help.earthsoft.com/lib_mann-kendall.htm","author":[{"literal":"EarthSoft, Inc."}],"accessed":{"date-parts":[["2025",5,19]]},"issued":{"date-parts":[["2024",7,8]]},"citation-key":"earthsoftinc.MannKendallTests2024"}}],"schema":"https://github.com/citation-style-language/schema/raw/master/csl-citation.json"} </w:instrText>
      </w:r>
      <w:r>
        <w:rPr>
          <w:color w:val="000000" w:themeColor="text1"/>
        </w:rPr>
        <w:fldChar w:fldCharType="separate"/>
      </w:r>
      <w:r w:rsidRPr="004113E2">
        <w:t>(EarthSoft, Inc., 2024)</w:t>
      </w:r>
      <w:r>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BB77A8" w:rsidRPr="001B3659">
        <w:rPr>
          <w:color w:val="000000" w:themeColor="text1"/>
        </w:rPr>
        <w:t xml:space="preserve">is the number of </w:t>
      </w:r>
      <w:r>
        <w:rPr>
          <w:color w:val="000000" w:themeColor="text1"/>
        </w:rPr>
        <w:t xml:space="preserve">increasing </w:t>
      </w:r>
      <w:r w:rsidR="00BB77A8" w:rsidRPr="001B3659">
        <w:rPr>
          <w:color w:val="000000" w:themeColor="text1"/>
        </w:rPr>
        <w:t>occurrences</w:t>
      </w:r>
      <w:r>
        <w:rPr>
          <w:color w:val="000000" w:themeColor="text1"/>
        </w:rPr>
        <w:t xml:space="preserve"> in the dataset</w:t>
      </w:r>
      <w:r w:rsidR="00BB77A8" w:rsidRPr="001B3659">
        <w:rPr>
          <w:color w:val="000000" w:themeColor="text1"/>
        </w:rPr>
        <w:t xml:space="preserve">, with positive </w:t>
      </w:r>
      <w:r w:rsidR="00BB77A8" w:rsidRPr="004F309F">
        <w:rPr>
          <w:color w:val="000000" w:themeColor="text1"/>
        </w:rPr>
        <w:t>S</w:t>
      </w:r>
      <w:r w:rsidR="00BB77A8" w:rsidRPr="001B3659">
        <w:rPr>
          <w:color w:val="000000" w:themeColor="text1"/>
        </w:rPr>
        <w:t xml:space="preserve"> values indicative </w:t>
      </w:r>
      <w:r>
        <w:rPr>
          <w:color w:val="000000" w:themeColor="text1"/>
        </w:rPr>
        <w:t xml:space="preserve">of an upward trend </w:t>
      </w:r>
      <w:r w:rsidR="00BB77A8" w:rsidRPr="001B3659">
        <w:rPr>
          <w:color w:val="000000" w:themeColor="text1"/>
        </w:rPr>
        <w:t xml:space="preserve">over time. </w:t>
      </w:r>
      <w:r>
        <w:rPr>
          <w:color w:val="000000" w:themeColor="text1"/>
        </w:rPr>
        <w:t>The Z</w:t>
      </w:r>
      <w:r w:rsidR="001B2C1A">
        <w:rPr>
          <w:color w:val="000000" w:themeColor="text1"/>
        </w:rPr>
        <w:t xml:space="preserve"> </w:t>
      </w:r>
      <w:r>
        <w:rPr>
          <w:color w:val="000000" w:themeColor="text1"/>
        </w:rPr>
        <w:t>value provides a more practical look at the strength of the trend</w:t>
      </w:r>
      <w:r w:rsidR="001B2C1A">
        <w:rPr>
          <w:color w:val="000000" w:themeColor="text1"/>
        </w:rPr>
        <w:t>,</w:t>
      </w:r>
      <w:r>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353C9A6F" w:rsidR="003E5D6A" w:rsidRPr="00FA3903" w:rsidRDefault="004113E2" w:rsidP="004113E2">
      <w:pPr>
        <w:spacing w:line="360" w:lineRule="auto"/>
        <w:rPr>
          <w:b/>
          <w:bCs/>
        </w:rPr>
      </w:pPr>
      <w:r w:rsidRPr="004F309F">
        <w:t xml:space="preserve">where S – 1 is used if S &gt; 0, or S – 1 is used if S &lt; 0. </w:t>
      </w:r>
      <w:r w:rsidR="004F309F" w:rsidRPr="004F309F">
        <w:t xml:space="preserve">Finally, 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5" w:name="_Toc195460507"/>
      <w:r>
        <w:rPr>
          <w:b/>
          <w:bCs/>
        </w:rPr>
        <w:t>Bonferroni Correction</w:t>
      </w:r>
    </w:p>
    <w:p w14:paraId="6FAF042F" w14:textId="0E6F1264"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w:t>
      </w:r>
      <w:r>
        <w:lastRenderedPageBreak/>
        <w:t xml:space="preserve">equivalence tests at each equivalence bound, increasing </w:t>
      </w:r>
      <w:r w:rsidR="00C0647B">
        <w:t>the</w:t>
      </w:r>
      <w:r>
        <w:t xml:space="preserve"> </w:t>
      </w:r>
      <w:r w:rsidR="00443A5D">
        <w:t xml:space="preserve">family-wise error rate </w:t>
      </w:r>
      <w:r>
        <w:t xml:space="preserve">to 54% </w:t>
      </w:r>
      <w:r>
        <w:fldChar w:fldCharType="begin"/>
      </w:r>
      <w:r w:rsidR="00D7446C">
        <w:instrText xml:space="preserve"> ADDIN ZOTERO_ITEM CSL_CITATION {"citationID":"QszfzN3i","properties":{"formattedCitation":"(Frost, n.d.)","plainCitation":"(Frost, n.d.)","noteIndex":0},"citationItems":[{"id":333,"uris":["http://zotero.org/users/local/cacSD1vw/items/SJVQB7I4","http://zotero.org/users/16907877/items/SJVQB7I4"],"itemData":{"id":333,"type":"post-weblog","container-title":"Hypothesis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It","URL":"https://statisticsbyjim.com/hypothesis-testing/bonferroni-correction/","author":[{"family":"Frost","given":"Jim"}],"citation-key":"frostWhatBonferroniCorrection"}}],"schema":"https://github.com/citation-style-language/schema/raw/master/csl-citation.json"} </w:instrText>
      </w:r>
      <w:r>
        <w:fldChar w:fldCharType="separate"/>
      </w:r>
      <w:r w:rsidRPr="00E04988">
        <w:t>(Frost, n.d.)</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5"/>
    </w:p>
    <w:p w14:paraId="23FA0406" w14:textId="3AB5FEB0"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 xml:space="preserve">of this research.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02A7730A"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6"/>
      <w:r>
        <w:t xml:space="preserve">5,003 </w:t>
      </w:r>
      <w:commentRangeEnd w:id="56"/>
      <w:r w:rsidR="000D2EDB">
        <w:rPr>
          <w:rStyle w:val="CommentReference"/>
        </w:rPr>
        <w:commentReference w:id="56"/>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 xml:space="preserve"> 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7" w:name="_Toc195460508"/>
      <w:r>
        <w:rPr>
          <w:b/>
          <w:bCs/>
        </w:rPr>
        <w:t>Phase</w:t>
      </w:r>
      <w:r w:rsidR="003E5D6A" w:rsidRPr="00FA3903">
        <w:rPr>
          <w:b/>
          <w:bCs/>
        </w:rPr>
        <w:t xml:space="preserve"> </w:t>
      </w:r>
      <w:r w:rsidR="000542A1" w:rsidRPr="00FA3903">
        <w:rPr>
          <w:b/>
          <w:bCs/>
        </w:rPr>
        <w:t xml:space="preserve">2: </w:t>
      </w:r>
      <w:bookmarkEnd w:id="57"/>
      <w:r w:rsidR="007D51DE">
        <w:rPr>
          <w:b/>
          <w:bCs/>
        </w:rPr>
        <w:t>Addressing Sampling Bias of ICESat-2 Data Collection</w:t>
      </w:r>
    </w:p>
    <w:p w14:paraId="11B630C2" w14:textId="4E4E4751" w:rsidR="001040A7" w:rsidRPr="002D7B07" w:rsidRDefault="00B53607" w:rsidP="001040A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repeat</w:t>
      </w:r>
      <w:r w:rsidR="00590CB1">
        <w:t>ed</w:t>
      </w:r>
      <w:r>
        <w:t xml:space="preserve"> measurement of individual forest stands </w:t>
      </w:r>
      <w:r>
        <w:fldChar w:fldCharType="begin"/>
      </w:r>
      <w:r w:rsidR="002D1EB4">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0kyhxxOh/aEp0cTut","uris":["http://zotero.org/users/local/cacSD1vw/i</w:instrText>
      </w:r>
      <w:r w:rsidR="002D1EB4" w:rsidRPr="002D1EB4">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w:t>
      </w:r>
      <w:r w:rsidR="001040A7">
        <w:lastRenderedPageBreak/>
        <w:t>distinct sample of the study area (Figure 7).</w:t>
      </w:r>
      <w:r w:rsidR="001040A7">
        <w:rPr>
          <w:noProof/>
        </w:rPr>
        <w:drawing>
          <wp:inline distT="0" distB="0" distL="0" distR="0" wp14:anchorId="68C51948" wp14:editId="15E9EC37">
            <wp:extent cx="5486400" cy="1003935"/>
            <wp:effectExtent l="0" t="0" r="0" b="0"/>
            <wp:docPr id="912231918" name="Picture 2" descr="A black background with yellow and purpl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1918" name="Picture 2" descr="A black background with yellow and purple sp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003935"/>
                    </a:xfrm>
                    <a:prstGeom prst="rect">
                      <a:avLst/>
                    </a:prstGeom>
                    <a:noFill/>
                    <a:ln>
                      <a:noFill/>
                    </a:ln>
                  </pic:spPr>
                </pic:pic>
              </a:graphicData>
            </a:graphic>
          </wp:inline>
        </w:drawing>
      </w:r>
    </w:p>
    <w:p w14:paraId="577EAEF5" w14:textId="1983B43F"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Pr="002D7B07">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p>
    <w:p w14:paraId="55B19373" w14:textId="0DC3759C"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1A3910">
        <w:t xml:space="preserve"> footprints</w:t>
      </w:r>
      <w:r w:rsidR="00B239A8">
        <w:t xml:space="preserve"> of each sample are </w:t>
      </w:r>
      <w:r w:rsidR="00B01ADA">
        <w:t xml:space="preserve">comparable </w:t>
      </w:r>
      <w:r w:rsidR="001A3910">
        <w:t>with each other</w:t>
      </w:r>
      <w:r w:rsidR="00B239A8">
        <w:t xml:space="preserve">. </w:t>
      </w:r>
      <w:r w:rsidR="001A3910">
        <w:t xml:space="preserve">By adequately addressing the sampling bias of our segment data, we can </w:t>
      </w:r>
      <w:r w:rsidR="001A3910">
        <w:t xml:space="preserve">move across space </w:t>
      </w:r>
      <w:r w:rsidR="001A3910" w:rsidRPr="00617E55">
        <w:t>and</w:t>
      </w:r>
      <w:r w:rsidR="001A3910">
        <w:t xml:space="preserve"> throughout time to identify canopy height change</w:t>
      </w:r>
      <w:r w:rsidR="001A3910">
        <w:t xml:space="preserve"> with confidence that trends emerge </w:t>
      </w:r>
      <w:r w:rsidR="001A3910" w:rsidRPr="00617E55">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54A99F02" w:rsidR="001040A7" w:rsidRDefault="001040A7" w:rsidP="009B0077">
      <w:pPr>
        <w:keepNext/>
        <w:spacing w:line="360" w:lineRule="auto"/>
      </w:pPr>
      <w:r>
        <w:tab/>
      </w:r>
      <w:r w:rsidR="00617E55">
        <w:t>We begin by</w:t>
      </w:r>
      <w:r w:rsidR="00F351E3" w:rsidRPr="00F351E3">
        <w:t xml:space="preserve"> </w:t>
      </w:r>
      <w:r w:rsidR="00F351E3">
        <w:t xml:space="preserve">randomly </w:t>
      </w:r>
      <w:r w:rsidR="00F351E3">
        <w:t>selecting</w:t>
      </w:r>
      <w:r w:rsidR="00F351E3">
        <w:t xml:space="preserve"> 50,000 pixels</w:t>
      </w:r>
      <w:r w:rsidR="00F351E3">
        <w:t xml:space="preserve"> from all forests in our study area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80149DB">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354364F4" w14:textId="44E0BB5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33E413DF" w:rsidR="00F351E3" w:rsidRDefault="00617E55" w:rsidP="001040A7">
      <w:pPr>
        <w:spacing w:line="360" w:lineRule="auto"/>
      </w:pPr>
      <w:r>
        <w:lastRenderedPageBreak/>
        <w:t>For each</w:t>
      </w:r>
      <w:r w:rsidR="00F351E3">
        <w:t xml:space="preserve"> selected pixel</w:t>
      </w:r>
      <w:r>
        <w:t xml:space="preserve">, we </w:t>
      </w:r>
      <w:r w:rsidR="001040A7">
        <w:t xml:space="preserve">create </w:t>
      </w:r>
      <w:r w:rsidR="009B0077">
        <w:t xml:space="preserve">an </w:t>
      </w:r>
      <w:r w:rsidR="001040A7">
        <w:t>ATL08 segment</w:t>
      </w:r>
      <w:r w:rsidR="009B0077">
        <w:t xml:space="preserve"> </w:t>
      </w:r>
      <w:r>
        <w:t xml:space="preserve">at its center </w:t>
      </w:r>
      <w:r w:rsidR="001040A7">
        <w:t xml:space="preserve">(see Section 2.3.2) </w:t>
      </w:r>
      <w:r w:rsidR="0065191E">
        <w:t xml:space="preserve">and </w:t>
      </w:r>
      <w:r w:rsidR="001040A7">
        <w:t>extract ALS canopy height</w:t>
      </w:r>
      <w:r w:rsidR="00F351E3">
        <w:t>s</w:t>
      </w:r>
      <w:r w:rsidR="001040A7">
        <w:t xml:space="preserve"> within the segment</w:t>
      </w:r>
      <w:r w:rsidR="0065191E">
        <w:t>.</w:t>
      </w:r>
      <w:r w:rsidR="00F351E3">
        <w:t xml:space="preserve"> </w:t>
      </w:r>
      <w:r w:rsidR="00911CD7">
        <w:t>Th</w:t>
      </w:r>
      <w:r w:rsidR="00037C72">
        <w:t xml:space="preserve">ese combined extractions </w:t>
      </w:r>
      <w:r w:rsidR="00911CD7">
        <w:t>serve</w:t>
      </w:r>
      <w:r w:rsidR="00037C72">
        <w:t xml:space="preserve"> </w:t>
      </w:r>
      <w:r w:rsidR="00911CD7">
        <w:t xml:space="preserve">as </w:t>
      </w:r>
      <w:r w:rsidR="00F351E3">
        <w:t xml:space="preserve">the </w:t>
      </w:r>
      <w:r w:rsidR="00F351E3" w:rsidRPr="00911CD7">
        <w:rPr>
          <w:i/>
          <w:iCs/>
        </w:rPr>
        <w:t>population</w:t>
      </w:r>
      <w:r w:rsidR="00F351E3">
        <w:t xml:space="preserve"> of canopy heights within the study area. </w:t>
      </w:r>
    </w:p>
    <w:p w14:paraId="1184824F" w14:textId="6AFED467" w:rsidR="001040A7" w:rsidRPr="001040A7" w:rsidRDefault="00F351E3" w:rsidP="001040A7">
      <w:pPr>
        <w:spacing w:line="360" w:lineRule="auto"/>
      </w:pPr>
      <w:r>
        <w:tab/>
      </w:r>
      <w:r w:rsidR="0065191E">
        <w:t>To establish</w:t>
      </w:r>
      <w:r>
        <w:t xml:space="preserve"> individual</w:t>
      </w:r>
      <w:r w:rsidR="0065191E">
        <w:t xml:space="preserve"> samples as representative, we compare ALS canopy heights </w:t>
      </w:r>
      <w:r>
        <w:t xml:space="preserve">from the population </w:t>
      </w:r>
      <w:r w:rsidR="0065191E">
        <w:t>against those within the footprints of each sample</w:t>
      </w:r>
      <w:r w:rsidR="00D8335E">
        <w:t xml:space="preserve"> (Figure 7)</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8" w:name="_Toc195460509"/>
      <w:r>
        <w:rPr>
          <w:b/>
          <w:bCs/>
        </w:rPr>
        <w:t>Sample Location Equivalence</w:t>
      </w:r>
    </w:p>
    <w:p w14:paraId="57BE7D43" w14:textId="1B7D6BF5" w:rsidR="00B02E32" w:rsidRDefault="00B02E32" w:rsidP="001040A7">
      <w:pPr>
        <w:spacing w:line="360" w:lineRule="auto"/>
      </w:pPr>
      <w:r>
        <w:tab/>
      </w:r>
      <w:r w:rsidR="006D5C4F">
        <w:t>Next, we</w:t>
      </w:r>
      <w:r>
        <w:t xml:space="preserve"> establish the locations of the samples as equivalent</w:t>
      </w:r>
      <w:r w:rsidR="00765452">
        <w:t xml:space="preserve"> by comparing</w:t>
      </w:r>
      <w:r>
        <w:t xml:space="preserve"> the</w:t>
      </w:r>
      <w:r w:rsidR="00765452">
        <w:t>ir</w:t>
      </w:r>
      <w:r>
        <w:t xml:space="preserve"> distribution of ALS canopy heights 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 xml:space="preserve">population. For this we </w:t>
      </w:r>
      <w:r w:rsidR="00765452">
        <w:t xml:space="preserve">use </w:t>
      </w:r>
      <w:r w:rsidR="001040A7">
        <w:t xml:space="preserve">a bootstrapped TOST technique using the TOSTER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77777777"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 xml:space="preserve">difference (in meters) in canopy height between sample location. </w:t>
      </w:r>
      <w:r w:rsidR="001040A7">
        <w:t xml:space="preserve">These tests were performed across equivalence bound values of 2, 1.5, 1, 0.5, 0.25, and 0.1 meters, 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6DE67F2"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which </w:t>
      </w:r>
      <w:r>
        <w:t xml:space="preserve">demonstrate noticeable divergence from the </w:t>
      </w:r>
      <w:r w:rsidR="00B01ADA">
        <w:t xml:space="preserve">rest. </w:t>
      </w:r>
      <w:r w:rsidR="005E1B17">
        <w:t xml:space="preserve">Annual samples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8"/>
      <w:r w:rsidR="007D51DE">
        <w:rPr>
          <w:b/>
          <w:bCs/>
        </w:rPr>
        <w:t>Reference Canopy Height Growth</w:t>
      </w:r>
    </w:p>
    <w:p w14:paraId="5D1F702F" w14:textId="7D05EB4F" w:rsidR="00336B77" w:rsidRDefault="008638FC" w:rsidP="00FF639F">
      <w:pPr>
        <w:spacing w:line="360" w:lineRule="auto"/>
        <w:ind w:firstLine="360"/>
      </w:pPr>
      <w:r>
        <w:t>Phase</w:t>
      </w:r>
      <w:r w:rsidR="00E04988">
        <w:t xml:space="preserve"> 3 determines expected </w:t>
      </w:r>
      <w:r w:rsidR="00130233">
        <w:t xml:space="preserve">six-year </w:t>
      </w:r>
      <w:r w:rsidR="00E04988">
        <w:t xml:space="preserve">canopy height change within the study area from FIA remeasurement </w:t>
      </w:r>
      <w:r w:rsidR="00527A01">
        <w:t>plots</w:t>
      </w:r>
      <w:r w:rsidR="00E04988">
        <w:t xml:space="preserve">. </w:t>
      </w:r>
      <w:r w:rsidR="004216C4">
        <w:t xml:space="preserve">First, trees that were dead or retired were removed using the tree status code. </w:t>
      </w:r>
      <w:r w:rsidR="00336B77">
        <w:t xml:space="preserve">For each plot, we calculated annual increments and scaled them to </w:t>
      </w:r>
      <w:r w:rsidR="00336B77">
        <w:lastRenderedPageBreak/>
        <w:t xml:space="preserve">match the six-year window of our ATL08 data, as FIA plots have remeasurements periods ranging from 3-10 years:  </w:t>
      </w:r>
    </w:p>
    <w:p w14:paraId="0743B31E" w14:textId="16E63561" w:rsidR="00336B77" w:rsidRPr="00336B77" w:rsidRDefault="00E04988" w:rsidP="00336B77">
      <w:pPr>
        <w:pStyle w:val="ListParagraph"/>
        <w:numPr>
          <w:ilvl w:val="0"/>
          <w:numId w:val="11"/>
        </w:numPr>
        <w:spacing w:line="360" w:lineRule="auto"/>
        <w:contextualSpacing/>
      </w:pPr>
      <w:r w:rsidRPr="000446FD">
        <w:rPr>
          <w:b/>
          <w:bCs/>
        </w:rPr>
        <w:t>Total</w:t>
      </w:r>
      <w:r w:rsidR="00336B77">
        <w:rPr>
          <w:b/>
          <w:bCs/>
        </w:rPr>
        <w:t xml:space="preserve"> </w:t>
      </w:r>
      <w:r w:rsidRPr="000446FD">
        <w:rPr>
          <w:b/>
          <w:bCs/>
        </w:rPr>
        <w:t>height increment</w:t>
      </w:r>
    </w:p>
    <w:p w14:paraId="5BB4EABA" w14:textId="2492F4AF" w:rsidR="00E04988" w:rsidRPr="0008020F" w:rsidRDefault="00000000" w:rsidP="00336B77">
      <w:pPr>
        <w:pStyle w:val="ListParagraph"/>
        <w:spacing w:line="360" w:lineRule="auto"/>
        <w:contextualSpacing/>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total,   previous</m:t>
                  </m:r>
                </m:sub>
              </m:sSub>
            </m:num>
            <m:den>
              <m:r>
                <w:rPr>
                  <w:rFonts w:ascii="Cambria Math" w:hAnsi="Cambria Math"/>
                </w:rPr>
                <m:t>remeasurment period</m:t>
              </m:r>
            </m:den>
          </m:f>
        </m:oMath>
      </m:oMathPara>
    </w:p>
    <w:p w14:paraId="4A29CDAD" w14:textId="3B79D20B" w:rsidR="00336B77" w:rsidRDefault="00E04988" w:rsidP="00FF639F">
      <w:pPr>
        <w:pStyle w:val="ListParagraph"/>
        <w:numPr>
          <w:ilvl w:val="0"/>
          <w:numId w:val="11"/>
        </w:numPr>
        <w:spacing w:line="360" w:lineRule="auto"/>
        <w:contextualSpacing/>
      </w:pPr>
      <w:r w:rsidRPr="000446FD">
        <w:rPr>
          <w:b/>
          <w:bCs/>
        </w:rPr>
        <w:t>Actual</w:t>
      </w:r>
      <w:r w:rsidR="00336B77">
        <w:rPr>
          <w:b/>
          <w:bCs/>
        </w:rPr>
        <w:t xml:space="preserve"> </w:t>
      </w:r>
      <w:r w:rsidRPr="000446FD">
        <w:rPr>
          <w:b/>
          <w:bCs/>
        </w:rPr>
        <w:t>height increment</w:t>
      </w:r>
    </w:p>
    <w:p w14:paraId="469DD3B0" w14:textId="0FC47639" w:rsidR="00E04988" w:rsidRPr="0008020F" w:rsidRDefault="00000000" w:rsidP="00336B77">
      <w:pPr>
        <w:pStyle w:val="ListParagraph"/>
        <w:spacing w:line="360" w:lineRule="auto"/>
        <w:contextualSpacing/>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actual,   previous</m:t>
                  </m:r>
                </m:sub>
              </m:sSub>
            </m:num>
            <m:den>
              <m:r>
                <w:rPr>
                  <w:rFonts w:ascii="Cambria Math" w:hAnsi="Cambria Math"/>
                </w:rPr>
                <m:t>remeasurment period</m:t>
              </m:r>
            </m:den>
          </m:f>
        </m:oMath>
      </m:oMathPara>
    </w:p>
    <w:p w14:paraId="6E7F951C" w14:textId="77777777" w:rsidR="00336B77" w:rsidRDefault="00336B77" w:rsidP="00527A01">
      <w:pPr>
        <w:pStyle w:val="ListParagraph"/>
        <w:numPr>
          <w:ilvl w:val="0"/>
          <w:numId w:val="11"/>
        </w:numPr>
        <w:spacing w:line="360" w:lineRule="auto"/>
        <w:contextualSpacing/>
      </w:pPr>
      <w:r>
        <w:rPr>
          <w:b/>
          <w:bCs/>
        </w:rPr>
        <w:t xml:space="preserve">Six-year </w:t>
      </w:r>
      <w:r w:rsidR="00527A01">
        <w:rPr>
          <w:b/>
          <w:bCs/>
        </w:rPr>
        <w:t>Net</w:t>
      </w:r>
      <w:r w:rsidR="00527A01" w:rsidRPr="000446FD">
        <w:rPr>
          <w:b/>
          <w:bCs/>
        </w:rPr>
        <w:t xml:space="preserve"> </w:t>
      </w:r>
      <w:r>
        <w:rPr>
          <w:b/>
          <w:bCs/>
        </w:rPr>
        <w:t>Total H</w:t>
      </w:r>
      <w:r w:rsidR="00527A01" w:rsidRPr="000446FD">
        <w:rPr>
          <w:b/>
          <w:bCs/>
        </w:rPr>
        <w:t xml:space="preserve">eight </w:t>
      </w:r>
      <w:r>
        <w:rPr>
          <w:b/>
          <w:bCs/>
        </w:rPr>
        <w:t>C</w:t>
      </w:r>
      <w:r w:rsidR="00527A01" w:rsidRPr="000446FD">
        <w:rPr>
          <w:b/>
          <w:bCs/>
        </w:rPr>
        <w:t>hange</w:t>
      </w:r>
    </w:p>
    <w:p w14:paraId="6AA23B1F" w14:textId="34D1860B" w:rsidR="00527A01" w:rsidRPr="0071136C" w:rsidRDefault="00000000" w:rsidP="00336B77">
      <w:pPr>
        <w:pStyle w:val="ListParagraph"/>
        <w:spacing w:line="360" w:lineRule="auto"/>
        <w:contextualSpacing/>
      </w:pPr>
      <m:oMathPara>
        <m:oMath>
          <m:d>
            <m:dPr>
              <m:ctrlPr>
                <w:rPr>
                  <w:rFonts w:ascii="Cambria Math" w:hAnsi="Cambria Math"/>
                  <w:i/>
                </w:rPr>
              </m:ctrlPr>
            </m:dPr>
            <m:e>
              <m:r>
                <w:rPr>
                  <w:rFonts w:ascii="Cambria Math" w:hAnsi="Cambria Math"/>
                </w:rPr>
                <m:t>Total height increment</m:t>
              </m:r>
            </m:e>
          </m:d>
          <m:r>
            <w:rPr>
              <w:rFonts w:ascii="Cambria Math" w:hAnsi="Cambria Math"/>
            </w:rPr>
            <m:t>*6</m:t>
          </m:r>
        </m:oMath>
      </m:oMathPara>
    </w:p>
    <w:p w14:paraId="432E3144" w14:textId="77777777" w:rsidR="00336B77" w:rsidRDefault="00336B77" w:rsidP="00527A01">
      <w:pPr>
        <w:pStyle w:val="ListParagraph"/>
        <w:numPr>
          <w:ilvl w:val="0"/>
          <w:numId w:val="11"/>
        </w:numPr>
        <w:spacing w:line="360" w:lineRule="auto"/>
        <w:contextualSpacing/>
      </w:pPr>
      <w:r>
        <w:rPr>
          <w:b/>
          <w:bCs/>
        </w:rPr>
        <w:t>Six-year Net Actual Height Change</w:t>
      </w:r>
    </w:p>
    <w:p w14:paraId="66B91521" w14:textId="5B416B24" w:rsidR="00527A01" w:rsidRDefault="00000000" w:rsidP="00336B77">
      <w:pPr>
        <w:pStyle w:val="ListParagraph"/>
        <w:spacing w:line="360" w:lineRule="auto"/>
        <w:contextualSpacing/>
      </w:pPr>
      <m:oMathPara>
        <m:oMath>
          <m:d>
            <m:dPr>
              <m:ctrlPr>
                <w:rPr>
                  <w:rFonts w:ascii="Cambria Math" w:hAnsi="Cambria Math"/>
                  <w:i/>
                </w:rPr>
              </m:ctrlPr>
            </m:dPr>
            <m:e>
              <m:r>
                <w:rPr>
                  <w:rFonts w:ascii="Cambria Math" w:hAnsi="Cambria Math"/>
                </w:rPr>
                <m:t>Actual height increment</m:t>
              </m:r>
            </m:e>
          </m:d>
          <m:r>
            <w:rPr>
              <w:rFonts w:ascii="Cambria Math" w:hAnsi="Cambria Math"/>
            </w:rPr>
            <m:t>*6</m:t>
          </m:r>
        </m:oMath>
      </m:oMathPara>
    </w:p>
    <w:p w14:paraId="4A170FDE" w14:textId="77777777" w:rsidR="00771EB8" w:rsidRDefault="004216C4" w:rsidP="00FF639F">
      <w:pPr>
        <w:spacing w:line="360" w:lineRule="auto"/>
        <w:ind w:firstLine="360"/>
      </w:pPr>
      <w:r>
        <w:t xml:space="preserve">Records with negative total or actual height change were removed, as these were likely artefacts of the FIA sampling protocol. </w:t>
      </w:r>
      <w:r w:rsidR="00E04988">
        <w:t xml:space="preserve">These variables were then summarized into </w:t>
      </w:r>
      <w:r w:rsidR="00E04988" w:rsidRPr="00E04988">
        <w:rPr>
          <w:color w:val="000000"/>
        </w:rPr>
        <w:t>minimum, 1</w:t>
      </w:r>
      <w:r w:rsidR="00E04988" w:rsidRPr="00E04988">
        <w:rPr>
          <w:color w:val="000000"/>
          <w:vertAlign w:val="superscript"/>
        </w:rPr>
        <w:t>st</w:t>
      </w:r>
      <w:r w:rsidR="00E04988" w:rsidRPr="00E04988">
        <w:rPr>
          <w:color w:val="000000"/>
        </w:rPr>
        <w:t xml:space="preserve"> quartile, mean, median, 3</w:t>
      </w:r>
      <w:r w:rsidR="00E04988" w:rsidRPr="00E04988">
        <w:rPr>
          <w:color w:val="000000"/>
          <w:vertAlign w:val="superscript"/>
        </w:rPr>
        <w:t>rd</w:t>
      </w:r>
      <w:r w:rsidR="00E04988" w:rsidRPr="00E04988">
        <w:rPr>
          <w:color w:val="000000"/>
        </w:rPr>
        <w:t xml:space="preserve"> quartile, and maximum</w:t>
      </w:r>
      <w:r w:rsidR="00E04988">
        <w:t xml:space="preserve"> values. </w:t>
      </w:r>
    </w:p>
    <w:p w14:paraId="62A59CB7" w14:textId="135710D8" w:rsidR="00E51138" w:rsidRPr="002F480C" w:rsidRDefault="00E04988" w:rsidP="00FF639F">
      <w:pPr>
        <w:spacing w:line="360" w:lineRule="auto"/>
        <w:ind w:firstLine="360"/>
      </w:pPr>
      <w:r>
        <w:t>Ultimately, actual height increment</w:t>
      </w:r>
      <w:r w:rsidR="004216C4">
        <w:t xml:space="preserve"> and </w:t>
      </w:r>
      <w:r w:rsidR="009005FB">
        <w:t xml:space="preserve">six-year </w:t>
      </w:r>
      <w:r w:rsidR="004216C4">
        <w:t>net actual height change</w:t>
      </w:r>
      <w:r>
        <w:t xml:space="preserve"> </w:t>
      </w:r>
      <w:r w:rsidR="009005FB">
        <w:t>are the primary FIA benchmarks</w:t>
      </w:r>
      <w:r>
        <w:t xml:space="preserve">, as </w:t>
      </w:r>
      <w:r w:rsidR="00771EB8">
        <w:t>a</w:t>
      </w:r>
      <w:r>
        <w:t xml:space="preserve">ctual height measurements use the </w:t>
      </w:r>
      <w:r w:rsidR="00771EB8">
        <w:t xml:space="preserve">actual </w:t>
      </w:r>
      <w:r>
        <w:t xml:space="preserve">canopy surface </w:t>
      </w:r>
      <w:r w:rsidR="00771EB8">
        <w:t xml:space="preserve">sampled by the </w:t>
      </w:r>
      <w:r>
        <w:t xml:space="preserve">ATLAS instrument. </w:t>
      </w:r>
      <w:r w:rsidR="00771EB8">
        <w:t xml:space="preserve">The distributions of these metrics visualized with a kernel density estimate overlaid on a histogram, providing insight into the annual growth rates and cumulative six-year change throughout </w:t>
      </w:r>
      <w:r w:rsidR="00E51138">
        <w:t xml:space="preserve">the study area. </w:t>
      </w:r>
    </w:p>
    <w:p w14:paraId="2C7E3BE4" w14:textId="0FA245C0" w:rsidR="000542A1" w:rsidRDefault="008638FC" w:rsidP="00FF639F">
      <w:pPr>
        <w:numPr>
          <w:ilvl w:val="1"/>
          <w:numId w:val="9"/>
        </w:numPr>
        <w:spacing w:line="360" w:lineRule="auto"/>
        <w:rPr>
          <w:b/>
          <w:bCs/>
        </w:rPr>
      </w:pPr>
      <w:bookmarkStart w:id="59"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59"/>
    </w:p>
    <w:p w14:paraId="01CC6E5A" w14:textId="5C631557" w:rsidR="00E04988" w:rsidRDefault="00E04988" w:rsidP="00FF639F">
      <w:pPr>
        <w:spacing w:line="360" w:lineRule="auto"/>
        <w:ind w:firstLine="360"/>
      </w:pPr>
      <w:r>
        <w:t xml:space="preserve">Since ICESat-2 does not gather repeat measurement of small areas, this stage exchanges space for time, to see if trends emerge from </w:t>
      </w:r>
      <w:r w:rsidR="007D51DE">
        <w:t xml:space="preserve">multiple </w:t>
      </w:r>
      <w:r>
        <w:t xml:space="preserve">years of ATL08 canopy height data. This will entail both parametric and non-parametric </w:t>
      </w:r>
      <w:r w:rsidR="008638FC">
        <w:t>statistical tests</w:t>
      </w:r>
      <w:r>
        <w:t xml:space="preserve">. </w:t>
      </w:r>
      <w:r w:rsidR="008638FC">
        <w:t xml:space="preserve">Phase </w:t>
      </w:r>
      <w:r>
        <w:t xml:space="preserve">4 combines these </w:t>
      </w:r>
      <w:r w:rsidR="008638FC">
        <w:t xml:space="preserve">test </w:t>
      </w:r>
      <w:r>
        <w:t xml:space="preserve">to account for a possible non-normal distribution of canopy heights within the study area after the considerable quality filters applied during ATL08 data processing (see Section 2.3.1). </w:t>
      </w:r>
      <w:r w:rsidR="00182BD2">
        <w:t>The</w:t>
      </w:r>
      <w:r>
        <w:t xml:space="preserve"> results of each test in </w:t>
      </w:r>
      <w:r w:rsidR="008638FC">
        <w:t>Phase</w:t>
      </w:r>
      <w:r>
        <w:t xml:space="preserve"> 4 will be stratified across </w:t>
      </w:r>
      <w:r w:rsidR="00AC10D0">
        <w:t>the following three factors</w:t>
      </w:r>
      <w:r>
        <w:t xml:space="preserve">: </w:t>
      </w:r>
    </w:p>
    <w:p w14:paraId="1AB221FA" w14:textId="77777777" w:rsidR="00E04988" w:rsidRDefault="00E04988" w:rsidP="00FF639F">
      <w:pPr>
        <w:pStyle w:val="ListParagraph"/>
        <w:numPr>
          <w:ilvl w:val="0"/>
          <w:numId w:val="12"/>
        </w:numPr>
        <w:spacing w:line="360" w:lineRule="auto"/>
        <w:contextualSpacing/>
      </w:pPr>
      <w:r w:rsidRPr="000715C9">
        <w:rPr>
          <w:b/>
          <w:bCs/>
        </w:rPr>
        <w:t>Land cover type</w:t>
      </w:r>
      <w:r>
        <w:t>: Deciduous Forest, Evergreen Forest, Mixed Forest, Woody Wetlands</w:t>
      </w:r>
    </w:p>
    <w:p w14:paraId="3ECE3EE7" w14:textId="77777777" w:rsidR="00E04988" w:rsidRDefault="00E04988" w:rsidP="00FF639F">
      <w:pPr>
        <w:pStyle w:val="ListParagraph"/>
        <w:numPr>
          <w:ilvl w:val="0"/>
          <w:numId w:val="12"/>
        </w:numPr>
        <w:spacing w:line="360" w:lineRule="auto"/>
        <w:contextualSpacing/>
      </w:pPr>
      <w:r w:rsidRPr="00EF288A">
        <w:rPr>
          <w:b/>
          <w:bCs/>
        </w:rPr>
        <w:t>Disturbance presence:</w:t>
      </w:r>
      <w:r>
        <w:t xml:space="preserve"> No, Yes</w:t>
      </w:r>
    </w:p>
    <w:p w14:paraId="605CBA28" w14:textId="25D9B0D0" w:rsidR="00EF288A" w:rsidRPr="00EF288A" w:rsidRDefault="00E04988" w:rsidP="00EF288A">
      <w:pPr>
        <w:pStyle w:val="ListParagraph"/>
        <w:numPr>
          <w:ilvl w:val="0"/>
          <w:numId w:val="12"/>
        </w:numPr>
        <w:spacing w:line="360" w:lineRule="auto"/>
        <w:contextualSpacing/>
        <w:rPr>
          <w:b/>
          <w:bCs/>
        </w:rPr>
      </w:pPr>
      <w:r w:rsidRPr="00EF288A">
        <w:rPr>
          <w:b/>
          <w:bCs/>
        </w:rPr>
        <w:lastRenderedPageBreak/>
        <w:t>Time since disturbance:</w:t>
      </w:r>
      <w:r>
        <w:t xml:space="preserve"> 3-10 Years, 10-20 Years, 20-30 Years, 30+ Year</w:t>
      </w:r>
      <w:r w:rsidR="00EF288A">
        <w:t>s</w:t>
      </w:r>
    </w:p>
    <w:p w14:paraId="5A7F4766" w14:textId="44148FAF" w:rsidR="00E04988" w:rsidRDefault="00E04988" w:rsidP="00FF639F">
      <w:pPr>
        <w:spacing w:line="360" w:lineRule="auto"/>
        <w:ind w:firstLine="360"/>
      </w:pPr>
      <w:r>
        <w:t>For parametric approaches, a Theil-Sen regression model was used to assess the response of ATL08 canopy heights (Y) to the year of collection (X). The regression slope term provide</w:t>
      </w:r>
      <w:r w:rsidR="00EF288A">
        <w:t>s</w:t>
      </w:r>
      <w:r>
        <w:t xml:space="preserve"> an approximate rate of change for canopy heights from year to year</w:t>
      </w:r>
      <w:r w:rsidR="00EF288A">
        <w:t>, and the regression intercept provides a baseline canopy height</w:t>
      </w:r>
      <w:r>
        <w:t xml:space="preserve">. Additionally, a two-sample t-test compared the first year of ATL08 canopy eights to the last year of ATL08 canopy heights to detect net change. This t-test used an alternative hypothesis that canopy heights in the last year were </w:t>
      </w:r>
      <w:r w:rsidRPr="0077417E">
        <w:rPr>
          <w:i/>
          <w:iCs/>
        </w:rPr>
        <w:t>greater</w:t>
      </w:r>
      <w:r>
        <w:t xml:space="preserve"> than those observed in the first year, specifically to verify whether canopy heights demonstrated significant net growth throughout the time frame. </w:t>
      </w:r>
      <w:r w:rsidR="00EF288A">
        <w:t>For the t-tests, we report the T-value, Cohen’s D</w:t>
      </w:r>
      <w:r w:rsidR="004E550E">
        <w:t xml:space="preserve"> effect size</w:t>
      </w:r>
      <w:r w:rsidR="00EF288A">
        <w:t xml:space="preserve">, and mean difference. </w:t>
      </w:r>
    </w:p>
    <w:p w14:paraId="5FE30C63" w14:textId="559CA1F2" w:rsidR="00E04988" w:rsidRDefault="00E04988" w:rsidP="00FF639F">
      <w:pPr>
        <w:spacing w:line="360" w:lineRule="auto"/>
        <w:ind w:firstLine="360"/>
      </w:pPr>
      <w:r>
        <w:t>For non-parametric approaches, a generalized additive model (GAM) model</w:t>
      </w:r>
      <w:r w:rsidR="00D66D45">
        <w:t>ed</w:t>
      </w:r>
      <w:r>
        <w:t xml:space="preserve"> the response of ATL08 canopy heights (Y) to the year of collection (X). The GAM formula specified the year of collection as a covariate of the smooth term, allowed the smooth term to vary across levels of each factor, and included a fixed effect term for unique baseline canopy heights for each level of a given </w:t>
      </w:r>
      <w:r w:rsidRPr="002B5EF7">
        <w:t>factor</w:t>
      </w:r>
      <w:r>
        <w:t xml:space="preserve">. </w:t>
      </w:r>
      <w:r w:rsidR="00EF288A">
        <w:t xml:space="preserve">For the GAMs </w:t>
      </w:r>
      <w:r w:rsidR="004E550E">
        <w:t xml:space="preserve">we report the estimated degrees of freedom and intercept value. </w:t>
      </w:r>
      <w:r w:rsidRPr="002B5EF7">
        <w:t>Finally</w:t>
      </w:r>
      <w:r>
        <w:t xml:space="preserve">, a one-sided Mann-Kendall (MK) test was used to identify a monotonic trend in canopy heights over time. Similar to the t-test, the MK test used an alternative hypothesis that later values are greater than earlier values, which would indicate monotonic increase, or growth, in canopy height over time </w:t>
      </w:r>
      <w:r>
        <w:fldChar w:fldCharType="begin"/>
      </w:r>
      <w:r w:rsidR="00D7446C">
        <w:instrText xml:space="preserve"> ADDIN ZOTERO_ITEM CSL_CITATION {"citationID":"8YwJiyGP","properties":{"formattedCitation":"(Meals et al., 2011)","plainCitation":"(Meals et al., 2011)","noteIndex":0},"citationItems":[{"id":152,"uris":["http://zotero.org/users/local/cacSD1vw/items/5SYF4LU8","http://zotero.org/users/16907877/items/5SYF4LU8"],"itemData":{"id":152,"type":"report","collection-title":"Tech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fldChar w:fldCharType="separate"/>
      </w:r>
      <w:r w:rsidR="00A67663" w:rsidRPr="00A67663">
        <w:t>(Meals et al., 2011)</w:t>
      </w:r>
      <w:r>
        <w:fldChar w:fldCharType="end"/>
      </w:r>
      <w:r>
        <w:t xml:space="preserve">. </w:t>
      </w:r>
      <w:r w:rsidR="004E550E">
        <w:t>From the MK tests results we report the Z, S, and Tau statistics.</w:t>
      </w:r>
    </w:p>
    <w:p w14:paraId="0D894B9A" w14:textId="682F1720" w:rsidR="00E04988" w:rsidRPr="00FA3903" w:rsidRDefault="00DB4CAE" w:rsidP="00AC10D0">
      <w:pPr>
        <w:spacing w:line="360" w:lineRule="auto"/>
        <w:ind w:firstLine="360"/>
        <w:rPr>
          <w:b/>
          <w:bCs/>
        </w:rPr>
      </w:pPr>
      <w:r>
        <w:t xml:space="preserve">Because our ATL08 dataset contains </w:t>
      </w:r>
      <w:commentRangeStart w:id="60"/>
      <w:r>
        <w:t>53,9</w:t>
      </w:r>
      <w:r w:rsidR="00497E7B">
        <w:t>05</w:t>
      </w:r>
      <w:commentRangeEnd w:id="60"/>
      <w:r w:rsidR="007D51DE">
        <w:rPr>
          <w:rStyle w:val="CommentReference"/>
        </w:rPr>
        <w:commentReference w:id="60"/>
      </w:r>
      <w:r>
        <w:t xml:space="preserve"> segments, </w:t>
      </w:r>
      <w:r w:rsidR="00E04988">
        <w:t xml:space="preserve">the tests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t xml:space="preserve">10,000 </w:t>
      </w:r>
      <w:r w:rsidR="00082C51">
        <w:t xml:space="preserve">iterations on an independent </w:t>
      </w:r>
      <w:r>
        <w:t>sample</w:t>
      </w:r>
      <w:r w:rsidR="00082C51">
        <w:t xml:space="preserve"> </w:t>
      </w:r>
      <w:r>
        <w:t>of 500 observations</w:t>
      </w:r>
      <w:r w:rsidR="00082C51">
        <w:t xml:space="preserve"> taken with replacement</w:t>
      </w:r>
      <w:r>
        <w:t xml:space="preserve">. This </w:t>
      </w:r>
      <w:r w:rsidR="00A96568">
        <w:t xml:space="preserve">will </w:t>
      </w:r>
      <w:r>
        <w:t>ensure</w:t>
      </w:r>
      <w:r w:rsidR="00A96568">
        <w:t xml:space="preserve"> </w:t>
      </w:r>
      <w:r>
        <w:t xml:space="preserve">that selection of any ATL08 segment </w:t>
      </w:r>
      <w:r w:rsidR="00A96568">
        <w:t xml:space="preserve">is </w:t>
      </w:r>
      <w:r w:rsidR="00082C51">
        <w:t xml:space="preserve">an </w:t>
      </w:r>
      <w:r>
        <w:t xml:space="preserve">independent pull from </w:t>
      </w:r>
      <w:r w:rsidR="00082C51">
        <w:t>the population</w:t>
      </w:r>
      <w:r>
        <w:t xml:space="preserve">, and </w:t>
      </w:r>
      <w:r w:rsidR="00A96568">
        <w:t xml:space="preserve">can </w:t>
      </w:r>
      <w:r w:rsidR="00082C51">
        <w:t>accommodate the unequal sample sizes between years of ATL08 data</w:t>
      </w:r>
      <w:r>
        <w:t>. Additionally</w:t>
      </w:r>
      <w:r w:rsidR="00AC10D0">
        <w:rPr>
          <w:color w:val="000000"/>
        </w:rPr>
        <w:t xml:space="preserve">, using 10,000 iterations </w:t>
      </w:r>
      <w:r w:rsidR="00082C51">
        <w:rPr>
          <w:color w:val="000000"/>
        </w:rPr>
        <w:t>stabilized the variability inherent in the bootstrapping technique. All</w:t>
      </w:r>
      <w:r>
        <w:t xml:space="preserve"> s</w:t>
      </w:r>
      <w:r w:rsidRPr="00E04988">
        <w:rPr>
          <w:color w:val="000000"/>
        </w:rPr>
        <w:t xml:space="preserve">tatistics reported in </w:t>
      </w:r>
      <w:r>
        <w:rPr>
          <w:color w:val="000000"/>
        </w:rPr>
        <w:t>Phase</w:t>
      </w:r>
      <w:r w:rsidRPr="00E04988">
        <w:rPr>
          <w:color w:val="000000"/>
        </w:rPr>
        <w:t xml:space="preserve"> 4 are the median values </w:t>
      </w:r>
      <w:r>
        <w:rPr>
          <w:color w:val="000000"/>
        </w:rPr>
        <w:t>of</w:t>
      </w:r>
      <w:r w:rsidRPr="00E04988">
        <w:rPr>
          <w:color w:val="000000"/>
        </w:rPr>
        <w:t xml:space="preserve"> the 10</w:t>
      </w:r>
      <w:r>
        <w:rPr>
          <w:color w:val="000000"/>
        </w:rPr>
        <w:t>,0</w:t>
      </w:r>
      <w:r w:rsidRPr="00E04988">
        <w:rPr>
          <w:color w:val="000000"/>
        </w:rPr>
        <w:t>00 iterations</w:t>
      </w:r>
      <w:r>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7"/>
      <w:bookmarkEnd w:id="38"/>
      <w:bookmarkEnd w:id="61"/>
    </w:p>
    <w:p w14:paraId="3A639CCD" w14:textId="49C7D6F5" w:rsidR="000542A1" w:rsidRDefault="008638FC" w:rsidP="00FF639F">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411AC60B" w:rsidR="00595F83" w:rsidRPr="00595F83" w:rsidRDefault="00595F83" w:rsidP="00595F83">
      <w:pPr>
        <w:tabs>
          <w:tab w:val="left" w:pos="3120"/>
        </w:tabs>
        <w:spacing w:line="360" w:lineRule="auto"/>
      </w:pPr>
      <w:r w:rsidRPr="00595F83">
        <w:lastRenderedPageBreak/>
        <w:t>ATL08 demonstrates strong correlation with reference ALS data in canopy height estimation (Figure 8). With an R2 of 0.8</w:t>
      </w:r>
      <w:r>
        <w:t>8</w:t>
      </w:r>
      <w:r w:rsidRPr="00595F83">
        <w:t xml:space="preserve"> and an RMSE of 2.</w:t>
      </w:r>
      <w:r>
        <w:t>64</w:t>
      </w:r>
      <w:r w:rsidRPr="00595F83">
        <w:t xml:space="preserve"> meters, ATL08 appears to be adequately estimating canopy heights within the study area. The greater dispersion of points below the regression line (red line) is indicative of an overall underestimation of canopy height by ATL08 in comparison to ALS data. </w:t>
      </w:r>
    </w:p>
    <w:p w14:paraId="424FF794" w14:textId="77777777" w:rsidR="00F12D18" w:rsidRDefault="006020A9" w:rsidP="00F12D18">
      <w:pPr>
        <w:keepNext/>
        <w:tabs>
          <w:tab w:val="left" w:pos="3120"/>
        </w:tabs>
        <w:spacing w:line="360" w:lineRule="auto"/>
        <w:jc w:val="center"/>
      </w:pPr>
      <w:r>
        <w:rPr>
          <w:b/>
          <w:bCs/>
          <w:noProof/>
        </w:rPr>
        <w:drawing>
          <wp:inline distT="0" distB="0" distL="0" distR="0" wp14:anchorId="3C415CB6" wp14:editId="7F16CC52">
            <wp:extent cx="4387495" cy="2743200"/>
            <wp:effectExtent l="0" t="0" r="0" b="0"/>
            <wp:docPr id="400245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7495" cy="2743200"/>
                    </a:xfrm>
                    <a:prstGeom prst="rect">
                      <a:avLst/>
                    </a:prstGeom>
                    <a:noFill/>
                    <a:ln>
                      <a:noFill/>
                    </a:ln>
                  </pic:spPr>
                </pic:pic>
              </a:graphicData>
            </a:graphic>
          </wp:inline>
        </w:drawing>
      </w:r>
    </w:p>
    <w:p w14:paraId="1A3C765F" w14:textId="3DEA20ED" w:rsidR="00595F83"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2D7B07">
        <w:rPr>
          <w:b w:val="0"/>
          <w:bCs w:val="0"/>
          <w:i/>
          <w:iCs/>
          <w:noProof/>
          <w:sz w:val="22"/>
          <w:szCs w:val="22"/>
        </w:rPr>
        <w:t>9</w:t>
      </w:r>
      <w:r w:rsidRPr="00F12D18">
        <w:rPr>
          <w:b w:val="0"/>
          <w:bCs w:val="0"/>
          <w:i/>
          <w:iCs/>
          <w:sz w:val="22"/>
          <w:szCs w:val="22"/>
        </w:rPr>
        <w:fldChar w:fldCharType="end"/>
      </w:r>
      <w:r w:rsidRPr="00F12D18">
        <w:rPr>
          <w:b w:val="0"/>
          <w:bCs w:val="0"/>
          <w:i/>
          <w:iCs/>
          <w:sz w:val="22"/>
          <w:szCs w:val="22"/>
        </w:rPr>
        <w:t>: Correlation of canopy heights estimated by ALS and ATL08. Canopy heights are reported in meters above ground surface. Red line indicates trend line from a Theil-Sen regression using ATL08 (Y) and ALS (X) canopy heights.</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6E308E54" w14:textId="4D19A831" w:rsidR="00595F83" w:rsidRDefault="00595F83" w:rsidP="00F12D18">
      <w:pPr>
        <w:spacing w:line="360" w:lineRule="auto"/>
        <w:ind w:firstLine="360"/>
      </w:pPr>
      <w:r w:rsidRPr="00595F83">
        <w:t>KDE plots show an overall agreement in the distribution of ALS canopy heights across groups (ICESat-2 years). These distributions are primarily centered around ~20 meters.</w:t>
      </w:r>
    </w:p>
    <w:p w14:paraId="59100B79" w14:textId="77777777" w:rsidR="00F12D18" w:rsidRDefault="006020A9" w:rsidP="00F12D18">
      <w:pPr>
        <w:keepNext/>
        <w:spacing w:line="360" w:lineRule="auto"/>
        <w:jc w:val="center"/>
      </w:pPr>
      <w:r>
        <w:rPr>
          <w:noProof/>
        </w:rPr>
        <w:lastRenderedPageBreak/>
        <w:drawing>
          <wp:inline distT="0" distB="0" distL="0" distR="0" wp14:anchorId="6ADE373E" wp14:editId="35FF4B00">
            <wp:extent cx="5118744" cy="3200400"/>
            <wp:effectExtent l="0" t="0" r="5715" b="0"/>
            <wp:docPr id="202394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44" cy="3200400"/>
                    </a:xfrm>
                    <a:prstGeom prst="rect">
                      <a:avLst/>
                    </a:prstGeom>
                    <a:noFill/>
                    <a:ln>
                      <a:noFill/>
                    </a:ln>
                  </pic:spPr>
                </pic:pic>
              </a:graphicData>
            </a:graphic>
          </wp:inline>
        </w:drawing>
      </w:r>
    </w:p>
    <w:p w14:paraId="5C0BF497" w14:textId="684B65FD" w:rsidR="006020A9"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2D7B07">
        <w:rPr>
          <w:b w:val="0"/>
          <w:bCs w:val="0"/>
          <w:i/>
          <w:iCs/>
          <w:noProof/>
          <w:sz w:val="22"/>
          <w:szCs w:val="22"/>
        </w:rPr>
        <w:t>10</w:t>
      </w:r>
      <w:r w:rsidRPr="00F12D18">
        <w:rPr>
          <w:b w:val="0"/>
          <w:bCs w:val="0"/>
          <w:i/>
          <w:iCs/>
          <w:sz w:val="22"/>
          <w:szCs w:val="22"/>
        </w:rPr>
        <w:fldChar w:fldCharType="end"/>
      </w:r>
      <w:r w:rsidRPr="00F12D18">
        <w:rPr>
          <w:b w:val="0"/>
          <w:bCs w:val="0"/>
          <w:i/>
          <w:iCs/>
          <w:sz w:val="22"/>
          <w:szCs w:val="22"/>
        </w:rPr>
        <w:t xml:space="preserve">: </w:t>
      </w:r>
      <w:r w:rsidRPr="00F12D18">
        <w:rPr>
          <w:b w:val="0"/>
          <w:bCs w:val="0"/>
          <w:i/>
          <w:iCs/>
          <w:color w:val="000000" w:themeColor="text1"/>
          <w:sz w:val="22"/>
          <w:szCs w:val="22"/>
        </w:rPr>
        <w:t>KDE plot showing distributions of canopy height between groups of ALS data</w:t>
      </w:r>
      <w:r w:rsidR="003B5413">
        <w:rPr>
          <w:b w:val="0"/>
          <w:bCs w:val="0"/>
          <w:i/>
          <w:iCs/>
          <w:color w:val="000000" w:themeColor="text1"/>
          <w:sz w:val="22"/>
          <w:szCs w:val="22"/>
        </w:rPr>
        <w:t xml:space="preserve"> extracted within ATL08 segments in study area</w:t>
      </w:r>
      <w:r w:rsidRPr="00F12D18">
        <w:rPr>
          <w:b w:val="0"/>
          <w:bCs w:val="0"/>
          <w:i/>
          <w:iCs/>
          <w:color w:val="000000" w:themeColor="text1"/>
          <w:sz w:val="22"/>
          <w:szCs w:val="22"/>
        </w:rPr>
        <w:t xml:space="preserve">. Distributions </w:t>
      </w:r>
      <w:r w:rsidR="003B5413">
        <w:rPr>
          <w:b w:val="0"/>
          <w:bCs w:val="0"/>
          <w:i/>
          <w:iCs/>
          <w:color w:val="000000" w:themeColor="text1"/>
          <w:sz w:val="22"/>
          <w:szCs w:val="22"/>
        </w:rPr>
        <w:t>colors correspond to the segment year of collection</w:t>
      </w:r>
      <w:r w:rsidRPr="00F12D18">
        <w:rPr>
          <w:b w:val="0"/>
          <w:bCs w:val="0"/>
          <w:i/>
          <w:iCs/>
          <w:color w:val="000000" w:themeColor="text1"/>
          <w:sz w:val="22"/>
          <w:szCs w:val="22"/>
        </w:rPr>
        <w:t>. Dashed vertical lines indicate median canopy height values for each distribution.</w:t>
      </w:r>
    </w:p>
    <w:p w14:paraId="524BB74B" w14:textId="014EA607" w:rsidR="00595F83" w:rsidRPr="00595F83" w:rsidRDefault="00595F83" w:rsidP="003B5413">
      <w:pPr>
        <w:spacing w:line="360" w:lineRule="auto"/>
        <w:ind w:firstLine="360"/>
      </w:pPr>
      <w:bookmarkStart w:id="64" w:name="_Hlk196592665"/>
      <w:bookmarkStart w:id="65" w:name="_Toc195460514"/>
      <w:r w:rsidRPr="00595F83">
        <w:t xml:space="preserve">The Anderson-Darling test was performed using a null hypothesis that ALS data </w:t>
      </w:r>
      <w:r w:rsidR="002C2309">
        <w:t xml:space="preserve">across the sample of forests </w:t>
      </w:r>
      <w:r w:rsidRPr="00595F83">
        <w:t xml:space="preserve">came from the normal distribution. </w:t>
      </w:r>
      <w:r w:rsidR="002C2309">
        <w:t>A</w:t>
      </w:r>
      <w:r w:rsidRPr="00595F83">
        <w:t xml:space="preserve"> resulting p-value &lt; 0.001 and Anderson-Darling statistic of 263.1</w:t>
      </w:r>
      <w:r w:rsidR="00D4405A">
        <w:t>1</w:t>
      </w:r>
      <w:r w:rsidR="002C2309">
        <w:t xml:space="preserve"> indicate that the sample of forest heights is </w:t>
      </w:r>
      <w:r w:rsidRPr="00595F83">
        <w:t xml:space="preserve">not normally distributed. </w:t>
      </w:r>
    </w:p>
    <w:bookmarkEnd w:id="64"/>
    <w:p w14:paraId="4B179960" w14:textId="77777777" w:rsidR="001F7AF2" w:rsidRDefault="00595F83" w:rsidP="001F7AF2">
      <w:pPr>
        <w:spacing w:line="360" w:lineRule="auto"/>
        <w:ind w:firstLine="360"/>
        <w:jc w:val="center"/>
      </w:pPr>
      <w:r w:rsidRPr="00595F83">
        <w:t xml:space="preserve">Bootstrapped TOST </w:t>
      </w:r>
      <w:r w:rsidR="004B7332" w:rsidRPr="00595F83">
        <w:t>reveals</w:t>
      </w:r>
      <w:r w:rsidRPr="00595F83">
        <w:t xml:space="preserve"> that all groups of ALS data are practically equivalen</w:t>
      </w:r>
      <w:r w:rsidR="001644BF">
        <w:t>t</w:t>
      </w:r>
      <w:r w:rsidRPr="00595F83">
        <w:t xml:space="preserve"> above a margin of 2 meters (Figure 10)</w:t>
      </w:r>
      <w:r w:rsidR="006D7784">
        <w:t xml:space="preserve">, </w:t>
      </w:r>
      <w:r w:rsidRPr="00595F83">
        <w:t xml:space="preserve">as below </w:t>
      </w:r>
      <w:r w:rsidR="006D7784">
        <w:t xml:space="preserve">this </w:t>
      </w:r>
      <w:r w:rsidRPr="00595F83">
        <w:t>bound</w:t>
      </w:r>
      <w:r w:rsidR="006D7784">
        <w:t xml:space="preserve"> </w:t>
      </w:r>
      <w:r w:rsidRPr="00595F83">
        <w:t xml:space="preserve">not all groups demonstrate equivalence. When comparing group pairs of ALS data, </w:t>
      </w:r>
      <w:r w:rsidR="001F13C1">
        <w:t>C and F</w:t>
      </w:r>
      <w:r w:rsidRPr="00595F83">
        <w:t xml:space="preserve"> demonstrate the highest level of equivalence within a threshold of 0.25 meters. In contrast, </w:t>
      </w:r>
      <w:r w:rsidR="001644BF">
        <w:t>A demonstrates the lowest level of equivalence with groups C, E, and F</w:t>
      </w:r>
      <w:r w:rsidRPr="00595F83">
        <w:t xml:space="preserve"> </w:t>
      </w:r>
      <w:r w:rsidR="001644BF">
        <w:t xml:space="preserve">only </w:t>
      </w:r>
      <w:r w:rsidRPr="00595F83">
        <w:t>within a threshold of 2 meters</w:t>
      </w:r>
      <w:r w:rsidR="00481E6A">
        <w:t>.</w:t>
      </w:r>
    </w:p>
    <w:p w14:paraId="564F49A2" w14:textId="77777777" w:rsidR="001F7AF2" w:rsidRDefault="001F7AF2" w:rsidP="001F7AF2">
      <w:pPr>
        <w:keepNext/>
        <w:spacing w:line="360" w:lineRule="auto"/>
        <w:ind w:firstLine="360"/>
        <w:jc w:val="center"/>
      </w:pPr>
      <w:r>
        <w:rPr>
          <w:noProof/>
        </w:rPr>
        <w:lastRenderedPageBreak/>
        <w:drawing>
          <wp:inline distT="0" distB="0" distL="0" distR="0" wp14:anchorId="4E28B2C7" wp14:editId="3A87191A">
            <wp:extent cx="5120640" cy="3200400"/>
            <wp:effectExtent l="0" t="0" r="3810" b="0"/>
            <wp:docPr id="1802265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C336A2A" w14:textId="0BBC8381" w:rsidR="004509E0" w:rsidRPr="001F7AF2" w:rsidRDefault="001F7AF2" w:rsidP="001F7AF2">
      <w:pPr>
        <w:pStyle w:val="Caption"/>
        <w:spacing w:line="360" w:lineRule="auto"/>
        <w:rPr>
          <w:b w:val="0"/>
          <w:bCs w:val="0"/>
          <w:i/>
          <w:iCs/>
          <w:sz w:val="22"/>
          <w:szCs w:val="22"/>
        </w:rPr>
      </w:pPr>
      <w:r w:rsidRPr="001F7AF2">
        <w:rPr>
          <w:b w:val="0"/>
          <w:bCs w:val="0"/>
          <w:i/>
          <w:iCs/>
          <w:sz w:val="22"/>
          <w:szCs w:val="22"/>
        </w:rPr>
        <w:t xml:space="preserve">Figure </w:t>
      </w:r>
      <w:r w:rsidRPr="001F7AF2">
        <w:rPr>
          <w:b w:val="0"/>
          <w:bCs w:val="0"/>
          <w:i/>
          <w:iCs/>
          <w:sz w:val="22"/>
          <w:szCs w:val="22"/>
        </w:rPr>
        <w:fldChar w:fldCharType="begin"/>
      </w:r>
      <w:r w:rsidRPr="001F7AF2">
        <w:rPr>
          <w:b w:val="0"/>
          <w:bCs w:val="0"/>
          <w:i/>
          <w:iCs/>
          <w:sz w:val="22"/>
          <w:szCs w:val="22"/>
        </w:rPr>
        <w:instrText xml:space="preserve"> SEQ Figure \* ARABIC </w:instrText>
      </w:r>
      <w:r w:rsidRPr="001F7AF2">
        <w:rPr>
          <w:b w:val="0"/>
          <w:bCs w:val="0"/>
          <w:i/>
          <w:iCs/>
          <w:sz w:val="22"/>
          <w:szCs w:val="22"/>
        </w:rPr>
        <w:fldChar w:fldCharType="separate"/>
      </w:r>
      <w:r w:rsidR="002D7B07">
        <w:rPr>
          <w:b w:val="0"/>
          <w:bCs w:val="0"/>
          <w:i/>
          <w:iCs/>
          <w:noProof/>
          <w:sz w:val="22"/>
          <w:szCs w:val="22"/>
        </w:rPr>
        <w:t>11</w:t>
      </w:r>
      <w:r w:rsidRPr="001F7AF2">
        <w:rPr>
          <w:b w:val="0"/>
          <w:bCs w:val="0"/>
          <w:i/>
          <w:iCs/>
          <w:sz w:val="22"/>
          <w:szCs w:val="22"/>
        </w:rPr>
        <w:fldChar w:fldCharType="end"/>
      </w:r>
      <w:r>
        <w:rPr>
          <w:b w:val="0"/>
          <w:bCs w:val="0"/>
          <w:i/>
          <w:iCs/>
          <w:sz w:val="22"/>
          <w:szCs w:val="22"/>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790EFD47" w14:textId="501574B8" w:rsidR="004B0211" w:rsidRDefault="007D51DE" w:rsidP="001F7AF2">
      <w:pPr>
        <w:numPr>
          <w:ilvl w:val="2"/>
          <w:numId w:val="9"/>
        </w:numPr>
        <w:spacing w:line="360" w:lineRule="auto"/>
        <w:rPr>
          <w:b/>
          <w:bCs/>
        </w:rPr>
      </w:pPr>
      <w:r>
        <w:rPr>
          <w:b/>
          <w:bCs/>
        </w:rPr>
        <w:t>Sample Location Equivalence</w:t>
      </w:r>
    </w:p>
    <w:p w14:paraId="75787DC8" w14:textId="0EC5454E" w:rsidR="004509E0" w:rsidRDefault="004509E0" w:rsidP="001F7AF2">
      <w:pPr>
        <w:spacing w:line="360" w:lineRule="auto"/>
      </w:pPr>
      <w:r w:rsidRPr="00595F83">
        <w:t xml:space="preserve">KDE plots show </w:t>
      </w:r>
      <w:r>
        <w:t xml:space="preserve">very strong </w:t>
      </w:r>
      <w:r w:rsidRPr="00595F83">
        <w:t xml:space="preserve">agreement in the distribution of ALS canopy heights across </w:t>
      </w:r>
      <w:r>
        <w:t xml:space="preserve">simulated </w:t>
      </w:r>
      <w:r w:rsidRPr="00595F83">
        <w:t>groups. These distributions are primarily centered around ~20 meters.</w:t>
      </w:r>
    </w:p>
    <w:p w14:paraId="2D839E7C" w14:textId="7535BBDC" w:rsidR="002B7F9A" w:rsidRDefault="002B7F9A" w:rsidP="002B7F9A">
      <w:pPr>
        <w:spacing w:line="360" w:lineRule="auto"/>
        <w:ind w:firstLine="360"/>
      </w:pPr>
      <w:r w:rsidRPr="00F12D18">
        <w:rPr>
          <w:noProof/>
        </w:rPr>
        <w:lastRenderedPageBreak/>
        <w:drawing>
          <wp:inline distT="0" distB="0" distL="0" distR="0" wp14:anchorId="2F35F670" wp14:editId="443C01F3">
            <wp:extent cx="5120640" cy="3200400"/>
            <wp:effectExtent l="0" t="0" r="3810" b="0"/>
            <wp:docPr id="1938344789" name="Picture 4" descr="A graph of height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44789" name="Picture 4" descr="A graph of height of a heigh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2D63D4AA" w14:textId="5F1F4C39" w:rsidR="002B7F9A" w:rsidRDefault="002B7F9A" w:rsidP="002B7F9A">
      <w:pPr>
        <w:pStyle w:val="Caption"/>
        <w:spacing w:line="360" w:lineRule="auto"/>
        <w:rPr>
          <w:b w:val="0"/>
          <w:bCs w:val="0"/>
          <w:i/>
          <w:iCs/>
          <w:color w:val="000000" w:themeColor="text1"/>
          <w:sz w:val="22"/>
          <w:szCs w:val="22"/>
        </w:rPr>
      </w:pPr>
      <w:r w:rsidRPr="003B5413">
        <w:rPr>
          <w:b w:val="0"/>
          <w:bCs w:val="0"/>
          <w:i/>
          <w:iCs/>
        </w:rPr>
        <w:t xml:space="preserve">Figure </w:t>
      </w:r>
      <w:r w:rsidRPr="003B5413">
        <w:rPr>
          <w:b w:val="0"/>
          <w:bCs w:val="0"/>
          <w:i/>
          <w:iCs/>
        </w:rPr>
        <w:fldChar w:fldCharType="begin"/>
      </w:r>
      <w:r w:rsidRPr="003B5413">
        <w:rPr>
          <w:b w:val="0"/>
          <w:bCs w:val="0"/>
          <w:i/>
          <w:iCs/>
        </w:rPr>
        <w:instrText xml:space="preserve"> SEQ Figure \* ARABIC </w:instrText>
      </w:r>
      <w:r w:rsidRPr="003B5413">
        <w:rPr>
          <w:b w:val="0"/>
          <w:bCs w:val="0"/>
          <w:i/>
          <w:iCs/>
        </w:rPr>
        <w:fldChar w:fldCharType="separate"/>
      </w:r>
      <w:r w:rsidR="002D7B07">
        <w:rPr>
          <w:b w:val="0"/>
          <w:bCs w:val="0"/>
          <w:i/>
          <w:iCs/>
          <w:noProof/>
        </w:rPr>
        <w:t>12</w:t>
      </w:r>
      <w:r w:rsidRPr="003B5413">
        <w:rPr>
          <w:b w:val="0"/>
          <w:bCs w:val="0"/>
          <w:i/>
          <w:iCs/>
        </w:rPr>
        <w:fldChar w:fldCharType="end"/>
      </w:r>
      <w:r>
        <w:rPr>
          <w:b w:val="0"/>
          <w:bCs w:val="0"/>
          <w:i/>
          <w:iCs/>
        </w:rPr>
        <w:t xml:space="preserve">: </w:t>
      </w:r>
      <w:r w:rsidRPr="00F12D18">
        <w:rPr>
          <w:b w:val="0"/>
          <w:bCs w:val="0"/>
          <w:i/>
          <w:iCs/>
          <w:color w:val="000000" w:themeColor="text1"/>
          <w:sz w:val="22"/>
          <w:szCs w:val="22"/>
        </w:rPr>
        <w:t>KDE plot showing distributions of canopy height between groups of ALS data</w:t>
      </w:r>
      <w:r>
        <w:rPr>
          <w:b w:val="0"/>
          <w:bCs w:val="0"/>
          <w:i/>
          <w:iCs/>
          <w:color w:val="000000" w:themeColor="text1"/>
          <w:sz w:val="22"/>
          <w:szCs w:val="22"/>
        </w:rPr>
        <w:t xml:space="preserve"> extracted within simulated segments spread across entire study area</w:t>
      </w:r>
      <w:r w:rsidRPr="00F12D18">
        <w:rPr>
          <w:b w:val="0"/>
          <w:bCs w:val="0"/>
          <w:i/>
          <w:iCs/>
          <w:color w:val="000000" w:themeColor="text1"/>
          <w:sz w:val="22"/>
          <w:szCs w:val="22"/>
        </w:rPr>
        <w:t xml:space="preserve">. Distributions </w:t>
      </w:r>
      <w:r>
        <w:rPr>
          <w:b w:val="0"/>
          <w:bCs w:val="0"/>
          <w:i/>
          <w:iCs/>
          <w:color w:val="000000" w:themeColor="text1"/>
          <w:sz w:val="22"/>
          <w:szCs w:val="22"/>
        </w:rPr>
        <w:t>colors correspond to the simulated year of collection</w:t>
      </w:r>
      <w:r w:rsidRPr="00F12D18">
        <w:rPr>
          <w:b w:val="0"/>
          <w:bCs w:val="0"/>
          <w:i/>
          <w:iCs/>
          <w:color w:val="000000" w:themeColor="text1"/>
          <w:sz w:val="22"/>
          <w:szCs w:val="22"/>
        </w:rPr>
        <w:t>. Dashed vertical lines indicate median canopy height values for each distribution.</w:t>
      </w:r>
    </w:p>
    <w:p w14:paraId="69E23A86" w14:textId="77777777" w:rsidR="002B7F9A" w:rsidRPr="00595F83" w:rsidRDefault="002B7F9A" w:rsidP="002B7F9A">
      <w:pPr>
        <w:spacing w:line="360" w:lineRule="auto"/>
        <w:ind w:firstLine="360"/>
      </w:pPr>
      <w:r w:rsidRPr="00595F83">
        <w:t xml:space="preserve">The Anderson-Darling test was </w:t>
      </w:r>
      <w:r>
        <w:t xml:space="preserve">again </w:t>
      </w:r>
      <w:r w:rsidRPr="00595F83">
        <w:t xml:space="preserve">performed using a null hypothesis that ALS data </w:t>
      </w:r>
      <w:r>
        <w:t xml:space="preserve">across the population of study area forests </w:t>
      </w:r>
      <w:r w:rsidRPr="00595F83">
        <w:t xml:space="preserve">came from the normal distribution. </w:t>
      </w:r>
      <w:r>
        <w:t>A</w:t>
      </w:r>
      <w:r w:rsidRPr="00595F83">
        <w:t xml:space="preserve"> resulting p-value &lt; 0.001 and Anderson-Darling statistic of </w:t>
      </w:r>
      <w:r>
        <w:t>241.86 indicate that the population of forest heights is</w:t>
      </w:r>
      <w:r w:rsidRPr="00595F83">
        <w:t xml:space="preserve"> not normally distributed. </w:t>
      </w:r>
    </w:p>
    <w:p w14:paraId="26EC0C6F" w14:textId="77777777" w:rsidR="002B7F9A" w:rsidRDefault="002B7F9A" w:rsidP="002B7F9A">
      <w:pPr>
        <w:spacing w:line="360" w:lineRule="auto"/>
        <w:ind w:firstLine="360"/>
      </w:pPr>
      <w:r w:rsidRPr="00595F83">
        <w:t xml:space="preserve">Bootstrapped TOST </w:t>
      </w:r>
      <w:r>
        <w:t>show that</w:t>
      </w:r>
      <w:r w:rsidRPr="00595F83">
        <w:t xml:space="preserve"> all groups of ALS data </w:t>
      </w:r>
      <w:r>
        <w:t xml:space="preserve">across the population </w:t>
      </w:r>
      <w:r w:rsidRPr="00595F83">
        <w:t>are practically equivalen</w:t>
      </w:r>
      <w:r>
        <w:t>t</w:t>
      </w:r>
      <w:r w:rsidRPr="00595F83">
        <w:t xml:space="preserve"> </w:t>
      </w:r>
      <w:r>
        <w:t>within half a meter of canopy height (</w:t>
      </w:r>
      <w:r w:rsidRPr="00595F83">
        <w:t>Figure 1</w:t>
      </w:r>
      <w:r>
        <w:t>3</w:t>
      </w:r>
      <w:r w:rsidRPr="00595F83">
        <w:t>)</w:t>
      </w:r>
      <w:r>
        <w:t xml:space="preserve">, </w:t>
      </w:r>
      <w:r w:rsidRPr="00595F83">
        <w:t xml:space="preserve">as below </w:t>
      </w:r>
      <w:r>
        <w:t xml:space="preserve">this </w:t>
      </w:r>
      <w:r w:rsidRPr="00595F83">
        <w:t>bound</w:t>
      </w:r>
      <w:r>
        <w:t xml:space="preserve"> no groups </w:t>
      </w:r>
      <w:r w:rsidRPr="00595F83">
        <w:t xml:space="preserve">demonstrate equivalence. </w:t>
      </w:r>
    </w:p>
    <w:p w14:paraId="48A5CB6D" w14:textId="77777777" w:rsidR="002B7F9A" w:rsidRDefault="002B7F9A" w:rsidP="002B7F9A">
      <w:pPr>
        <w:keepNext/>
        <w:spacing w:line="360" w:lineRule="auto"/>
        <w:jc w:val="center"/>
      </w:pPr>
      <w:r>
        <w:rPr>
          <w:noProof/>
        </w:rPr>
        <w:lastRenderedPageBreak/>
        <w:drawing>
          <wp:inline distT="0" distB="0" distL="0" distR="0" wp14:anchorId="4D23AA42" wp14:editId="6C477DCA">
            <wp:extent cx="5120640" cy="3200400"/>
            <wp:effectExtent l="0" t="0" r="3810" b="0"/>
            <wp:docPr id="1702228981" name="Picture 5" descr="A group of green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8981" name="Picture 5" descr="A group of green and red square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02CA132C" w14:textId="04AA3929" w:rsidR="002B7F9A" w:rsidRDefault="002B7F9A" w:rsidP="001F7AF2">
      <w:pPr>
        <w:pStyle w:val="Caption"/>
        <w:spacing w:line="360" w:lineRule="auto"/>
        <w:rPr>
          <w:b w:val="0"/>
          <w:bCs w:val="0"/>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2D7B07">
        <w:rPr>
          <w:b w:val="0"/>
          <w:bCs w:val="0"/>
          <w:i/>
          <w:iCs/>
          <w:noProof/>
        </w:rPr>
        <w:t>13</w:t>
      </w:r>
      <w:r w:rsidRPr="006D7784">
        <w:rPr>
          <w:b w:val="0"/>
          <w:bCs w:val="0"/>
          <w:i/>
          <w:iCs/>
        </w:rPr>
        <w:fldChar w:fldCharType="end"/>
      </w:r>
      <w:r w:rsidRPr="006D7784">
        <w:rPr>
          <w:b w:val="0"/>
          <w:bCs w:val="0"/>
          <w:i/>
          <w:iCs/>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37AF9819" w14:textId="0D6E6587" w:rsidR="000542A1" w:rsidRDefault="008638FC" w:rsidP="006D7784">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5DEA1123" w:rsidR="0008020F" w:rsidRDefault="00595F83" w:rsidP="0008020F">
      <w:pPr>
        <w:spacing w:line="360" w:lineRule="auto"/>
        <w:ind w:firstLine="360"/>
      </w:pPr>
      <w:r w:rsidRPr="00595F83">
        <w:t xml:space="preserve">Table 1 shows the summary statistics for </w:t>
      </w:r>
      <w:r w:rsidR="005918D9" w:rsidRPr="00595F83">
        <w:t>total height increment</w:t>
      </w:r>
      <w:r w:rsidR="005918D9">
        <w:t xml:space="preserve">, </w:t>
      </w:r>
      <w:r w:rsidR="005918D9" w:rsidRPr="00595F83">
        <w:t>actual height increment</w:t>
      </w:r>
      <w:r w:rsidR="005918D9">
        <w:t xml:space="preserve">, total height change, and actual height net change. Values are highly similar between total and actual </w:t>
      </w:r>
      <w:r w:rsidRPr="00595F83">
        <w:t>height change and increment.</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Layout w:type="fixed"/>
        <w:tblLook w:val="04A0" w:firstRow="1" w:lastRow="0" w:firstColumn="1" w:lastColumn="0" w:noHBand="0" w:noVBand="1"/>
      </w:tblPr>
      <w:tblGrid>
        <w:gridCol w:w="2965"/>
        <w:gridCol w:w="1530"/>
        <w:gridCol w:w="630"/>
        <w:gridCol w:w="900"/>
        <w:gridCol w:w="990"/>
        <w:gridCol w:w="810"/>
        <w:gridCol w:w="900"/>
        <w:gridCol w:w="988"/>
      </w:tblGrid>
      <w:tr w:rsidR="00343F34" w14:paraId="3355EA0C" w14:textId="77777777" w:rsidTr="00343F34">
        <w:trPr>
          <w:trHeight w:val="432"/>
        </w:trPr>
        <w:tc>
          <w:tcPr>
            <w:tcW w:w="2965" w:type="dxa"/>
            <w:shd w:val="clear" w:color="auto" w:fill="D9D9D9" w:themeFill="background1" w:themeFillShade="D9"/>
          </w:tcPr>
          <w:p w14:paraId="694983E2" w14:textId="384E3BD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Variable</w:t>
            </w:r>
          </w:p>
        </w:tc>
        <w:tc>
          <w:tcPr>
            <w:tcW w:w="1530" w:type="dxa"/>
            <w:shd w:val="clear" w:color="auto" w:fill="D9D9D9" w:themeFill="background1" w:themeFillShade="D9"/>
          </w:tcPr>
          <w:p w14:paraId="58E448D0" w14:textId="52B6367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Units</w:t>
            </w:r>
          </w:p>
        </w:tc>
        <w:tc>
          <w:tcPr>
            <w:tcW w:w="630" w:type="dxa"/>
            <w:shd w:val="clear" w:color="auto" w:fill="D9D9D9" w:themeFill="background1" w:themeFillShade="D9"/>
          </w:tcPr>
          <w:p w14:paraId="44555CA7" w14:textId="1C328350"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Min.</w:t>
            </w:r>
          </w:p>
        </w:tc>
        <w:tc>
          <w:tcPr>
            <w:tcW w:w="900" w:type="dxa"/>
            <w:shd w:val="clear" w:color="auto" w:fill="D9D9D9" w:themeFill="background1" w:themeFillShade="D9"/>
          </w:tcPr>
          <w:p w14:paraId="19D04D8F" w14:textId="5BE18BF4"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1</w:t>
            </w:r>
            <w:r w:rsidRPr="00343F34">
              <w:rPr>
                <w:rFonts w:ascii="Times New Roman" w:hAnsi="Times New Roman"/>
                <w:b/>
                <w:bCs/>
                <w:sz w:val="20"/>
                <w:szCs w:val="20"/>
                <w:vertAlign w:val="superscript"/>
              </w:rPr>
              <w:t>st</w:t>
            </w:r>
            <w:r w:rsidRPr="00343F34">
              <w:rPr>
                <w:rFonts w:ascii="Times New Roman" w:hAnsi="Times New Roman"/>
                <w:b/>
                <w:bCs/>
                <w:sz w:val="20"/>
                <w:szCs w:val="20"/>
              </w:rPr>
              <w:t xml:space="preserve"> Qu.</w:t>
            </w:r>
          </w:p>
        </w:tc>
        <w:tc>
          <w:tcPr>
            <w:tcW w:w="990" w:type="dxa"/>
            <w:shd w:val="clear" w:color="auto" w:fill="D9D9D9" w:themeFill="background1" w:themeFillShade="D9"/>
          </w:tcPr>
          <w:p w14:paraId="673C2716" w14:textId="174B825A"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Median</w:t>
            </w:r>
          </w:p>
        </w:tc>
        <w:tc>
          <w:tcPr>
            <w:tcW w:w="810" w:type="dxa"/>
            <w:shd w:val="clear" w:color="auto" w:fill="D9D9D9" w:themeFill="background1" w:themeFillShade="D9"/>
          </w:tcPr>
          <w:p w14:paraId="09B4636B" w14:textId="0D0C197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Mean</w:t>
            </w:r>
          </w:p>
        </w:tc>
        <w:tc>
          <w:tcPr>
            <w:tcW w:w="900" w:type="dxa"/>
            <w:shd w:val="clear" w:color="auto" w:fill="D9D9D9" w:themeFill="background1" w:themeFillShade="D9"/>
          </w:tcPr>
          <w:p w14:paraId="6856ACFA" w14:textId="4533C6D6"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3</w:t>
            </w:r>
            <w:r w:rsidRPr="00343F34">
              <w:rPr>
                <w:rFonts w:ascii="Times New Roman" w:hAnsi="Times New Roman"/>
                <w:b/>
                <w:bCs/>
                <w:sz w:val="20"/>
                <w:szCs w:val="20"/>
                <w:vertAlign w:val="superscript"/>
              </w:rPr>
              <w:t>rd</w:t>
            </w:r>
            <w:r w:rsidRPr="00343F34">
              <w:rPr>
                <w:rFonts w:ascii="Times New Roman" w:hAnsi="Times New Roman"/>
                <w:b/>
                <w:bCs/>
                <w:sz w:val="20"/>
                <w:szCs w:val="20"/>
              </w:rPr>
              <w:t xml:space="preserve"> Qu.</w:t>
            </w:r>
          </w:p>
        </w:tc>
        <w:tc>
          <w:tcPr>
            <w:tcW w:w="988" w:type="dxa"/>
            <w:shd w:val="clear" w:color="auto" w:fill="D9D9D9" w:themeFill="background1" w:themeFillShade="D9"/>
          </w:tcPr>
          <w:p w14:paraId="6036D9FF" w14:textId="02589B0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Max.</w:t>
            </w:r>
          </w:p>
        </w:tc>
      </w:tr>
      <w:tr w:rsidR="00343F34" w14:paraId="7F1E0E19" w14:textId="77777777" w:rsidTr="00343F34">
        <w:trPr>
          <w:trHeight w:val="407"/>
        </w:trPr>
        <w:tc>
          <w:tcPr>
            <w:tcW w:w="2965" w:type="dxa"/>
          </w:tcPr>
          <w:p w14:paraId="0200A31B" w14:textId="529DE47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Total Height Increment</w:t>
            </w:r>
          </w:p>
        </w:tc>
        <w:tc>
          <w:tcPr>
            <w:tcW w:w="1530" w:type="dxa"/>
          </w:tcPr>
          <w:p w14:paraId="0E84A25F" w14:textId="7E6B431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6D7E06FE" w14:textId="48CA289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16DF235B" w14:textId="457D5E6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095C25D1" w14:textId="25EC9B8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0.37</w:t>
            </w:r>
          </w:p>
        </w:tc>
        <w:tc>
          <w:tcPr>
            <w:tcW w:w="810" w:type="dxa"/>
          </w:tcPr>
          <w:p w14:paraId="2F23688B" w14:textId="5966221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7C6E5703" w14:textId="2290BE5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300D08F9" w14:textId="1C926229"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71A7A1D9" w14:textId="77777777" w:rsidTr="00343F34">
        <w:trPr>
          <w:trHeight w:val="407"/>
        </w:trPr>
        <w:tc>
          <w:tcPr>
            <w:tcW w:w="2965" w:type="dxa"/>
          </w:tcPr>
          <w:p w14:paraId="3F0FC686" w14:textId="5D81834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Actual Height Increment</w:t>
            </w:r>
          </w:p>
        </w:tc>
        <w:tc>
          <w:tcPr>
            <w:tcW w:w="1530" w:type="dxa"/>
          </w:tcPr>
          <w:p w14:paraId="226989A3" w14:textId="0561E1A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5B3FDCD1" w14:textId="1155C4B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C072B79" w14:textId="60026E5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7A1B89DC" w14:textId="576D018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0.38</w:t>
            </w:r>
          </w:p>
        </w:tc>
        <w:tc>
          <w:tcPr>
            <w:tcW w:w="810" w:type="dxa"/>
          </w:tcPr>
          <w:p w14:paraId="0D84B303" w14:textId="23DA1D7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36D437C2" w14:textId="503EC07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066BD3C3" w14:textId="3A17FD3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4949E725" w14:textId="77777777" w:rsidTr="00343F34">
        <w:trPr>
          <w:trHeight w:val="407"/>
        </w:trPr>
        <w:tc>
          <w:tcPr>
            <w:tcW w:w="2965" w:type="dxa"/>
          </w:tcPr>
          <w:p w14:paraId="46F90302" w14:textId="06986943"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Total Height Net Change</w:t>
            </w:r>
          </w:p>
        </w:tc>
        <w:tc>
          <w:tcPr>
            <w:tcW w:w="1530" w:type="dxa"/>
          </w:tcPr>
          <w:p w14:paraId="2350E75A" w14:textId="3C9F5FF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59F54342" w14:textId="45D1F92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1222B85" w14:textId="09266735"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0.90</w:t>
            </w:r>
          </w:p>
        </w:tc>
        <w:tc>
          <w:tcPr>
            <w:tcW w:w="990" w:type="dxa"/>
          </w:tcPr>
          <w:p w14:paraId="06EC606A" w14:textId="19ABE320"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2.25</w:t>
            </w:r>
          </w:p>
        </w:tc>
        <w:tc>
          <w:tcPr>
            <w:tcW w:w="810" w:type="dxa"/>
          </w:tcPr>
          <w:p w14:paraId="353B86D8" w14:textId="2ABA2CF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2.69</w:t>
            </w:r>
          </w:p>
        </w:tc>
        <w:tc>
          <w:tcPr>
            <w:tcW w:w="900" w:type="dxa"/>
          </w:tcPr>
          <w:p w14:paraId="47B0D91F" w14:textId="04C4B131"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66864D21" w14:textId="21D2E46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r w:rsidR="00343F34" w14:paraId="76B5DD5C" w14:textId="77777777" w:rsidTr="00343F34">
        <w:trPr>
          <w:trHeight w:val="418"/>
        </w:trPr>
        <w:tc>
          <w:tcPr>
            <w:tcW w:w="2965" w:type="dxa"/>
          </w:tcPr>
          <w:p w14:paraId="33354F75" w14:textId="7D8C4B0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Actual Height Net Change</w:t>
            </w:r>
          </w:p>
        </w:tc>
        <w:tc>
          <w:tcPr>
            <w:tcW w:w="1530" w:type="dxa"/>
          </w:tcPr>
          <w:p w14:paraId="251D74C7" w14:textId="6C9EEC0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1F360D41" w14:textId="71C81D6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77A7309B" w14:textId="62791A3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0.91</w:t>
            </w:r>
          </w:p>
        </w:tc>
        <w:tc>
          <w:tcPr>
            <w:tcW w:w="990" w:type="dxa"/>
          </w:tcPr>
          <w:p w14:paraId="64009AC6" w14:textId="745A312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2.26</w:t>
            </w:r>
          </w:p>
        </w:tc>
        <w:tc>
          <w:tcPr>
            <w:tcW w:w="810" w:type="dxa"/>
          </w:tcPr>
          <w:p w14:paraId="063E9080" w14:textId="6F596EFE"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2.70</w:t>
            </w:r>
          </w:p>
        </w:tc>
        <w:tc>
          <w:tcPr>
            <w:tcW w:w="900" w:type="dxa"/>
          </w:tcPr>
          <w:p w14:paraId="293A2790" w14:textId="4B8D85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370C8778" w14:textId="6CF9D2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bl>
    <w:p w14:paraId="69C20A45" w14:textId="526107EA"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xml:space="preserve">, </w:t>
      </w:r>
      <w:r w:rsidR="00BA1401" w:rsidRPr="00BA1401">
        <w:lastRenderedPageBreak/>
        <w:t xml:space="preserve">one can </w:t>
      </w:r>
      <w:r w:rsidR="00287510">
        <w:t xml:space="preserve">generally </w:t>
      </w:r>
      <w:r w:rsidR="00BA1401" w:rsidRPr="00BA1401">
        <w:t>expect an additional 0.</w:t>
      </w:r>
      <w:r w:rsidR="00561248">
        <w:t>3</w:t>
      </w:r>
      <w:r w:rsidR="00287510">
        <w:t>8</w:t>
      </w:r>
      <w:r w:rsidR="00561248">
        <w:t xml:space="preserve"> </w:t>
      </w:r>
      <w:r w:rsidR="00BA1401" w:rsidRPr="00BA1401">
        <w:t>meters of growth in actual tree height</w:t>
      </w:r>
      <w:r w:rsidR="00287510">
        <w:t xml:space="preserve"> each year</w:t>
      </w:r>
      <w:r w:rsidR="00BA1401" w:rsidRPr="00BA1401">
        <w:t>.</w:t>
      </w:r>
    </w:p>
    <w:p w14:paraId="37C66067" w14:textId="77777777" w:rsidR="00287510" w:rsidRDefault="00287510" w:rsidP="00287510">
      <w:pPr>
        <w:keepNext/>
        <w:spacing w:line="360" w:lineRule="auto"/>
      </w:pPr>
      <w:r>
        <w:rPr>
          <w:noProof/>
        </w:rPr>
        <w:drawing>
          <wp:inline distT="0" distB="0" distL="0" distR="0" wp14:anchorId="4D3E9367" wp14:editId="4D651118">
            <wp:extent cx="5120640" cy="3200400"/>
            <wp:effectExtent l="0" t="0" r="3810" b="0"/>
            <wp:docPr id="67098891" name="Picture 5" descr="A graph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891" name="Picture 5" descr="A graph of a heigh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5CF3A8D" w14:textId="371FAD84"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D7B07">
        <w:rPr>
          <w:b w:val="0"/>
          <w:bCs w:val="0"/>
          <w:i/>
          <w:iCs/>
          <w:noProof/>
          <w:sz w:val="22"/>
          <w:szCs w:val="22"/>
        </w:rPr>
        <w:t>14</w:t>
      </w:r>
      <w:r w:rsidRPr="00287510">
        <w:rPr>
          <w:b w:val="0"/>
          <w:bCs w:val="0"/>
          <w:i/>
          <w:iCs/>
          <w:sz w:val="22"/>
          <w:szCs w:val="22"/>
        </w:rPr>
        <w:fldChar w:fldCharType="end"/>
      </w:r>
      <w:r>
        <w:rPr>
          <w:b w:val="0"/>
          <w:bCs w:val="0"/>
          <w:i/>
          <w:iCs/>
          <w:sz w:val="22"/>
          <w:szCs w:val="22"/>
        </w:rPr>
        <w:t xml:space="preserve">: Distribution of actual height increment values from </w:t>
      </w:r>
      <w:r w:rsidRPr="00287510">
        <w:rPr>
          <w:b w:val="0"/>
          <w:bCs w:val="0"/>
          <w:i/>
          <w:iCs/>
          <w:sz w:val="22"/>
          <w:szCs w:val="22"/>
        </w:rPr>
        <w:t>FIA remeasurement plots with kernel density estimate overlaid on histogram. Red line indicates median actual height increment value</w:t>
      </w:r>
      <w:r>
        <w:rPr>
          <w:b w:val="0"/>
          <w:bCs w:val="0"/>
          <w:i/>
          <w:iCs/>
          <w:sz w:val="22"/>
          <w:szCs w:val="22"/>
        </w:rPr>
        <w:t>.</w:t>
      </w:r>
    </w:p>
    <w:p w14:paraId="73FCAD9E" w14:textId="3254823F" w:rsidR="00BA1401" w:rsidRDefault="00BA1401" w:rsidP="00287510">
      <w:pPr>
        <w:spacing w:line="360" w:lineRule="auto"/>
        <w:ind w:firstLine="360"/>
      </w:pPr>
      <w:r w:rsidRPr="00BA1401">
        <w:t xml:space="preserve">Finally, Figure 12 shows the distribution of values for </w:t>
      </w:r>
      <w:r w:rsidR="00287510">
        <w:t xml:space="preserve">net change in actual height over six </w:t>
      </w:r>
      <w:r w:rsidRPr="00BA1401">
        <w:t>year</w:t>
      </w:r>
      <w:r w:rsidR="00287510">
        <w:t xml:space="preserve">s. This distribution is centered at 2.26 meters with a strong right skew, with values ranging from 0 to 14.4 meters of tree growth in a </w:t>
      </w:r>
      <w:r w:rsidR="00DF240C">
        <w:t>6-year</w:t>
      </w:r>
      <w:r w:rsidR="00287510">
        <w:t xml:space="preserve"> period.</w:t>
      </w:r>
    </w:p>
    <w:p w14:paraId="4832E9BD" w14:textId="77777777" w:rsidR="00287510" w:rsidRDefault="00287510" w:rsidP="00287510">
      <w:pPr>
        <w:keepNext/>
        <w:spacing w:line="360" w:lineRule="auto"/>
        <w:jc w:val="center"/>
      </w:pPr>
      <w:r>
        <w:rPr>
          <w:noProof/>
        </w:rPr>
        <w:lastRenderedPageBreak/>
        <w:drawing>
          <wp:inline distT="0" distB="0" distL="0" distR="0" wp14:anchorId="5D222878" wp14:editId="2645589C">
            <wp:extent cx="5120640" cy="3200400"/>
            <wp:effectExtent l="0" t="0" r="3810" b="0"/>
            <wp:docPr id="626606873" name="Picture 6" descr="A graph of height of a net ch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6873" name="Picture 6" descr="A graph of height of a net chang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6842CD2F" w14:textId="195F01A9"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D7B07">
        <w:rPr>
          <w:b w:val="0"/>
          <w:bCs w:val="0"/>
          <w:i/>
          <w:iCs/>
          <w:noProof/>
          <w:sz w:val="22"/>
          <w:szCs w:val="22"/>
        </w:rPr>
        <w:t>15</w:t>
      </w:r>
      <w:r w:rsidRPr="00287510">
        <w:rPr>
          <w:b w:val="0"/>
          <w:bCs w:val="0"/>
          <w:i/>
          <w:iCs/>
          <w:sz w:val="22"/>
          <w:szCs w:val="22"/>
        </w:rPr>
        <w:fldChar w:fldCharType="end"/>
      </w:r>
      <w:r w:rsidRPr="00287510">
        <w:rPr>
          <w:b w:val="0"/>
          <w:bCs w:val="0"/>
          <w:i/>
          <w:iCs/>
          <w:sz w:val="22"/>
          <w:szCs w:val="22"/>
        </w:rPr>
        <w:t xml:space="preserve">: Distribution of </w:t>
      </w:r>
      <w:r>
        <w:rPr>
          <w:b w:val="0"/>
          <w:bCs w:val="0"/>
          <w:i/>
          <w:iCs/>
          <w:sz w:val="22"/>
          <w:szCs w:val="22"/>
        </w:rPr>
        <w:t xml:space="preserve">six-year net change in </w:t>
      </w:r>
      <w:r w:rsidRPr="00287510">
        <w:rPr>
          <w:b w:val="0"/>
          <w:bCs w:val="0"/>
          <w:i/>
          <w:iCs/>
          <w:sz w:val="22"/>
          <w:szCs w:val="22"/>
        </w:rPr>
        <w:t>actual</w:t>
      </w:r>
      <w:r>
        <w:rPr>
          <w:b w:val="0"/>
          <w:bCs w:val="0"/>
          <w:i/>
          <w:iCs/>
          <w:sz w:val="22"/>
          <w:szCs w:val="22"/>
        </w:rPr>
        <w:t xml:space="preserve"> height from </w:t>
      </w:r>
      <w:r w:rsidRPr="00287510">
        <w:rPr>
          <w:b w:val="0"/>
          <w:bCs w:val="0"/>
          <w:i/>
          <w:iCs/>
          <w:color w:val="000000" w:themeColor="text1"/>
          <w:sz w:val="22"/>
          <w:szCs w:val="22"/>
        </w:rPr>
        <w:t>FIA remeasurement plots with kernel density estimate overlaid on histogram. Red line indicates median actual height increment value</w:t>
      </w:r>
    </w:p>
    <w:p w14:paraId="666AC887" w14:textId="3F8AD71A" w:rsidR="000542A1" w:rsidRDefault="008638FC" w:rsidP="00287510">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7C3A0837" w14:textId="59E94E26" w:rsidR="00BA1401" w:rsidRPr="00A96568" w:rsidRDefault="00BA1401" w:rsidP="00E656CA">
      <w:pPr>
        <w:spacing w:line="360" w:lineRule="auto"/>
        <w:ind w:firstLine="360"/>
      </w:pPr>
      <w:r w:rsidRPr="00BA1401">
        <w:t xml:space="preserve">Linear models reveal mostly significant positive rates of change </w:t>
      </w:r>
      <w:r w:rsidR="0062222A">
        <w:t xml:space="preserve">over time </w:t>
      </w:r>
      <w:r w:rsidRPr="00BA1401">
        <w:t xml:space="preserve">for canopy height </w:t>
      </w:r>
      <w:r w:rsidR="0062222A">
        <w:t xml:space="preserve">captured </w:t>
      </w:r>
      <w:r w:rsidRPr="00BA1401">
        <w:t>by ATL08 (Table 2). Linear models estimate the greatest rate of change for canopy heights over time in Woody Wetlands forest cover (0.5</w:t>
      </w:r>
      <w:r w:rsidR="00D34A82">
        <w:t>2</w:t>
      </w:r>
      <w:r w:rsidRPr="00BA1401">
        <w:t xml:space="preserve"> meters/year), followed by Evergreen Forest (0.4</w:t>
      </w:r>
      <w:r w:rsidR="0062222A">
        <w:t>2</w:t>
      </w:r>
      <w:r w:rsidRPr="00BA1401">
        <w:t xml:space="preserve"> meters/year), Mixed Forest (0.3</w:t>
      </w:r>
      <w:r w:rsidR="00D34A82">
        <w:t>7</w:t>
      </w:r>
      <w:r w:rsidRPr="00BA1401">
        <w:t xml:space="preserve"> meters/year), and finally Deciduous Forest (0.</w:t>
      </w:r>
      <w:r w:rsidR="00D34A82">
        <w:t>36</w:t>
      </w:r>
      <w:r w:rsidRPr="00BA1401">
        <w:t xml:space="preserve"> meters/year). Disturbed forests show a slightly higher rate of change (0.5</w:t>
      </w:r>
      <w:r w:rsidR="00D34A82">
        <w:t>4</w:t>
      </w:r>
      <w:r w:rsidRPr="00BA1401">
        <w:t xml:space="preserve"> meters/year) than forests that had not experienced disturbance (0.4</w:t>
      </w:r>
      <w:r w:rsidR="0062222A">
        <w:t>9</w:t>
      </w:r>
      <w:r w:rsidRPr="00BA1401">
        <w:t xml:space="preserve"> meters/year). Rates of change did not increase in tandem with time since disturbance, but showed an almost parabolic trend. The 3-10 years since disturbance age group showed a rate of change of 0.6</w:t>
      </w:r>
      <w:r w:rsidR="0062222A">
        <w:t>3</w:t>
      </w:r>
      <w:r w:rsidRPr="00BA1401">
        <w:t xml:space="preserve"> meters/year, 10-20 years showed a rate change of 0.3</w:t>
      </w:r>
      <w:r w:rsidR="00D34A82">
        <w:t>7</w:t>
      </w:r>
      <w:r w:rsidRPr="00BA1401">
        <w:t xml:space="preserve"> meters/year, 20-30 years had a rate of 0.2</w:t>
      </w:r>
      <w:r w:rsidR="00D34A82">
        <w:t>5</w:t>
      </w:r>
      <w:r w:rsidRPr="00BA1401">
        <w:t xml:space="preserve"> meters/year, and the </w:t>
      </w:r>
      <w:r w:rsidRPr="00A96568">
        <w:t>30+ years group had a rate of 0.5</w:t>
      </w:r>
      <w:r w:rsidR="00D34A82">
        <w:t>5</w:t>
      </w:r>
      <w:r w:rsidRPr="00A96568">
        <w:t xml:space="preserve"> meters/year. All factors except deciduous forest</w:t>
      </w:r>
      <w:r w:rsidR="00D34A82">
        <w:t xml:space="preserve"> </w:t>
      </w:r>
      <w:r w:rsidRPr="00A96568">
        <w:t>and 20-30 years since disturbance showed statistically significant (p &lt; 0.05) rates of change for canopy height over time.</w:t>
      </w:r>
    </w:p>
    <w:p w14:paraId="14332124" w14:textId="23055671" w:rsidR="00E656CA" w:rsidRPr="00E656CA" w:rsidRDefault="00E656CA" w:rsidP="00E656CA">
      <w:pPr>
        <w:pStyle w:val="Caption"/>
        <w:keepNext/>
        <w:spacing w:line="360" w:lineRule="auto"/>
        <w:rPr>
          <w:b w:val="0"/>
          <w:bCs w:val="0"/>
          <w:i/>
          <w:iCs/>
          <w:sz w:val="22"/>
          <w:szCs w:val="22"/>
        </w:rPr>
      </w:pPr>
      <w:r w:rsidRPr="00E656CA">
        <w:rPr>
          <w:b w:val="0"/>
          <w:bCs w:val="0"/>
          <w:i/>
          <w:iCs/>
          <w:sz w:val="22"/>
          <w:szCs w:val="22"/>
        </w:rPr>
        <w:t xml:space="preserve">Table </w:t>
      </w:r>
      <w:r w:rsidRPr="00E656CA">
        <w:rPr>
          <w:b w:val="0"/>
          <w:bCs w:val="0"/>
          <w:i/>
          <w:iCs/>
          <w:sz w:val="22"/>
          <w:szCs w:val="22"/>
        </w:rPr>
        <w:fldChar w:fldCharType="begin"/>
      </w:r>
      <w:r w:rsidRPr="00E656CA">
        <w:rPr>
          <w:b w:val="0"/>
          <w:bCs w:val="0"/>
          <w:i/>
          <w:iCs/>
          <w:sz w:val="22"/>
          <w:szCs w:val="22"/>
        </w:rPr>
        <w:instrText xml:space="preserve"> SEQ Table \* ARABIC </w:instrText>
      </w:r>
      <w:r w:rsidRPr="00E656CA">
        <w:rPr>
          <w:b w:val="0"/>
          <w:bCs w:val="0"/>
          <w:i/>
          <w:iCs/>
          <w:sz w:val="22"/>
          <w:szCs w:val="22"/>
        </w:rPr>
        <w:fldChar w:fldCharType="separate"/>
      </w:r>
      <w:r w:rsidR="00A92D02">
        <w:rPr>
          <w:b w:val="0"/>
          <w:bCs w:val="0"/>
          <w:i/>
          <w:iCs/>
          <w:noProof/>
          <w:sz w:val="22"/>
          <w:szCs w:val="22"/>
        </w:rPr>
        <w:t>2</w:t>
      </w:r>
      <w:r w:rsidRPr="00E656CA">
        <w:rPr>
          <w:b w:val="0"/>
          <w:bCs w:val="0"/>
          <w:i/>
          <w:iCs/>
          <w:sz w:val="22"/>
          <w:szCs w:val="22"/>
        </w:rPr>
        <w:fldChar w:fldCharType="end"/>
      </w:r>
      <w:r>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3A1241" w:rsidRPr="00A96568" w14:paraId="33272E0C" w14:textId="77777777" w:rsidTr="00B71A79">
        <w:tc>
          <w:tcPr>
            <w:tcW w:w="2661" w:type="dxa"/>
            <w:shd w:val="clear" w:color="auto" w:fill="D9D9D9" w:themeFill="background1" w:themeFillShade="D9"/>
          </w:tcPr>
          <w:p w14:paraId="259ECA9F" w14:textId="3F62677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Factor</w:t>
            </w:r>
          </w:p>
        </w:tc>
        <w:tc>
          <w:tcPr>
            <w:tcW w:w="1924" w:type="dxa"/>
            <w:shd w:val="clear" w:color="auto" w:fill="D9D9D9" w:themeFill="background1" w:themeFillShade="D9"/>
          </w:tcPr>
          <w:p w14:paraId="57D00E1A" w14:textId="3D2904F8"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Level</w:t>
            </w:r>
          </w:p>
        </w:tc>
        <w:tc>
          <w:tcPr>
            <w:tcW w:w="1350" w:type="dxa"/>
            <w:shd w:val="clear" w:color="auto" w:fill="D9D9D9" w:themeFill="background1" w:themeFillShade="D9"/>
          </w:tcPr>
          <w:p w14:paraId="63B9DB34" w14:textId="47C758B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Sample Size</w:t>
            </w:r>
          </w:p>
        </w:tc>
        <w:tc>
          <w:tcPr>
            <w:tcW w:w="1170" w:type="dxa"/>
            <w:shd w:val="clear" w:color="auto" w:fill="D9D9D9" w:themeFill="background1" w:themeFillShade="D9"/>
          </w:tcPr>
          <w:p w14:paraId="6C1B38F9" w14:textId="7F7450A4"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Intercept</w:t>
            </w:r>
          </w:p>
        </w:tc>
        <w:tc>
          <w:tcPr>
            <w:tcW w:w="1525" w:type="dxa"/>
            <w:shd w:val="clear" w:color="auto" w:fill="D9D9D9" w:themeFill="background1" w:themeFillShade="D9"/>
          </w:tcPr>
          <w:p w14:paraId="6B65958D" w14:textId="723B9D1F"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Slope</w:t>
            </w:r>
          </w:p>
        </w:tc>
      </w:tr>
      <w:tr w:rsidR="00CC1FBB" w:rsidRPr="00A96568" w14:paraId="0D63A3A5" w14:textId="77777777" w:rsidTr="00B71A79">
        <w:tc>
          <w:tcPr>
            <w:tcW w:w="2661" w:type="dxa"/>
          </w:tcPr>
          <w:p w14:paraId="011E4486" w14:textId="4ECD533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lastRenderedPageBreak/>
              <w:t>Forest Cover Type</w:t>
            </w:r>
          </w:p>
        </w:tc>
        <w:tc>
          <w:tcPr>
            <w:tcW w:w="1924" w:type="dxa"/>
          </w:tcPr>
          <w:p w14:paraId="01378B12" w14:textId="34BAF51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Deciduous Forest</w:t>
            </w:r>
          </w:p>
        </w:tc>
        <w:tc>
          <w:tcPr>
            <w:tcW w:w="1350" w:type="dxa"/>
          </w:tcPr>
          <w:p w14:paraId="4ADEE278" w14:textId="3525D5B4"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1362</w:t>
            </w:r>
          </w:p>
        </w:tc>
        <w:tc>
          <w:tcPr>
            <w:tcW w:w="1170" w:type="dxa"/>
          </w:tcPr>
          <w:p w14:paraId="63A2EC05" w14:textId="58C21D7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24.78</w:t>
            </w:r>
          </w:p>
        </w:tc>
        <w:tc>
          <w:tcPr>
            <w:tcW w:w="1525" w:type="dxa"/>
          </w:tcPr>
          <w:p w14:paraId="7C4565E9" w14:textId="2C4C35E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bCs/>
                <w:iCs/>
                <w:sz w:val="22"/>
                <w:szCs w:val="22"/>
              </w:rPr>
              <w:t>0.36</w:t>
            </w:r>
          </w:p>
        </w:tc>
      </w:tr>
      <w:tr w:rsidR="00CC1FBB" w:rsidRPr="00A96568" w14:paraId="15BEE369" w14:textId="77777777" w:rsidTr="00B71A79">
        <w:tc>
          <w:tcPr>
            <w:tcW w:w="2661" w:type="dxa"/>
          </w:tcPr>
          <w:p w14:paraId="42899821" w14:textId="1AE8E9F5"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39E03C1" w14:textId="37A26DD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Evergreen Forest</w:t>
            </w:r>
          </w:p>
        </w:tc>
        <w:tc>
          <w:tcPr>
            <w:tcW w:w="1350" w:type="dxa"/>
          </w:tcPr>
          <w:p w14:paraId="5002CDD1" w14:textId="07843D9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19709</w:t>
            </w:r>
          </w:p>
        </w:tc>
        <w:tc>
          <w:tcPr>
            <w:tcW w:w="1170" w:type="dxa"/>
          </w:tcPr>
          <w:p w14:paraId="169EA870" w14:textId="24907B4E"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19.9</w:t>
            </w:r>
            <w:r w:rsidR="00623B53">
              <w:rPr>
                <w:rFonts w:ascii="Times New Roman" w:hAnsi="Times New Roman"/>
                <w:b/>
                <w:bCs/>
                <w:i/>
                <w:iCs/>
                <w:sz w:val="22"/>
                <w:szCs w:val="22"/>
              </w:rPr>
              <w:t>2</w:t>
            </w:r>
          </w:p>
        </w:tc>
        <w:tc>
          <w:tcPr>
            <w:tcW w:w="1525" w:type="dxa"/>
          </w:tcPr>
          <w:p w14:paraId="5FB09E89" w14:textId="39244E46"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2</w:t>
            </w:r>
          </w:p>
        </w:tc>
      </w:tr>
      <w:tr w:rsidR="00CC1FBB" w:rsidRPr="00A96568" w14:paraId="30C77F87" w14:textId="77777777" w:rsidTr="00B71A79">
        <w:tc>
          <w:tcPr>
            <w:tcW w:w="2661" w:type="dxa"/>
          </w:tcPr>
          <w:p w14:paraId="5726ED5D" w14:textId="04CC07F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0B6CE7CC" w14:textId="14CC71F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Mixed Forest</w:t>
            </w:r>
          </w:p>
        </w:tc>
        <w:tc>
          <w:tcPr>
            <w:tcW w:w="1350" w:type="dxa"/>
          </w:tcPr>
          <w:p w14:paraId="6C053CDF" w14:textId="773BDCF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5773</w:t>
            </w:r>
          </w:p>
        </w:tc>
        <w:tc>
          <w:tcPr>
            <w:tcW w:w="1170" w:type="dxa"/>
          </w:tcPr>
          <w:p w14:paraId="1FFD26F5" w14:textId="4D95A5FC"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24.18</w:t>
            </w:r>
          </w:p>
        </w:tc>
        <w:tc>
          <w:tcPr>
            <w:tcW w:w="1525" w:type="dxa"/>
          </w:tcPr>
          <w:p w14:paraId="4DCC46DE" w14:textId="5CB03D56"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7D6075BA" w14:textId="77777777" w:rsidTr="00B71A79">
        <w:tc>
          <w:tcPr>
            <w:tcW w:w="2661" w:type="dxa"/>
          </w:tcPr>
          <w:p w14:paraId="70741F74" w14:textId="1E416B4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1E794EF" w14:textId="7B3578B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Woody Wetlands</w:t>
            </w:r>
          </w:p>
        </w:tc>
        <w:tc>
          <w:tcPr>
            <w:tcW w:w="1350" w:type="dxa"/>
          </w:tcPr>
          <w:p w14:paraId="1C496EF7" w14:textId="4E97D28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27061</w:t>
            </w:r>
          </w:p>
        </w:tc>
        <w:tc>
          <w:tcPr>
            <w:tcW w:w="1170" w:type="dxa"/>
          </w:tcPr>
          <w:p w14:paraId="4832C0EA" w14:textId="6F4725B3"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20.38</w:t>
            </w:r>
          </w:p>
        </w:tc>
        <w:tc>
          <w:tcPr>
            <w:tcW w:w="1525" w:type="dxa"/>
          </w:tcPr>
          <w:p w14:paraId="5E1F99E9" w14:textId="63114F01"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0.52</w:t>
            </w:r>
          </w:p>
        </w:tc>
      </w:tr>
      <w:tr w:rsidR="00CC1FBB" w:rsidRPr="00A96568" w14:paraId="3A21F0FE" w14:textId="77777777" w:rsidTr="00B71A79">
        <w:tc>
          <w:tcPr>
            <w:tcW w:w="2661" w:type="dxa"/>
          </w:tcPr>
          <w:p w14:paraId="78916AF6" w14:textId="4D6470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7DC14C16" w14:textId="2147558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Yes</w:t>
            </w:r>
          </w:p>
        </w:tc>
        <w:tc>
          <w:tcPr>
            <w:tcW w:w="1350" w:type="dxa"/>
          </w:tcPr>
          <w:p w14:paraId="7B90D768" w14:textId="317482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30029</w:t>
            </w:r>
          </w:p>
        </w:tc>
        <w:tc>
          <w:tcPr>
            <w:tcW w:w="1170" w:type="dxa"/>
          </w:tcPr>
          <w:p w14:paraId="7EA4B4E0" w14:textId="4BA5ED48"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18.6</w:t>
            </w:r>
            <w:r w:rsidR="00623B53">
              <w:rPr>
                <w:rFonts w:ascii="Times New Roman" w:hAnsi="Times New Roman"/>
                <w:b/>
                <w:bCs/>
                <w:i/>
                <w:iCs/>
                <w:sz w:val="22"/>
                <w:szCs w:val="22"/>
              </w:rPr>
              <w:t>5</w:t>
            </w:r>
          </w:p>
        </w:tc>
        <w:tc>
          <w:tcPr>
            <w:tcW w:w="1525" w:type="dxa"/>
          </w:tcPr>
          <w:p w14:paraId="0FBBFE92" w14:textId="21A7D7D7"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0.54</w:t>
            </w:r>
          </w:p>
        </w:tc>
      </w:tr>
      <w:tr w:rsidR="00CC1FBB" w:rsidRPr="00A96568" w14:paraId="4D91CD9F" w14:textId="77777777" w:rsidTr="00B71A79">
        <w:tc>
          <w:tcPr>
            <w:tcW w:w="2661" w:type="dxa"/>
          </w:tcPr>
          <w:p w14:paraId="432724D4" w14:textId="48A9616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4FBCA9B6" w14:textId="250A973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No</w:t>
            </w:r>
          </w:p>
        </w:tc>
        <w:tc>
          <w:tcPr>
            <w:tcW w:w="1350" w:type="dxa"/>
          </w:tcPr>
          <w:p w14:paraId="13C79D03" w14:textId="5DB598B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23876</w:t>
            </w:r>
          </w:p>
        </w:tc>
        <w:tc>
          <w:tcPr>
            <w:tcW w:w="1170" w:type="dxa"/>
          </w:tcPr>
          <w:p w14:paraId="6BDF3329" w14:textId="49592FE6"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24.4</w:t>
            </w:r>
            <w:r w:rsidR="00623B53">
              <w:rPr>
                <w:rFonts w:ascii="Times New Roman" w:hAnsi="Times New Roman"/>
                <w:b/>
                <w:bCs/>
                <w:i/>
                <w:iCs/>
                <w:sz w:val="22"/>
                <w:szCs w:val="22"/>
              </w:rPr>
              <w:t>7</w:t>
            </w:r>
          </w:p>
        </w:tc>
        <w:tc>
          <w:tcPr>
            <w:tcW w:w="1525" w:type="dxa"/>
          </w:tcPr>
          <w:p w14:paraId="6CBA9923" w14:textId="010588A0"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9</w:t>
            </w:r>
          </w:p>
        </w:tc>
      </w:tr>
      <w:tr w:rsidR="00CC1FBB" w:rsidRPr="00A96568" w14:paraId="72CCEA92" w14:textId="77777777" w:rsidTr="00B71A79">
        <w:tc>
          <w:tcPr>
            <w:tcW w:w="2661" w:type="dxa"/>
          </w:tcPr>
          <w:p w14:paraId="6D8A3AFB" w14:textId="2257066C"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B059070" w14:textId="7F9E2BF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&lt;10 Years</w:t>
            </w:r>
          </w:p>
        </w:tc>
        <w:tc>
          <w:tcPr>
            <w:tcW w:w="1350" w:type="dxa"/>
          </w:tcPr>
          <w:p w14:paraId="4F831033" w14:textId="1AB122B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7846</w:t>
            </w:r>
          </w:p>
        </w:tc>
        <w:tc>
          <w:tcPr>
            <w:tcW w:w="1170" w:type="dxa"/>
          </w:tcPr>
          <w:p w14:paraId="72114393" w14:textId="450F792B"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14.2</w:t>
            </w:r>
            <w:r w:rsidR="00623B53">
              <w:rPr>
                <w:rFonts w:ascii="Times New Roman" w:hAnsi="Times New Roman"/>
                <w:b/>
                <w:bCs/>
                <w:i/>
                <w:iCs/>
                <w:sz w:val="22"/>
                <w:szCs w:val="22"/>
              </w:rPr>
              <w:t>5</w:t>
            </w:r>
          </w:p>
        </w:tc>
        <w:tc>
          <w:tcPr>
            <w:tcW w:w="1525" w:type="dxa"/>
          </w:tcPr>
          <w:p w14:paraId="1B5A5072" w14:textId="28AE09B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0.6</w:t>
            </w:r>
            <w:r w:rsidR="00623B53">
              <w:rPr>
                <w:rFonts w:ascii="Times New Roman" w:hAnsi="Times New Roman"/>
                <w:b/>
                <w:bCs/>
                <w:i/>
                <w:iCs/>
                <w:sz w:val="22"/>
                <w:szCs w:val="22"/>
              </w:rPr>
              <w:t>3</w:t>
            </w:r>
          </w:p>
        </w:tc>
      </w:tr>
      <w:tr w:rsidR="00CC1FBB" w:rsidRPr="00A96568" w14:paraId="34E449B4" w14:textId="77777777" w:rsidTr="00B71A79">
        <w:tc>
          <w:tcPr>
            <w:tcW w:w="2661" w:type="dxa"/>
          </w:tcPr>
          <w:p w14:paraId="3A4FD5FB" w14:textId="720A38B6"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23D0CA3D" w14:textId="0D2E9A2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10-20 Years</w:t>
            </w:r>
          </w:p>
        </w:tc>
        <w:tc>
          <w:tcPr>
            <w:tcW w:w="1350" w:type="dxa"/>
          </w:tcPr>
          <w:p w14:paraId="1BEB47A6" w14:textId="188D85B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10009</w:t>
            </w:r>
          </w:p>
        </w:tc>
        <w:tc>
          <w:tcPr>
            <w:tcW w:w="1170" w:type="dxa"/>
          </w:tcPr>
          <w:p w14:paraId="2C287BB4" w14:textId="3A8805E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15.8</w:t>
            </w:r>
            <w:r w:rsidR="00623B53">
              <w:rPr>
                <w:rFonts w:ascii="Times New Roman" w:hAnsi="Times New Roman"/>
                <w:b/>
                <w:bCs/>
                <w:i/>
                <w:iCs/>
                <w:sz w:val="22"/>
                <w:szCs w:val="22"/>
              </w:rPr>
              <w:t>5</w:t>
            </w:r>
          </w:p>
        </w:tc>
        <w:tc>
          <w:tcPr>
            <w:tcW w:w="1525" w:type="dxa"/>
          </w:tcPr>
          <w:p w14:paraId="281E7E69" w14:textId="733572D0"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2B019E52" w14:textId="77777777" w:rsidTr="00B71A79">
        <w:tc>
          <w:tcPr>
            <w:tcW w:w="2661" w:type="dxa"/>
          </w:tcPr>
          <w:p w14:paraId="34EC43C6" w14:textId="4FDB88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6F0E469" w14:textId="341B1B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20-30 Years</w:t>
            </w:r>
          </w:p>
        </w:tc>
        <w:tc>
          <w:tcPr>
            <w:tcW w:w="1350" w:type="dxa"/>
          </w:tcPr>
          <w:p w14:paraId="4277760C" w14:textId="084FC96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8405</w:t>
            </w:r>
          </w:p>
        </w:tc>
        <w:tc>
          <w:tcPr>
            <w:tcW w:w="1170" w:type="dxa"/>
          </w:tcPr>
          <w:p w14:paraId="7BF88565" w14:textId="3406C2F0"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20.88</w:t>
            </w:r>
          </w:p>
        </w:tc>
        <w:tc>
          <w:tcPr>
            <w:tcW w:w="1525" w:type="dxa"/>
          </w:tcPr>
          <w:p w14:paraId="08226822" w14:textId="521C01B1"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0.25</w:t>
            </w:r>
          </w:p>
        </w:tc>
      </w:tr>
      <w:tr w:rsidR="00CC1FBB" w:rsidRPr="00A96568" w14:paraId="3A5575F2" w14:textId="77777777" w:rsidTr="00B71A79">
        <w:tc>
          <w:tcPr>
            <w:tcW w:w="2661" w:type="dxa"/>
          </w:tcPr>
          <w:p w14:paraId="78236B94" w14:textId="0EF141B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01E30B06" w14:textId="5873C12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 Years</w:t>
            </w:r>
          </w:p>
        </w:tc>
        <w:tc>
          <w:tcPr>
            <w:tcW w:w="1350" w:type="dxa"/>
          </w:tcPr>
          <w:p w14:paraId="7E2A9B33" w14:textId="77ED201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3768</w:t>
            </w:r>
          </w:p>
        </w:tc>
        <w:tc>
          <w:tcPr>
            <w:tcW w:w="1170" w:type="dxa"/>
          </w:tcPr>
          <w:p w14:paraId="4390F24F" w14:textId="3D4725E9"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23.04</w:t>
            </w:r>
          </w:p>
        </w:tc>
        <w:tc>
          <w:tcPr>
            <w:tcW w:w="1525" w:type="dxa"/>
          </w:tcPr>
          <w:p w14:paraId="2AAC9824" w14:textId="63030A4A"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0.55</w:t>
            </w:r>
          </w:p>
        </w:tc>
      </w:tr>
    </w:tbl>
    <w:p w14:paraId="55BB8582" w14:textId="1C34FAA4" w:rsidR="00E656CA" w:rsidRPr="00E656CA" w:rsidRDefault="00BA1401" w:rsidP="0062222A">
      <w:pPr>
        <w:spacing w:line="360" w:lineRule="auto"/>
        <w:ind w:firstLine="720"/>
        <w:rPr>
          <w:b/>
          <w:bCs/>
          <w:i/>
          <w:iCs/>
          <w:sz w:val="22"/>
          <w:szCs w:val="22"/>
        </w:rPr>
      </w:pPr>
      <w:r w:rsidRPr="00A96568">
        <w:t>Table 3 shows the results of the two-sample t-tests</w:t>
      </w:r>
      <w:r w:rsidR="0062222A">
        <w:t xml:space="preserve">, in which all factors </w:t>
      </w:r>
      <w:r w:rsidRPr="00A96568">
        <w:t>demonstrate</w:t>
      </w:r>
      <w:r w:rsidR="0062222A">
        <w:t xml:space="preserve"> </w:t>
      </w:r>
      <w:r w:rsidRPr="00A96568">
        <w:t xml:space="preserve">significant net change </w:t>
      </w:r>
      <w:r w:rsidR="0062222A">
        <w:t xml:space="preserve">between </w:t>
      </w:r>
      <w:r w:rsidR="0062222A" w:rsidRPr="00A96568">
        <w:t>the first (2019) and last (2024) year of ATL08 data</w:t>
      </w:r>
      <w:r w:rsidRPr="00A96568">
        <w:t>. In addition, all factors had a lower mean canopy height in the first year than mean canopy height in the last year, as indicated by positive mean difference values. Cohen’s d effect sizes are in the small to medium range, from 0.2</w:t>
      </w:r>
      <w:r w:rsidR="00D34A82">
        <w:t>8</w:t>
      </w:r>
      <w:r w:rsidRPr="00A96568">
        <w:t xml:space="preserve"> in Mixed Forests to medium 0.6</w:t>
      </w:r>
      <w:r w:rsidR="0062222A">
        <w:t>3</w:t>
      </w:r>
      <w:r w:rsidRPr="00A96568">
        <w:t xml:space="preserve"> in forests with </w:t>
      </w:r>
      <w:r w:rsidR="0062222A">
        <w:t xml:space="preserve">20-30 </w:t>
      </w:r>
      <w:r w:rsidRPr="00A96568">
        <w:t>Years Since Disturbance.</w:t>
      </w:r>
      <w:r w:rsidR="0062222A">
        <w:t xml:space="preserve"> Deciduous forests showed the net change, with a 4.81 mean difference between 2019 and 2024 canopy heights. However, Deciduous Forests also had the lowest sample size, with only 1362 total segments.</w:t>
      </w:r>
    </w:p>
    <w:p w14:paraId="451B506E" w14:textId="347F1CCD" w:rsidR="0062222A" w:rsidRPr="0062222A" w:rsidRDefault="0062222A" w:rsidP="0062222A">
      <w:pPr>
        <w:pStyle w:val="Caption"/>
        <w:keepNext/>
        <w:spacing w:line="360" w:lineRule="auto"/>
        <w:rPr>
          <w:b w:val="0"/>
          <w:bCs w:val="0"/>
          <w:i/>
          <w:iCs/>
          <w:sz w:val="22"/>
          <w:szCs w:val="22"/>
        </w:rPr>
      </w:pPr>
      <w:r w:rsidRPr="0062222A">
        <w:rPr>
          <w:b w:val="0"/>
          <w:bCs w:val="0"/>
          <w:i/>
          <w:iCs/>
          <w:sz w:val="24"/>
          <w:szCs w:val="24"/>
        </w:rPr>
        <w:t xml:space="preserve">Table </w:t>
      </w:r>
      <w:r w:rsidRPr="0062222A">
        <w:rPr>
          <w:b w:val="0"/>
          <w:bCs w:val="0"/>
          <w:i/>
          <w:iCs/>
          <w:sz w:val="24"/>
          <w:szCs w:val="24"/>
        </w:rPr>
        <w:fldChar w:fldCharType="begin"/>
      </w:r>
      <w:r w:rsidRPr="0062222A">
        <w:rPr>
          <w:b w:val="0"/>
          <w:bCs w:val="0"/>
          <w:i/>
          <w:iCs/>
          <w:sz w:val="24"/>
          <w:szCs w:val="24"/>
        </w:rPr>
        <w:instrText xml:space="preserve"> SEQ Table \* ARABIC </w:instrText>
      </w:r>
      <w:r w:rsidRPr="0062222A">
        <w:rPr>
          <w:b w:val="0"/>
          <w:bCs w:val="0"/>
          <w:i/>
          <w:iCs/>
          <w:sz w:val="24"/>
          <w:szCs w:val="24"/>
        </w:rPr>
        <w:fldChar w:fldCharType="separate"/>
      </w:r>
      <w:r w:rsidR="00A92D02">
        <w:rPr>
          <w:b w:val="0"/>
          <w:bCs w:val="0"/>
          <w:i/>
          <w:iCs/>
          <w:noProof/>
          <w:sz w:val="24"/>
          <w:szCs w:val="24"/>
        </w:rPr>
        <w:t>3</w:t>
      </w:r>
      <w:r w:rsidRPr="0062222A">
        <w:rPr>
          <w:b w:val="0"/>
          <w:bCs w:val="0"/>
          <w:i/>
          <w:iCs/>
          <w:sz w:val="24"/>
          <w:szCs w:val="24"/>
        </w:rPr>
        <w:fldChar w:fldCharType="end"/>
      </w:r>
      <w:r w:rsidRPr="0062222A">
        <w:rPr>
          <w:b w:val="0"/>
          <w:bCs w:val="0"/>
          <w:i/>
          <w:iCs/>
          <w:sz w:val="24"/>
          <w:szCs w:val="24"/>
        </w:rPr>
        <w:t>: Results from two-sample T-test for net change in canopy heights. Bolded and italicized values are statistically significant (p &lt; 0.05).</w:t>
      </w:r>
    </w:p>
    <w:tbl>
      <w:tblPr>
        <w:tblStyle w:val="TableGrid"/>
        <w:tblW w:w="9391" w:type="dxa"/>
        <w:tblLook w:val="04A0" w:firstRow="1" w:lastRow="0" w:firstColumn="1" w:lastColumn="0" w:noHBand="0" w:noVBand="1"/>
      </w:tblPr>
      <w:tblGrid>
        <w:gridCol w:w="2615"/>
        <w:gridCol w:w="2099"/>
        <w:gridCol w:w="1524"/>
        <w:gridCol w:w="1041"/>
        <w:gridCol w:w="632"/>
        <w:gridCol w:w="1480"/>
      </w:tblGrid>
      <w:tr w:rsidR="00456027" w:rsidRPr="00A96568" w14:paraId="0154A995" w14:textId="77777777" w:rsidTr="00D8601B">
        <w:trPr>
          <w:trHeight w:val="407"/>
        </w:trPr>
        <w:tc>
          <w:tcPr>
            <w:tcW w:w="2615" w:type="dxa"/>
            <w:shd w:val="clear" w:color="auto" w:fill="D9D9D9" w:themeFill="background1" w:themeFillShade="D9"/>
          </w:tcPr>
          <w:p w14:paraId="0C154065"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Factor</w:t>
            </w:r>
          </w:p>
        </w:tc>
        <w:tc>
          <w:tcPr>
            <w:tcW w:w="2099" w:type="dxa"/>
            <w:shd w:val="clear" w:color="auto" w:fill="D9D9D9" w:themeFill="background1" w:themeFillShade="D9"/>
          </w:tcPr>
          <w:p w14:paraId="2654289A"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Level</w:t>
            </w:r>
          </w:p>
        </w:tc>
        <w:tc>
          <w:tcPr>
            <w:tcW w:w="1524" w:type="dxa"/>
            <w:shd w:val="clear" w:color="auto" w:fill="D9D9D9" w:themeFill="background1" w:themeFillShade="D9"/>
          </w:tcPr>
          <w:p w14:paraId="05A6617C"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Sample Size</w:t>
            </w:r>
          </w:p>
        </w:tc>
        <w:tc>
          <w:tcPr>
            <w:tcW w:w="1041" w:type="dxa"/>
            <w:shd w:val="clear" w:color="auto" w:fill="D9D9D9" w:themeFill="background1" w:themeFillShade="D9"/>
          </w:tcPr>
          <w:p w14:paraId="5AF674BD" w14:textId="7AABCAC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T</w:t>
            </w:r>
          </w:p>
        </w:tc>
        <w:tc>
          <w:tcPr>
            <w:tcW w:w="632" w:type="dxa"/>
            <w:shd w:val="clear" w:color="auto" w:fill="D9D9D9" w:themeFill="background1" w:themeFillShade="D9"/>
          </w:tcPr>
          <w:p w14:paraId="5A60D8C9" w14:textId="43DD377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D</w:t>
            </w:r>
          </w:p>
        </w:tc>
        <w:tc>
          <w:tcPr>
            <w:tcW w:w="1480" w:type="dxa"/>
            <w:shd w:val="clear" w:color="auto" w:fill="D9D9D9" w:themeFill="background1" w:themeFillShade="D9"/>
          </w:tcPr>
          <w:p w14:paraId="3BE95452" w14:textId="68146EB9"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Mean Diff</w:t>
            </w:r>
          </w:p>
        </w:tc>
      </w:tr>
      <w:tr w:rsidR="00456027" w:rsidRPr="00A96568" w14:paraId="7B299D29" w14:textId="77777777" w:rsidTr="00D8601B">
        <w:trPr>
          <w:trHeight w:val="419"/>
        </w:trPr>
        <w:tc>
          <w:tcPr>
            <w:tcW w:w="2615" w:type="dxa"/>
          </w:tcPr>
          <w:p w14:paraId="27FA59CD"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4A53C87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Deciduous Forest</w:t>
            </w:r>
          </w:p>
        </w:tc>
        <w:tc>
          <w:tcPr>
            <w:tcW w:w="1524" w:type="dxa"/>
          </w:tcPr>
          <w:p w14:paraId="0B3D7A86" w14:textId="4C002582"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1362</w:t>
            </w:r>
          </w:p>
        </w:tc>
        <w:tc>
          <w:tcPr>
            <w:tcW w:w="1041" w:type="dxa"/>
          </w:tcPr>
          <w:p w14:paraId="50920BD8" w14:textId="48D9E0AF"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423</w:t>
            </w:r>
          </w:p>
        </w:tc>
        <w:tc>
          <w:tcPr>
            <w:tcW w:w="632" w:type="dxa"/>
          </w:tcPr>
          <w:p w14:paraId="7CD88304" w14:textId="06D96FA8"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0.6</w:t>
            </w:r>
            <w:r w:rsidR="00C42A1A">
              <w:rPr>
                <w:rFonts w:ascii="Times New Roman" w:hAnsi="Times New Roman"/>
                <w:b/>
                <w:bCs/>
                <w:i/>
                <w:iCs/>
                <w:sz w:val="22"/>
                <w:szCs w:val="22"/>
              </w:rPr>
              <w:t>6</w:t>
            </w:r>
          </w:p>
        </w:tc>
        <w:tc>
          <w:tcPr>
            <w:tcW w:w="1480" w:type="dxa"/>
          </w:tcPr>
          <w:p w14:paraId="0DDD3AE8" w14:textId="4169D29D"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w:t>
            </w:r>
            <w:r w:rsidR="00C42A1A">
              <w:rPr>
                <w:rFonts w:ascii="Times New Roman" w:hAnsi="Times New Roman"/>
                <w:b/>
                <w:bCs/>
                <w:i/>
                <w:iCs/>
                <w:sz w:val="22"/>
                <w:szCs w:val="22"/>
              </w:rPr>
              <w:t>81</w:t>
            </w:r>
          </w:p>
        </w:tc>
      </w:tr>
      <w:tr w:rsidR="00456027" w:rsidRPr="00A96568" w14:paraId="29385B91" w14:textId="77777777" w:rsidTr="00D8601B">
        <w:trPr>
          <w:trHeight w:val="407"/>
        </w:trPr>
        <w:tc>
          <w:tcPr>
            <w:tcW w:w="2615" w:type="dxa"/>
          </w:tcPr>
          <w:p w14:paraId="067F27A8"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572111F3"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Evergreen Forest</w:t>
            </w:r>
          </w:p>
        </w:tc>
        <w:tc>
          <w:tcPr>
            <w:tcW w:w="1524" w:type="dxa"/>
          </w:tcPr>
          <w:p w14:paraId="2ABA80C7" w14:textId="3CABDBDF"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19709</w:t>
            </w:r>
          </w:p>
        </w:tc>
        <w:tc>
          <w:tcPr>
            <w:tcW w:w="1041" w:type="dxa"/>
          </w:tcPr>
          <w:p w14:paraId="4FEB228A" w14:textId="0188EE1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14773</w:t>
            </w:r>
            <w:r w:rsidR="00C42A1A">
              <w:rPr>
                <w:rFonts w:ascii="Times New Roman" w:hAnsi="Times New Roman"/>
                <w:b/>
                <w:bCs/>
                <w:i/>
                <w:iCs/>
                <w:sz w:val="22"/>
                <w:szCs w:val="22"/>
              </w:rPr>
              <w:t>6</w:t>
            </w:r>
            <w:r w:rsidRPr="00456027">
              <w:rPr>
                <w:rFonts w:ascii="Times New Roman" w:hAnsi="Times New Roman"/>
                <w:b/>
                <w:bCs/>
                <w:i/>
                <w:iCs/>
                <w:sz w:val="22"/>
                <w:szCs w:val="22"/>
              </w:rPr>
              <w:t>.</w:t>
            </w:r>
            <w:r w:rsidR="00C42A1A">
              <w:rPr>
                <w:rFonts w:ascii="Times New Roman" w:hAnsi="Times New Roman"/>
                <w:b/>
                <w:bCs/>
                <w:i/>
                <w:iCs/>
                <w:sz w:val="22"/>
                <w:szCs w:val="22"/>
              </w:rPr>
              <w:t>5</w:t>
            </w:r>
          </w:p>
        </w:tc>
        <w:tc>
          <w:tcPr>
            <w:tcW w:w="632" w:type="dxa"/>
          </w:tcPr>
          <w:p w14:paraId="0D88858B" w14:textId="345C4512"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0.3</w:t>
            </w:r>
            <w:r w:rsidR="00C42A1A">
              <w:rPr>
                <w:rFonts w:ascii="Times New Roman" w:hAnsi="Times New Roman"/>
                <w:b/>
                <w:bCs/>
                <w:i/>
                <w:iCs/>
                <w:sz w:val="22"/>
                <w:szCs w:val="22"/>
              </w:rPr>
              <w:t>2</w:t>
            </w:r>
          </w:p>
        </w:tc>
        <w:tc>
          <w:tcPr>
            <w:tcW w:w="1480" w:type="dxa"/>
          </w:tcPr>
          <w:p w14:paraId="0A98F695" w14:textId="0468EFB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2.11</w:t>
            </w:r>
          </w:p>
        </w:tc>
      </w:tr>
      <w:tr w:rsidR="00456027" w:rsidRPr="00A96568" w14:paraId="5722E9A6" w14:textId="77777777" w:rsidTr="00D8601B">
        <w:trPr>
          <w:trHeight w:val="419"/>
        </w:trPr>
        <w:tc>
          <w:tcPr>
            <w:tcW w:w="2615" w:type="dxa"/>
          </w:tcPr>
          <w:p w14:paraId="721D8E4F"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72E9553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Mixed Forest</w:t>
            </w:r>
          </w:p>
        </w:tc>
        <w:tc>
          <w:tcPr>
            <w:tcW w:w="1524" w:type="dxa"/>
          </w:tcPr>
          <w:p w14:paraId="7C775487" w14:textId="281EC63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5773</w:t>
            </w:r>
          </w:p>
        </w:tc>
        <w:tc>
          <w:tcPr>
            <w:tcW w:w="1041" w:type="dxa"/>
          </w:tcPr>
          <w:p w14:paraId="08F2C3BF" w14:textId="2476D436"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177</w:t>
            </w:r>
            <w:r w:rsidR="00C42A1A">
              <w:rPr>
                <w:rFonts w:ascii="Times New Roman" w:hAnsi="Times New Roman"/>
                <w:b/>
                <w:bCs/>
                <w:i/>
                <w:iCs/>
                <w:sz w:val="22"/>
                <w:szCs w:val="22"/>
              </w:rPr>
              <w:t>45.5</w:t>
            </w:r>
          </w:p>
        </w:tc>
        <w:tc>
          <w:tcPr>
            <w:tcW w:w="632" w:type="dxa"/>
          </w:tcPr>
          <w:p w14:paraId="163BB517" w14:textId="42B8B01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0.28</w:t>
            </w:r>
          </w:p>
        </w:tc>
        <w:tc>
          <w:tcPr>
            <w:tcW w:w="1480" w:type="dxa"/>
          </w:tcPr>
          <w:p w14:paraId="644C1DDF" w14:textId="5976208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w:t>
            </w:r>
            <w:r w:rsidR="00C42A1A">
              <w:rPr>
                <w:rFonts w:ascii="Times New Roman" w:hAnsi="Times New Roman"/>
                <w:b/>
                <w:bCs/>
                <w:i/>
                <w:iCs/>
                <w:sz w:val="22"/>
                <w:szCs w:val="22"/>
              </w:rPr>
              <w:t>48</w:t>
            </w:r>
          </w:p>
        </w:tc>
      </w:tr>
      <w:tr w:rsidR="00456027" w:rsidRPr="00A96568" w14:paraId="7ECEBBE9" w14:textId="77777777" w:rsidTr="00D8601B">
        <w:trPr>
          <w:trHeight w:val="407"/>
        </w:trPr>
        <w:tc>
          <w:tcPr>
            <w:tcW w:w="2615" w:type="dxa"/>
          </w:tcPr>
          <w:p w14:paraId="716A65E2"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19D3947A"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Woody Wetlands</w:t>
            </w:r>
          </w:p>
        </w:tc>
        <w:tc>
          <w:tcPr>
            <w:tcW w:w="1524" w:type="dxa"/>
          </w:tcPr>
          <w:p w14:paraId="64F3CC15" w14:textId="3FA6FB68"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27061</w:t>
            </w:r>
          </w:p>
        </w:tc>
        <w:tc>
          <w:tcPr>
            <w:tcW w:w="1041" w:type="dxa"/>
          </w:tcPr>
          <w:p w14:paraId="77E93192" w14:textId="2AE04E8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1576</w:t>
            </w:r>
            <w:r w:rsidR="00C42A1A">
              <w:rPr>
                <w:rFonts w:ascii="Times New Roman" w:hAnsi="Times New Roman"/>
                <w:b/>
                <w:bCs/>
                <w:i/>
                <w:iCs/>
                <w:sz w:val="22"/>
                <w:szCs w:val="22"/>
              </w:rPr>
              <w:t>42</w:t>
            </w:r>
          </w:p>
        </w:tc>
        <w:tc>
          <w:tcPr>
            <w:tcW w:w="632" w:type="dxa"/>
          </w:tcPr>
          <w:p w14:paraId="68E2385E" w14:textId="64AD6C2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0.46</w:t>
            </w:r>
          </w:p>
        </w:tc>
        <w:tc>
          <w:tcPr>
            <w:tcW w:w="1480" w:type="dxa"/>
          </w:tcPr>
          <w:p w14:paraId="481F961D" w14:textId="45EF1DC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3.2</w:t>
            </w:r>
            <w:r w:rsidR="00C42A1A">
              <w:rPr>
                <w:rFonts w:ascii="Times New Roman" w:hAnsi="Times New Roman"/>
                <w:b/>
                <w:bCs/>
                <w:i/>
                <w:iCs/>
                <w:sz w:val="22"/>
                <w:szCs w:val="22"/>
              </w:rPr>
              <w:t>7</w:t>
            </w:r>
          </w:p>
        </w:tc>
      </w:tr>
      <w:tr w:rsidR="00456027" w:rsidRPr="00A96568" w14:paraId="29ABD969" w14:textId="77777777" w:rsidTr="00D8601B">
        <w:trPr>
          <w:trHeight w:val="407"/>
        </w:trPr>
        <w:tc>
          <w:tcPr>
            <w:tcW w:w="2615" w:type="dxa"/>
          </w:tcPr>
          <w:p w14:paraId="5C0BD0A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4C4F9B6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Yes</w:t>
            </w:r>
          </w:p>
        </w:tc>
        <w:tc>
          <w:tcPr>
            <w:tcW w:w="1524" w:type="dxa"/>
          </w:tcPr>
          <w:p w14:paraId="2509ECB4" w14:textId="04078CF1"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30029</w:t>
            </w:r>
          </w:p>
        </w:tc>
        <w:tc>
          <w:tcPr>
            <w:tcW w:w="1041" w:type="dxa"/>
          </w:tcPr>
          <w:p w14:paraId="08CA7BE7" w14:textId="6D22FC0E"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16</w:t>
            </w:r>
            <w:r w:rsidR="00C42A1A">
              <w:rPr>
                <w:rFonts w:ascii="Times New Roman" w:hAnsi="Times New Roman"/>
                <w:b/>
                <w:bCs/>
                <w:i/>
                <w:iCs/>
                <w:sz w:val="22"/>
                <w:szCs w:val="22"/>
              </w:rPr>
              <w:t>3735</w:t>
            </w:r>
          </w:p>
        </w:tc>
        <w:tc>
          <w:tcPr>
            <w:tcW w:w="632" w:type="dxa"/>
          </w:tcPr>
          <w:p w14:paraId="1E78E0E1" w14:textId="359A1BF5"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0.5</w:t>
            </w:r>
            <w:r w:rsidR="00C42A1A">
              <w:rPr>
                <w:rFonts w:ascii="Times New Roman" w:hAnsi="Times New Roman"/>
                <w:b/>
                <w:bCs/>
                <w:i/>
                <w:iCs/>
                <w:sz w:val="22"/>
                <w:szCs w:val="22"/>
              </w:rPr>
              <w:t>5</w:t>
            </w:r>
          </w:p>
        </w:tc>
        <w:tc>
          <w:tcPr>
            <w:tcW w:w="1480" w:type="dxa"/>
          </w:tcPr>
          <w:p w14:paraId="5AFFFD78" w14:textId="5917EC28"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3.5</w:t>
            </w:r>
            <w:r w:rsidR="00C42A1A">
              <w:rPr>
                <w:rFonts w:ascii="Times New Roman" w:hAnsi="Times New Roman"/>
                <w:b/>
                <w:bCs/>
                <w:i/>
                <w:iCs/>
                <w:sz w:val="22"/>
                <w:szCs w:val="22"/>
              </w:rPr>
              <w:t>2</w:t>
            </w:r>
          </w:p>
        </w:tc>
      </w:tr>
      <w:tr w:rsidR="00D8601B" w:rsidRPr="00A96568" w14:paraId="412C08D7" w14:textId="77777777" w:rsidTr="00D8601B">
        <w:trPr>
          <w:trHeight w:val="419"/>
        </w:trPr>
        <w:tc>
          <w:tcPr>
            <w:tcW w:w="2615" w:type="dxa"/>
          </w:tcPr>
          <w:p w14:paraId="40C04B70"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2C1AEDA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No</w:t>
            </w:r>
          </w:p>
        </w:tc>
        <w:tc>
          <w:tcPr>
            <w:tcW w:w="1524" w:type="dxa"/>
          </w:tcPr>
          <w:p w14:paraId="201C74C4" w14:textId="30B6A9F5"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23876</w:t>
            </w:r>
          </w:p>
        </w:tc>
        <w:tc>
          <w:tcPr>
            <w:tcW w:w="1041" w:type="dxa"/>
          </w:tcPr>
          <w:p w14:paraId="7EB84D27" w14:textId="47FB95DD"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164</w:t>
            </w:r>
            <w:r w:rsidR="00C42A1A">
              <w:rPr>
                <w:rFonts w:ascii="Times New Roman" w:hAnsi="Times New Roman"/>
                <w:b/>
                <w:bCs/>
                <w:i/>
                <w:iCs/>
                <w:sz w:val="22"/>
                <w:szCs w:val="22"/>
              </w:rPr>
              <w:t>337</w:t>
            </w:r>
          </w:p>
        </w:tc>
        <w:tc>
          <w:tcPr>
            <w:tcW w:w="632" w:type="dxa"/>
          </w:tcPr>
          <w:p w14:paraId="299D28D6" w14:textId="28415F62"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0.58</w:t>
            </w:r>
          </w:p>
        </w:tc>
        <w:tc>
          <w:tcPr>
            <w:tcW w:w="1480" w:type="dxa"/>
          </w:tcPr>
          <w:p w14:paraId="7F74DC15" w14:textId="2825C657"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3.8</w:t>
            </w:r>
            <w:r w:rsidR="00C42A1A">
              <w:rPr>
                <w:rFonts w:ascii="Times New Roman" w:hAnsi="Times New Roman"/>
                <w:b/>
                <w:bCs/>
                <w:i/>
                <w:iCs/>
                <w:sz w:val="22"/>
                <w:szCs w:val="22"/>
              </w:rPr>
              <w:t>5</w:t>
            </w:r>
          </w:p>
        </w:tc>
      </w:tr>
      <w:tr w:rsidR="00D8601B" w:rsidRPr="00A96568" w14:paraId="6DF3066A" w14:textId="77777777" w:rsidTr="00D8601B">
        <w:trPr>
          <w:trHeight w:val="407"/>
        </w:trPr>
        <w:tc>
          <w:tcPr>
            <w:tcW w:w="2615" w:type="dxa"/>
          </w:tcPr>
          <w:p w14:paraId="515BF9A5"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0850B1A"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&lt;10 Years</w:t>
            </w:r>
          </w:p>
        </w:tc>
        <w:tc>
          <w:tcPr>
            <w:tcW w:w="1524" w:type="dxa"/>
          </w:tcPr>
          <w:p w14:paraId="1B07CE52" w14:textId="6AA2DC84"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7846</w:t>
            </w:r>
          </w:p>
        </w:tc>
        <w:tc>
          <w:tcPr>
            <w:tcW w:w="1041" w:type="dxa"/>
          </w:tcPr>
          <w:p w14:paraId="1582EC85" w14:textId="29397788"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979</w:t>
            </w:r>
            <w:r w:rsidR="00C42A1A">
              <w:rPr>
                <w:rFonts w:ascii="Times New Roman" w:hAnsi="Times New Roman"/>
                <w:b/>
                <w:bCs/>
                <w:i/>
                <w:iCs/>
                <w:sz w:val="22"/>
                <w:szCs w:val="22"/>
              </w:rPr>
              <w:t>31.5</w:t>
            </w:r>
          </w:p>
        </w:tc>
        <w:tc>
          <w:tcPr>
            <w:tcW w:w="632" w:type="dxa"/>
          </w:tcPr>
          <w:p w14:paraId="2B6644CD" w14:textId="540632B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0.43</w:t>
            </w:r>
          </w:p>
        </w:tc>
        <w:tc>
          <w:tcPr>
            <w:tcW w:w="1480" w:type="dxa"/>
          </w:tcPr>
          <w:p w14:paraId="5AB85DCA" w14:textId="75354AF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w:t>
            </w:r>
            <w:r w:rsidR="00C42A1A">
              <w:rPr>
                <w:rFonts w:ascii="Times New Roman" w:hAnsi="Times New Roman"/>
                <w:b/>
                <w:bCs/>
                <w:i/>
                <w:iCs/>
                <w:sz w:val="22"/>
                <w:szCs w:val="22"/>
              </w:rPr>
              <w:t>9</w:t>
            </w:r>
          </w:p>
        </w:tc>
      </w:tr>
      <w:tr w:rsidR="00D8601B" w:rsidRPr="00A96568" w14:paraId="1F225B94" w14:textId="77777777" w:rsidTr="00D8601B">
        <w:trPr>
          <w:trHeight w:val="419"/>
        </w:trPr>
        <w:tc>
          <w:tcPr>
            <w:tcW w:w="2615" w:type="dxa"/>
          </w:tcPr>
          <w:p w14:paraId="1F4A104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775EA8A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10-20 Years</w:t>
            </w:r>
          </w:p>
        </w:tc>
        <w:tc>
          <w:tcPr>
            <w:tcW w:w="1524" w:type="dxa"/>
          </w:tcPr>
          <w:p w14:paraId="05786E4E" w14:textId="04F29CDB"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10009</w:t>
            </w:r>
          </w:p>
        </w:tc>
        <w:tc>
          <w:tcPr>
            <w:tcW w:w="1041" w:type="dxa"/>
          </w:tcPr>
          <w:p w14:paraId="782C47D3" w14:textId="2E899A2B"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1539</w:t>
            </w:r>
            <w:r w:rsidR="00C42A1A">
              <w:rPr>
                <w:rFonts w:ascii="Times New Roman" w:hAnsi="Times New Roman"/>
                <w:b/>
                <w:bCs/>
                <w:i/>
                <w:iCs/>
                <w:sz w:val="22"/>
                <w:szCs w:val="22"/>
              </w:rPr>
              <w:t>30.5</w:t>
            </w:r>
          </w:p>
        </w:tc>
        <w:tc>
          <w:tcPr>
            <w:tcW w:w="632" w:type="dxa"/>
          </w:tcPr>
          <w:p w14:paraId="3E3B3DB6" w14:textId="2D6DA5C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0.42</w:t>
            </w:r>
          </w:p>
        </w:tc>
        <w:tc>
          <w:tcPr>
            <w:tcW w:w="1480" w:type="dxa"/>
          </w:tcPr>
          <w:p w14:paraId="55CC7146" w14:textId="2338FC46"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2.38</w:t>
            </w:r>
          </w:p>
        </w:tc>
      </w:tr>
      <w:tr w:rsidR="00D8601B" w:rsidRPr="00A96568" w14:paraId="7618D110" w14:textId="77777777" w:rsidTr="00D8601B">
        <w:trPr>
          <w:trHeight w:val="407"/>
        </w:trPr>
        <w:tc>
          <w:tcPr>
            <w:tcW w:w="2615" w:type="dxa"/>
          </w:tcPr>
          <w:p w14:paraId="04200BBE"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C6F3CB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20-30 Years</w:t>
            </w:r>
          </w:p>
        </w:tc>
        <w:tc>
          <w:tcPr>
            <w:tcW w:w="1524" w:type="dxa"/>
          </w:tcPr>
          <w:p w14:paraId="3279C16E" w14:textId="6A783C6C"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8405</w:t>
            </w:r>
          </w:p>
        </w:tc>
        <w:tc>
          <w:tcPr>
            <w:tcW w:w="1041" w:type="dxa"/>
          </w:tcPr>
          <w:p w14:paraId="03FE573B" w14:textId="2F01ACFC"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111</w:t>
            </w:r>
            <w:r w:rsidR="00C42A1A">
              <w:rPr>
                <w:rFonts w:ascii="Times New Roman" w:hAnsi="Times New Roman"/>
                <w:b/>
                <w:bCs/>
                <w:i/>
                <w:iCs/>
                <w:sz w:val="22"/>
                <w:szCs w:val="22"/>
              </w:rPr>
              <w:t>237</w:t>
            </w:r>
          </w:p>
        </w:tc>
        <w:tc>
          <w:tcPr>
            <w:tcW w:w="632" w:type="dxa"/>
          </w:tcPr>
          <w:p w14:paraId="0B1B3776" w14:textId="3567B9A0"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0.63</w:t>
            </w:r>
          </w:p>
        </w:tc>
        <w:tc>
          <w:tcPr>
            <w:tcW w:w="1480" w:type="dxa"/>
          </w:tcPr>
          <w:p w14:paraId="4F6523BC" w14:textId="45186FE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r w:rsidR="00D8601B" w:rsidRPr="00A96568" w14:paraId="58AB799E" w14:textId="77777777" w:rsidTr="00D8601B">
        <w:trPr>
          <w:trHeight w:val="407"/>
        </w:trPr>
        <w:tc>
          <w:tcPr>
            <w:tcW w:w="2615" w:type="dxa"/>
          </w:tcPr>
          <w:p w14:paraId="311956FD"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lastRenderedPageBreak/>
              <w:t>Years Since Disturbance</w:t>
            </w:r>
          </w:p>
        </w:tc>
        <w:tc>
          <w:tcPr>
            <w:tcW w:w="2099" w:type="dxa"/>
          </w:tcPr>
          <w:p w14:paraId="342AEB46"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30+ Years</w:t>
            </w:r>
          </w:p>
        </w:tc>
        <w:tc>
          <w:tcPr>
            <w:tcW w:w="1524" w:type="dxa"/>
          </w:tcPr>
          <w:p w14:paraId="6D909B38" w14:textId="21B2E449"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3768</w:t>
            </w:r>
          </w:p>
        </w:tc>
        <w:tc>
          <w:tcPr>
            <w:tcW w:w="1041" w:type="dxa"/>
          </w:tcPr>
          <w:p w14:paraId="5F9F956C" w14:textId="2474211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64</w:t>
            </w:r>
            <w:r w:rsidR="00C42A1A">
              <w:rPr>
                <w:rFonts w:ascii="Times New Roman" w:hAnsi="Times New Roman"/>
                <w:b/>
                <w:bCs/>
                <w:i/>
                <w:iCs/>
                <w:sz w:val="22"/>
                <w:szCs w:val="22"/>
              </w:rPr>
              <w:t>65</w:t>
            </w:r>
          </w:p>
        </w:tc>
        <w:tc>
          <w:tcPr>
            <w:tcW w:w="632" w:type="dxa"/>
          </w:tcPr>
          <w:p w14:paraId="50E53EEB" w14:textId="46F814E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0.62</w:t>
            </w:r>
          </w:p>
        </w:tc>
        <w:tc>
          <w:tcPr>
            <w:tcW w:w="1480" w:type="dxa"/>
          </w:tcPr>
          <w:p w14:paraId="08344799" w14:textId="1C5996FF"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bl>
    <w:p w14:paraId="0D5FFD76" w14:textId="460E0DA7" w:rsidR="003A1241" w:rsidRDefault="00BA1401" w:rsidP="00E656CA">
      <w:pPr>
        <w:spacing w:line="360" w:lineRule="auto"/>
        <w:ind w:firstLine="360"/>
      </w:pPr>
      <w:r w:rsidRPr="00A96568">
        <w:t xml:space="preserve">The generalized additive models speak to the linearity of canopy height change over time (Table 4). All factors demonstrated a primarily linear relationship of canopy height change, </w:t>
      </w:r>
      <w:r w:rsidR="0062222A">
        <w:t xml:space="preserve">with estimated degrees of freedom of </w:t>
      </w:r>
      <w:r w:rsidRPr="00A96568">
        <w:t>1</w:t>
      </w:r>
      <w:r w:rsidR="0062222A">
        <w:t>.00</w:t>
      </w:r>
      <w:r w:rsidRPr="00A96568">
        <w:t xml:space="preserve">. Insignificant smoothing terms (p &gt; 0.05) for all levels except </w:t>
      </w:r>
      <w:r w:rsidR="00D34A82">
        <w:t xml:space="preserve">forests that had experienced disturbance </w:t>
      </w:r>
      <w:r w:rsidRPr="00A96568">
        <w:t>indicate that the GAM is not capturing a non-linear relationship of canopy height change over time. The intercept estimates indicate that baseline canopy heights are lower in Evergreen</w:t>
      </w:r>
      <w:r w:rsidR="0062222A">
        <w:t xml:space="preserve"> Forests</w:t>
      </w:r>
      <w:r w:rsidRPr="00A96568">
        <w:t xml:space="preserve"> and Woody Wetlands than in Mixed and Deciduous Forests. Additionally, baseline canopy heights are lower in disturbed forests than undisturbed, but increase</w:t>
      </w:r>
      <w:r w:rsidRPr="00BA1401">
        <w:t xml:space="preserve"> with time since disturbance. From the GAM results, land cover type, disturbance presence, and time since disturbance explain 7.</w:t>
      </w:r>
      <w:r w:rsidR="00CD7627">
        <w:t>63</w:t>
      </w:r>
      <w:r w:rsidRPr="00BA1401">
        <w:t>%, 14.</w:t>
      </w:r>
      <w:r w:rsidR="00CD7627">
        <w:t>41</w:t>
      </w:r>
      <w:r w:rsidRPr="00BA1401">
        <w:t>%, and 25.</w:t>
      </w:r>
      <w:r w:rsidR="00CD7627">
        <w:t>27</w:t>
      </w:r>
      <w:r w:rsidRPr="00BA1401">
        <w:t>% of the deviance in canopy height change over time respectively.</w:t>
      </w:r>
    </w:p>
    <w:p w14:paraId="47435372" w14:textId="73D40697"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4</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the Generalized Additive Model for each facto</w:t>
      </w:r>
      <w:r w:rsidR="004E550E">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990"/>
        <w:gridCol w:w="1084"/>
      </w:tblGrid>
      <w:tr w:rsidR="003A1241" w:rsidRPr="00A96568" w14:paraId="19413210" w14:textId="77777777" w:rsidTr="00214907">
        <w:tc>
          <w:tcPr>
            <w:tcW w:w="2661" w:type="dxa"/>
            <w:shd w:val="clear" w:color="auto" w:fill="D9D9D9" w:themeFill="background1" w:themeFillShade="D9"/>
          </w:tcPr>
          <w:p w14:paraId="0C3776FC"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46DC45E3"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0B71F2FB"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990" w:type="dxa"/>
            <w:shd w:val="clear" w:color="auto" w:fill="D9D9D9" w:themeFill="background1" w:themeFillShade="D9"/>
          </w:tcPr>
          <w:p w14:paraId="2D832EAC" w14:textId="3CF6FE40"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080" w:type="dxa"/>
            <w:shd w:val="clear" w:color="auto" w:fill="D9D9D9" w:themeFill="background1" w:themeFillShade="D9"/>
          </w:tcPr>
          <w:p w14:paraId="1CA24BC3" w14:textId="24146F96"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C1FBB" w:rsidRPr="00A96568" w14:paraId="5A555B4D" w14:textId="77777777" w:rsidTr="00214907">
        <w:tc>
          <w:tcPr>
            <w:tcW w:w="2661" w:type="dxa"/>
          </w:tcPr>
          <w:p w14:paraId="752A487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722A96A1"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66E18E81" w14:textId="059AC367"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1362</w:t>
            </w:r>
          </w:p>
        </w:tc>
        <w:tc>
          <w:tcPr>
            <w:tcW w:w="990" w:type="dxa"/>
          </w:tcPr>
          <w:p w14:paraId="7624D9FB" w14:textId="470B1CCB"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7ECB5A55" w14:textId="4DA7042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w:t>
            </w:r>
            <w:r w:rsidR="00C42A1A">
              <w:rPr>
                <w:rFonts w:ascii="Times New Roman" w:hAnsi="Times New Roman"/>
                <w:sz w:val="22"/>
                <w:szCs w:val="22"/>
              </w:rPr>
              <w:t>3.60</w:t>
            </w:r>
          </w:p>
        </w:tc>
      </w:tr>
      <w:tr w:rsidR="00CC1FBB" w:rsidRPr="00A96568" w14:paraId="35550B6D" w14:textId="77777777" w:rsidTr="00214907">
        <w:tc>
          <w:tcPr>
            <w:tcW w:w="2661" w:type="dxa"/>
          </w:tcPr>
          <w:p w14:paraId="179C6C8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6FBF218"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6A83835E" w14:textId="1D46FCE5"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19709</w:t>
            </w:r>
          </w:p>
        </w:tc>
        <w:tc>
          <w:tcPr>
            <w:tcW w:w="990" w:type="dxa"/>
          </w:tcPr>
          <w:p w14:paraId="5253A8A1" w14:textId="7AF4D34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6E790F83" w14:textId="640542C4"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19.14</w:t>
            </w:r>
          </w:p>
        </w:tc>
      </w:tr>
      <w:tr w:rsidR="00CC1FBB" w:rsidRPr="00A96568" w14:paraId="0B28B294" w14:textId="77777777" w:rsidTr="00214907">
        <w:tc>
          <w:tcPr>
            <w:tcW w:w="2661" w:type="dxa"/>
          </w:tcPr>
          <w:p w14:paraId="1AA431B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814CAA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40AFE600" w14:textId="476092B1"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5773</w:t>
            </w:r>
          </w:p>
        </w:tc>
        <w:tc>
          <w:tcPr>
            <w:tcW w:w="990" w:type="dxa"/>
          </w:tcPr>
          <w:p w14:paraId="37176CB6" w14:textId="6AD661EF"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8B24C60" w14:textId="522C265C"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23.88</w:t>
            </w:r>
          </w:p>
        </w:tc>
      </w:tr>
      <w:tr w:rsidR="00CC1FBB" w:rsidRPr="00A96568" w14:paraId="25B5D380" w14:textId="77777777" w:rsidTr="00214907">
        <w:tc>
          <w:tcPr>
            <w:tcW w:w="2661" w:type="dxa"/>
          </w:tcPr>
          <w:p w14:paraId="335797F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26E453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1B61F7F8" w14:textId="5EE85E4D"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27061</w:t>
            </w:r>
          </w:p>
        </w:tc>
        <w:tc>
          <w:tcPr>
            <w:tcW w:w="990" w:type="dxa"/>
          </w:tcPr>
          <w:p w14:paraId="1872A649" w14:textId="5ED52AB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0161F30C" w14:textId="22DF5638" w:rsidR="00CC1FBB" w:rsidRPr="00481E6A" w:rsidRDefault="003520C1" w:rsidP="00CC1FBB">
            <w:pPr>
              <w:spacing w:line="360" w:lineRule="auto"/>
              <w:rPr>
                <w:rFonts w:ascii="Times New Roman" w:hAnsi="Times New Roman"/>
                <w:sz w:val="22"/>
                <w:szCs w:val="22"/>
              </w:rPr>
            </w:pPr>
            <w:r>
              <w:rPr>
                <w:rFonts w:ascii="Times New Roman" w:hAnsi="Times New Roman"/>
                <w:sz w:val="22"/>
                <w:szCs w:val="22"/>
              </w:rPr>
              <w:t>19.62</w:t>
            </w:r>
          </w:p>
        </w:tc>
      </w:tr>
      <w:tr w:rsidR="00CC1FBB" w:rsidRPr="00A96568" w14:paraId="59CD2849" w14:textId="77777777" w:rsidTr="00214907">
        <w:tc>
          <w:tcPr>
            <w:tcW w:w="2661" w:type="dxa"/>
          </w:tcPr>
          <w:p w14:paraId="4B7F9B8F"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97F9BE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2F8D7C29" w14:textId="13768D30" w:rsidR="00CC1FBB" w:rsidRPr="0062222A" w:rsidRDefault="00CC1FBB" w:rsidP="00CC1FBB">
            <w:pPr>
              <w:spacing w:line="360" w:lineRule="auto"/>
              <w:rPr>
                <w:rFonts w:ascii="Times New Roman" w:hAnsi="Times New Roman"/>
                <w:sz w:val="22"/>
                <w:szCs w:val="22"/>
              </w:rPr>
            </w:pPr>
            <w:r w:rsidRPr="0062222A">
              <w:rPr>
                <w:rFonts w:ascii="Times New Roman" w:hAnsi="Times New Roman"/>
                <w:sz w:val="22"/>
                <w:szCs w:val="22"/>
              </w:rPr>
              <w:t>30029</w:t>
            </w:r>
          </w:p>
        </w:tc>
        <w:tc>
          <w:tcPr>
            <w:tcW w:w="990" w:type="dxa"/>
          </w:tcPr>
          <w:p w14:paraId="61E0F90C" w14:textId="35F45A6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1.00</w:t>
            </w:r>
          </w:p>
        </w:tc>
        <w:tc>
          <w:tcPr>
            <w:tcW w:w="1080" w:type="dxa"/>
          </w:tcPr>
          <w:p w14:paraId="0EBF3E7E" w14:textId="12D33A2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17.</w:t>
            </w:r>
            <w:r w:rsidR="003520C1">
              <w:rPr>
                <w:rFonts w:ascii="Times New Roman" w:hAnsi="Times New Roman"/>
                <w:b/>
                <w:bCs/>
                <w:i/>
                <w:iCs/>
                <w:sz w:val="22"/>
                <w:szCs w:val="22"/>
              </w:rPr>
              <w:t>80</w:t>
            </w:r>
          </w:p>
        </w:tc>
      </w:tr>
      <w:tr w:rsidR="00CC1FBB" w:rsidRPr="00A96568" w14:paraId="67594C5F" w14:textId="77777777" w:rsidTr="00214907">
        <w:tc>
          <w:tcPr>
            <w:tcW w:w="2661" w:type="dxa"/>
          </w:tcPr>
          <w:p w14:paraId="2E8F616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4D992B1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08174723" w14:textId="46131C6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23876</w:t>
            </w:r>
          </w:p>
        </w:tc>
        <w:tc>
          <w:tcPr>
            <w:tcW w:w="990" w:type="dxa"/>
          </w:tcPr>
          <w:p w14:paraId="0010B028" w14:textId="593256A7"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B42A8FA" w14:textId="668E1BF0"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22.74</w:t>
            </w:r>
          </w:p>
        </w:tc>
      </w:tr>
      <w:tr w:rsidR="00CC1FBB" w:rsidRPr="00A96568" w14:paraId="36CE5843" w14:textId="77777777" w:rsidTr="00214907">
        <w:tc>
          <w:tcPr>
            <w:tcW w:w="2661" w:type="dxa"/>
          </w:tcPr>
          <w:p w14:paraId="67D3BFE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417640F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70A6E5BF" w14:textId="6635EE44"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7846</w:t>
            </w:r>
          </w:p>
        </w:tc>
        <w:tc>
          <w:tcPr>
            <w:tcW w:w="990" w:type="dxa"/>
          </w:tcPr>
          <w:p w14:paraId="4DC8BC0F" w14:textId="1A10D79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8E3660A" w14:textId="33C996A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14.</w:t>
            </w:r>
            <w:r w:rsidR="003520C1">
              <w:rPr>
                <w:rFonts w:ascii="Times New Roman" w:hAnsi="Times New Roman"/>
                <w:sz w:val="22"/>
                <w:szCs w:val="22"/>
              </w:rPr>
              <w:t>60</w:t>
            </w:r>
          </w:p>
        </w:tc>
      </w:tr>
      <w:tr w:rsidR="00CC1FBB" w:rsidRPr="00A96568" w14:paraId="4E762218" w14:textId="77777777" w:rsidTr="00214907">
        <w:tc>
          <w:tcPr>
            <w:tcW w:w="2661" w:type="dxa"/>
          </w:tcPr>
          <w:p w14:paraId="251CD8E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EB9281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00432FCE" w14:textId="3E0285C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10009</w:t>
            </w:r>
          </w:p>
        </w:tc>
        <w:tc>
          <w:tcPr>
            <w:tcW w:w="990" w:type="dxa"/>
          </w:tcPr>
          <w:p w14:paraId="2C8DAF94" w14:textId="3D0828A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52958E04" w14:textId="40F0ABD4"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16.18</w:t>
            </w:r>
          </w:p>
        </w:tc>
      </w:tr>
      <w:tr w:rsidR="00CC1FBB" w:rsidRPr="00A96568" w14:paraId="78B253B1" w14:textId="77777777" w:rsidTr="00214907">
        <w:tc>
          <w:tcPr>
            <w:tcW w:w="2661" w:type="dxa"/>
          </w:tcPr>
          <w:p w14:paraId="2506C91D"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05E2193"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063AB52F" w14:textId="01D35D1F"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8405</w:t>
            </w:r>
          </w:p>
        </w:tc>
        <w:tc>
          <w:tcPr>
            <w:tcW w:w="990" w:type="dxa"/>
          </w:tcPr>
          <w:p w14:paraId="15458912" w14:textId="76AD11A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7A82579" w14:textId="06C9EF7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20.6</w:t>
            </w:r>
            <w:r w:rsidR="003520C1">
              <w:rPr>
                <w:rFonts w:ascii="Times New Roman" w:hAnsi="Times New Roman"/>
                <w:sz w:val="22"/>
                <w:szCs w:val="22"/>
              </w:rPr>
              <w:t>4</w:t>
            </w:r>
          </w:p>
        </w:tc>
      </w:tr>
      <w:tr w:rsidR="00CC1FBB" w:rsidRPr="00A96568" w14:paraId="7D6732FF" w14:textId="77777777" w:rsidTr="00214907">
        <w:tc>
          <w:tcPr>
            <w:tcW w:w="2661" w:type="dxa"/>
          </w:tcPr>
          <w:p w14:paraId="6C41AB1A"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4E03C0"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01F2A79C" w14:textId="24A80D5C"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3768</w:t>
            </w:r>
          </w:p>
        </w:tc>
        <w:tc>
          <w:tcPr>
            <w:tcW w:w="990" w:type="dxa"/>
          </w:tcPr>
          <w:p w14:paraId="5514AA64" w14:textId="63F223D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4D9AA4E" w14:textId="61C3B796"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22.3</w:t>
            </w:r>
            <w:r w:rsidR="003520C1">
              <w:rPr>
                <w:rFonts w:ascii="Times New Roman" w:hAnsi="Times New Roman"/>
                <w:sz w:val="22"/>
                <w:szCs w:val="22"/>
              </w:rPr>
              <w:t>4</w:t>
            </w:r>
          </w:p>
        </w:tc>
      </w:tr>
    </w:tbl>
    <w:p w14:paraId="423DCF27" w14:textId="0445C00D" w:rsidR="003A1241" w:rsidRDefault="00BA1401" w:rsidP="00E656CA">
      <w:pPr>
        <w:spacing w:line="360" w:lineRule="auto"/>
        <w:ind w:firstLine="360"/>
      </w:pPr>
      <w:r w:rsidRPr="00BA1401">
        <w:t xml:space="preserve">One-sided MK tests show statistically significant monotonic trend of canopy heights over time for all factor levels (Table </w:t>
      </w:r>
      <w:r w:rsidR="002A03A2">
        <w:t>5</w:t>
      </w:r>
      <w:r w:rsidRPr="00BA1401">
        <w:t xml:space="preserve">). Since the alternative hypothesis of MK test specified that later values are greater than earlier values, the p-values below 0.05 indicate that we can reject the null hypothesis of no trend, and that canopy height values are increasing throughout time. Tau </w:t>
      </w:r>
      <w:r w:rsidR="002A03A2">
        <w:t>show minimal variation by forest cover type, ranging from 0.06 in</w:t>
      </w:r>
      <w:r w:rsidRPr="00BA1401">
        <w:t xml:space="preserve"> Deciduous</w:t>
      </w:r>
      <w:r w:rsidR="002A03A2">
        <w:t xml:space="preserve"> and Evergreen Forests to</w:t>
      </w:r>
      <w:r w:rsidRPr="00BA1401">
        <w:t xml:space="preserve"> 0.0</w:t>
      </w:r>
      <w:r w:rsidR="009866CF">
        <w:t>8</w:t>
      </w:r>
      <w:r w:rsidRPr="00BA1401">
        <w:t xml:space="preserve"> </w:t>
      </w:r>
      <w:r w:rsidR="002A03A2">
        <w:t xml:space="preserve">in </w:t>
      </w:r>
      <w:r w:rsidRPr="00BA1401">
        <w:t>Mixed Forest</w:t>
      </w:r>
      <w:r w:rsidR="002A03A2">
        <w:t>s</w:t>
      </w:r>
      <w:r w:rsidRPr="00BA1401">
        <w:t xml:space="preserve">. Interestingly, both disturbed and undisturbed forests showed the same Tau value of 0.07. When </w:t>
      </w:r>
      <w:r w:rsidRPr="00BA1401">
        <w:lastRenderedPageBreak/>
        <w:t>considering years since disturbance, Tau values show an almost parabolic trend like the slopes of the linear regression models, with higher values in the &lt;10 and 30+ years groups compared to the 10-20- and 20-30-years groups.</w:t>
      </w:r>
    </w:p>
    <w:p w14:paraId="24D8B614" w14:textId="3EB502A1"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5</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Mann-Kendall tests for each level of each factor</w:t>
      </w:r>
      <w:r w:rsidR="00E45EE8">
        <w:rPr>
          <w:b w:val="0"/>
          <w:bCs w:val="0"/>
          <w:i/>
          <w:iCs/>
          <w:sz w:val="22"/>
          <w:szCs w:val="22"/>
        </w:rPr>
        <w:t>. Bolded and italicized values are statistically significant (p &lt; 0.05).</w:t>
      </w:r>
    </w:p>
    <w:tbl>
      <w:tblPr>
        <w:tblStyle w:val="TableGrid"/>
        <w:tblW w:w="0" w:type="auto"/>
        <w:tblLook w:val="04A0" w:firstRow="1" w:lastRow="0" w:firstColumn="1" w:lastColumn="0" w:noHBand="0" w:noVBand="1"/>
      </w:tblPr>
      <w:tblGrid>
        <w:gridCol w:w="2628"/>
        <w:gridCol w:w="2027"/>
        <w:gridCol w:w="1460"/>
        <w:gridCol w:w="755"/>
        <w:gridCol w:w="821"/>
        <w:gridCol w:w="939"/>
      </w:tblGrid>
      <w:tr w:rsidR="00CC1FBB" w:rsidRPr="00481E6A" w14:paraId="0A359F51" w14:textId="73CCAC04" w:rsidTr="007C0F9E">
        <w:tc>
          <w:tcPr>
            <w:tcW w:w="2628" w:type="dxa"/>
            <w:shd w:val="clear" w:color="auto" w:fill="D9D9D9" w:themeFill="background1" w:themeFillShade="D9"/>
          </w:tcPr>
          <w:p w14:paraId="3ED604B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27" w:type="dxa"/>
            <w:shd w:val="clear" w:color="auto" w:fill="D9D9D9" w:themeFill="background1" w:themeFillShade="D9"/>
          </w:tcPr>
          <w:p w14:paraId="337F2E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60" w:type="dxa"/>
            <w:shd w:val="clear" w:color="auto" w:fill="D9D9D9" w:themeFill="background1" w:themeFillShade="D9"/>
          </w:tcPr>
          <w:p w14:paraId="31391E02"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5" w:type="dxa"/>
            <w:shd w:val="clear" w:color="auto" w:fill="D9D9D9" w:themeFill="background1" w:themeFillShade="D9"/>
          </w:tcPr>
          <w:p w14:paraId="7741049F" w14:textId="49992AA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821" w:type="dxa"/>
            <w:shd w:val="clear" w:color="auto" w:fill="D9D9D9" w:themeFill="background1" w:themeFillShade="D9"/>
          </w:tcPr>
          <w:p w14:paraId="145B360F" w14:textId="0A66D31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39" w:type="dxa"/>
            <w:shd w:val="clear" w:color="auto" w:fill="D9D9D9" w:themeFill="background1" w:themeFillShade="D9"/>
          </w:tcPr>
          <w:p w14:paraId="0DF01150" w14:textId="190C866F"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CC1FBB" w:rsidRPr="00481E6A" w14:paraId="2782BCEB" w14:textId="4DD4E747" w:rsidTr="007C0F9E">
        <w:tc>
          <w:tcPr>
            <w:tcW w:w="2628" w:type="dxa"/>
          </w:tcPr>
          <w:p w14:paraId="462D8CF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5C84BAF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60" w:type="dxa"/>
          </w:tcPr>
          <w:p w14:paraId="6B055F28" w14:textId="79DD268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1362</w:t>
            </w:r>
          </w:p>
        </w:tc>
        <w:tc>
          <w:tcPr>
            <w:tcW w:w="755" w:type="dxa"/>
          </w:tcPr>
          <w:p w14:paraId="48208208" w14:textId="003EDAB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CD7627">
              <w:rPr>
                <w:rFonts w:ascii="Times New Roman" w:hAnsi="Times New Roman"/>
                <w:b/>
                <w:bCs/>
                <w:i/>
                <w:iCs/>
                <w:sz w:val="22"/>
                <w:szCs w:val="22"/>
              </w:rPr>
              <w:t>3</w:t>
            </w:r>
          </w:p>
        </w:tc>
        <w:tc>
          <w:tcPr>
            <w:tcW w:w="821" w:type="dxa"/>
          </w:tcPr>
          <w:p w14:paraId="22295A87" w14:textId="37544E8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79</w:t>
            </w:r>
            <w:r w:rsidR="00CD7627">
              <w:rPr>
                <w:rFonts w:ascii="Times New Roman" w:hAnsi="Times New Roman"/>
                <w:b/>
                <w:bCs/>
                <w:i/>
                <w:iCs/>
                <w:sz w:val="22"/>
                <w:szCs w:val="22"/>
              </w:rPr>
              <w:t>52</w:t>
            </w:r>
          </w:p>
        </w:tc>
        <w:tc>
          <w:tcPr>
            <w:tcW w:w="939" w:type="dxa"/>
          </w:tcPr>
          <w:p w14:paraId="7BB977FD" w14:textId="188CE3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42D23FC6" w14:textId="153D2604" w:rsidTr="007C0F9E">
        <w:tc>
          <w:tcPr>
            <w:tcW w:w="2628" w:type="dxa"/>
          </w:tcPr>
          <w:p w14:paraId="5D964EF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A608AD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60" w:type="dxa"/>
          </w:tcPr>
          <w:p w14:paraId="14BC030D" w14:textId="7818B7D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19709</w:t>
            </w:r>
          </w:p>
        </w:tc>
        <w:tc>
          <w:tcPr>
            <w:tcW w:w="755" w:type="dxa"/>
          </w:tcPr>
          <w:p w14:paraId="0BCDB722" w14:textId="3C9DBD3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09</w:t>
            </w:r>
          </w:p>
        </w:tc>
        <w:tc>
          <w:tcPr>
            <w:tcW w:w="821" w:type="dxa"/>
          </w:tcPr>
          <w:p w14:paraId="6DF749AC" w14:textId="25E11CDA"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78</w:t>
            </w:r>
            <w:r w:rsidR="00CD7627">
              <w:rPr>
                <w:rFonts w:ascii="Times New Roman" w:hAnsi="Times New Roman"/>
                <w:b/>
                <w:bCs/>
                <w:i/>
                <w:iCs/>
                <w:sz w:val="22"/>
                <w:szCs w:val="22"/>
              </w:rPr>
              <w:t>18</w:t>
            </w:r>
            <w:r w:rsidRPr="00481E6A">
              <w:rPr>
                <w:rFonts w:ascii="Times New Roman" w:hAnsi="Times New Roman"/>
                <w:b/>
                <w:bCs/>
                <w:i/>
                <w:iCs/>
                <w:sz w:val="22"/>
                <w:szCs w:val="22"/>
              </w:rPr>
              <w:t>.5</w:t>
            </w:r>
          </w:p>
        </w:tc>
        <w:tc>
          <w:tcPr>
            <w:tcW w:w="939" w:type="dxa"/>
          </w:tcPr>
          <w:p w14:paraId="65E819BA" w14:textId="6FEEE15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1EAE7DC4" w14:textId="142FF034" w:rsidTr="007C0F9E">
        <w:tc>
          <w:tcPr>
            <w:tcW w:w="2628" w:type="dxa"/>
          </w:tcPr>
          <w:p w14:paraId="16E5652D"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79672571"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60" w:type="dxa"/>
          </w:tcPr>
          <w:p w14:paraId="051465CD" w14:textId="5F01ACB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5773</w:t>
            </w:r>
          </w:p>
        </w:tc>
        <w:tc>
          <w:tcPr>
            <w:tcW w:w="755" w:type="dxa"/>
          </w:tcPr>
          <w:p w14:paraId="7A9225C9" w14:textId="1E65495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54</w:t>
            </w:r>
          </w:p>
        </w:tc>
        <w:tc>
          <w:tcPr>
            <w:tcW w:w="821" w:type="dxa"/>
          </w:tcPr>
          <w:p w14:paraId="53C098B0" w14:textId="78E5DB00"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94</w:t>
            </w:r>
            <w:r w:rsidR="00CD7627">
              <w:rPr>
                <w:rFonts w:ascii="Times New Roman" w:hAnsi="Times New Roman"/>
                <w:b/>
                <w:bCs/>
                <w:i/>
                <w:iCs/>
                <w:sz w:val="22"/>
                <w:szCs w:val="22"/>
              </w:rPr>
              <w:t>88</w:t>
            </w:r>
            <w:r w:rsidRPr="00481E6A">
              <w:rPr>
                <w:rFonts w:ascii="Times New Roman" w:hAnsi="Times New Roman"/>
                <w:b/>
                <w:bCs/>
                <w:i/>
                <w:iCs/>
                <w:sz w:val="22"/>
                <w:szCs w:val="22"/>
              </w:rPr>
              <w:t>.5</w:t>
            </w:r>
          </w:p>
        </w:tc>
        <w:tc>
          <w:tcPr>
            <w:tcW w:w="939" w:type="dxa"/>
          </w:tcPr>
          <w:p w14:paraId="0E1EC97E" w14:textId="3A47468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0.08</w:t>
            </w:r>
          </w:p>
        </w:tc>
      </w:tr>
      <w:tr w:rsidR="00CC1FBB" w:rsidRPr="00481E6A" w14:paraId="04A8ED65" w14:textId="4E24AF01" w:rsidTr="007C0F9E">
        <w:tc>
          <w:tcPr>
            <w:tcW w:w="2628" w:type="dxa"/>
          </w:tcPr>
          <w:p w14:paraId="271B9C4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946FBA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60" w:type="dxa"/>
          </w:tcPr>
          <w:p w14:paraId="63300CED" w14:textId="6C4C9DB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27061</w:t>
            </w:r>
          </w:p>
        </w:tc>
        <w:tc>
          <w:tcPr>
            <w:tcW w:w="755" w:type="dxa"/>
          </w:tcPr>
          <w:p w14:paraId="456CDE34" w14:textId="3EF435E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2.21</w:t>
            </w:r>
          </w:p>
        </w:tc>
        <w:tc>
          <w:tcPr>
            <w:tcW w:w="821" w:type="dxa"/>
          </w:tcPr>
          <w:p w14:paraId="7C953F43" w14:textId="2C75CFD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823</w:t>
            </w:r>
            <w:r w:rsidR="00CD7627">
              <w:rPr>
                <w:rFonts w:ascii="Times New Roman" w:hAnsi="Times New Roman"/>
                <w:b/>
                <w:bCs/>
                <w:i/>
                <w:iCs/>
                <w:sz w:val="22"/>
                <w:szCs w:val="22"/>
              </w:rPr>
              <w:t>6.5</w:t>
            </w:r>
          </w:p>
        </w:tc>
        <w:tc>
          <w:tcPr>
            <w:tcW w:w="939" w:type="dxa"/>
          </w:tcPr>
          <w:p w14:paraId="705A9719" w14:textId="754B58D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60C6ED6A" w14:textId="5E637CD6" w:rsidTr="007C0F9E">
        <w:tc>
          <w:tcPr>
            <w:tcW w:w="2628" w:type="dxa"/>
          </w:tcPr>
          <w:p w14:paraId="5FA7FF8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4B01BA1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60" w:type="dxa"/>
          </w:tcPr>
          <w:p w14:paraId="1C4D40CD" w14:textId="6CB9C85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30029</w:t>
            </w:r>
          </w:p>
        </w:tc>
        <w:tc>
          <w:tcPr>
            <w:tcW w:w="755" w:type="dxa"/>
          </w:tcPr>
          <w:p w14:paraId="5ABBCBA4" w14:textId="33CC744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w:t>
            </w:r>
            <w:r w:rsidR="00CD7627">
              <w:rPr>
                <w:rFonts w:ascii="Times New Roman" w:hAnsi="Times New Roman"/>
                <w:b/>
                <w:bCs/>
                <w:i/>
                <w:iCs/>
                <w:sz w:val="22"/>
                <w:szCs w:val="22"/>
              </w:rPr>
              <w:t>8</w:t>
            </w:r>
          </w:p>
        </w:tc>
        <w:tc>
          <w:tcPr>
            <w:tcW w:w="821" w:type="dxa"/>
          </w:tcPr>
          <w:p w14:paraId="7180443E" w14:textId="3D18A90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92</w:t>
            </w:r>
            <w:r w:rsidR="00CD7627">
              <w:rPr>
                <w:rFonts w:ascii="Times New Roman" w:hAnsi="Times New Roman"/>
                <w:b/>
                <w:bCs/>
                <w:i/>
                <w:iCs/>
                <w:sz w:val="22"/>
                <w:szCs w:val="22"/>
              </w:rPr>
              <w:t>51</w:t>
            </w:r>
          </w:p>
        </w:tc>
        <w:tc>
          <w:tcPr>
            <w:tcW w:w="939" w:type="dxa"/>
          </w:tcPr>
          <w:p w14:paraId="29B9072B" w14:textId="49DE41B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4D21A4BB" w14:textId="3A54C5E7" w:rsidTr="007C0F9E">
        <w:tc>
          <w:tcPr>
            <w:tcW w:w="2628" w:type="dxa"/>
          </w:tcPr>
          <w:p w14:paraId="4A8EF51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695E522B"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60" w:type="dxa"/>
          </w:tcPr>
          <w:p w14:paraId="62832664" w14:textId="106B1417"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23876</w:t>
            </w:r>
          </w:p>
        </w:tc>
        <w:tc>
          <w:tcPr>
            <w:tcW w:w="755" w:type="dxa"/>
          </w:tcPr>
          <w:p w14:paraId="5C64C44F" w14:textId="26EC8FD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2.44</w:t>
            </w:r>
          </w:p>
        </w:tc>
        <w:tc>
          <w:tcPr>
            <w:tcW w:w="821" w:type="dxa"/>
          </w:tcPr>
          <w:p w14:paraId="20CBFFD0" w14:textId="261A4DD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w:t>
            </w:r>
            <w:r w:rsidR="00CD7627">
              <w:rPr>
                <w:rFonts w:ascii="Times New Roman" w:hAnsi="Times New Roman"/>
                <w:b/>
                <w:bCs/>
                <w:i/>
                <w:iCs/>
                <w:sz w:val="22"/>
                <w:szCs w:val="22"/>
              </w:rPr>
              <w:t>108.5</w:t>
            </w:r>
          </w:p>
        </w:tc>
        <w:tc>
          <w:tcPr>
            <w:tcW w:w="939" w:type="dxa"/>
          </w:tcPr>
          <w:p w14:paraId="6138FB1E" w14:textId="73CAB909"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0F7A62BD" w14:textId="6206A3AF" w:rsidTr="007C0F9E">
        <w:tc>
          <w:tcPr>
            <w:tcW w:w="2628" w:type="dxa"/>
          </w:tcPr>
          <w:p w14:paraId="1EB96F6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AF48C1A"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60" w:type="dxa"/>
          </w:tcPr>
          <w:p w14:paraId="22AFA3AE" w14:textId="0F7E21C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7846</w:t>
            </w:r>
          </w:p>
        </w:tc>
        <w:tc>
          <w:tcPr>
            <w:tcW w:w="755" w:type="dxa"/>
          </w:tcPr>
          <w:p w14:paraId="472702B5" w14:textId="6222C08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CD7627">
              <w:rPr>
                <w:rFonts w:ascii="Times New Roman" w:hAnsi="Times New Roman"/>
                <w:b/>
                <w:bCs/>
                <w:i/>
                <w:iCs/>
                <w:sz w:val="22"/>
                <w:szCs w:val="22"/>
              </w:rPr>
              <w:t>5</w:t>
            </w:r>
          </w:p>
        </w:tc>
        <w:tc>
          <w:tcPr>
            <w:tcW w:w="821" w:type="dxa"/>
          </w:tcPr>
          <w:p w14:paraId="3E9FB1F2" w14:textId="02F92B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10</w:t>
            </w:r>
            <w:r w:rsidR="00CD7627">
              <w:rPr>
                <w:rFonts w:ascii="Times New Roman" w:hAnsi="Times New Roman"/>
                <w:b/>
                <w:bCs/>
                <w:i/>
                <w:iCs/>
                <w:sz w:val="22"/>
                <w:szCs w:val="22"/>
              </w:rPr>
              <w:t>629</w:t>
            </w:r>
          </w:p>
        </w:tc>
        <w:tc>
          <w:tcPr>
            <w:tcW w:w="939" w:type="dxa"/>
          </w:tcPr>
          <w:p w14:paraId="33C25F18" w14:textId="710F5E91"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CD7627">
              <w:rPr>
                <w:rFonts w:ascii="Times New Roman" w:hAnsi="Times New Roman"/>
                <w:b/>
                <w:bCs/>
                <w:i/>
                <w:iCs/>
                <w:sz w:val="22"/>
                <w:szCs w:val="22"/>
              </w:rPr>
              <w:t>9</w:t>
            </w:r>
          </w:p>
        </w:tc>
      </w:tr>
      <w:tr w:rsidR="00CC1FBB" w:rsidRPr="00481E6A" w14:paraId="761CF490" w14:textId="42C6F27C" w:rsidTr="007C0F9E">
        <w:tc>
          <w:tcPr>
            <w:tcW w:w="2628" w:type="dxa"/>
          </w:tcPr>
          <w:p w14:paraId="652AAD9F"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3153991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60" w:type="dxa"/>
          </w:tcPr>
          <w:p w14:paraId="6F2593AC" w14:textId="374D7902"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10009</w:t>
            </w:r>
          </w:p>
        </w:tc>
        <w:tc>
          <w:tcPr>
            <w:tcW w:w="755" w:type="dxa"/>
          </w:tcPr>
          <w:p w14:paraId="0F9F18C9" w14:textId="0402B69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87</w:t>
            </w:r>
          </w:p>
        </w:tc>
        <w:tc>
          <w:tcPr>
            <w:tcW w:w="821" w:type="dxa"/>
          </w:tcPr>
          <w:p w14:paraId="65868EB0" w14:textId="358EFB8B"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6988</w:t>
            </w:r>
          </w:p>
        </w:tc>
        <w:tc>
          <w:tcPr>
            <w:tcW w:w="939" w:type="dxa"/>
          </w:tcPr>
          <w:p w14:paraId="655165EC" w14:textId="5A696E3D"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3B4565E3" w14:textId="7EBFF7A1" w:rsidTr="007C0F9E">
        <w:tc>
          <w:tcPr>
            <w:tcW w:w="2628" w:type="dxa"/>
          </w:tcPr>
          <w:p w14:paraId="4FDF377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15FB38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60" w:type="dxa"/>
          </w:tcPr>
          <w:p w14:paraId="0F7675EB" w14:textId="153873F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8405</w:t>
            </w:r>
          </w:p>
        </w:tc>
        <w:tc>
          <w:tcPr>
            <w:tcW w:w="755" w:type="dxa"/>
          </w:tcPr>
          <w:p w14:paraId="4E967D3B" w14:textId="5557B97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CD7627">
              <w:rPr>
                <w:rFonts w:ascii="Times New Roman" w:hAnsi="Times New Roman"/>
                <w:b/>
                <w:bCs/>
                <w:i/>
                <w:iCs/>
                <w:sz w:val="22"/>
                <w:szCs w:val="22"/>
              </w:rPr>
              <w:t>9</w:t>
            </w:r>
          </w:p>
        </w:tc>
        <w:tc>
          <w:tcPr>
            <w:tcW w:w="821" w:type="dxa"/>
          </w:tcPr>
          <w:p w14:paraId="7E4F177F" w14:textId="166D41C0"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7072</w:t>
            </w:r>
          </w:p>
        </w:tc>
        <w:tc>
          <w:tcPr>
            <w:tcW w:w="939" w:type="dxa"/>
          </w:tcPr>
          <w:p w14:paraId="258BE715" w14:textId="2E0B6D1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67AB33E6" w14:textId="032CD365" w:rsidTr="007C0F9E">
        <w:tc>
          <w:tcPr>
            <w:tcW w:w="2628" w:type="dxa"/>
          </w:tcPr>
          <w:p w14:paraId="70628D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0FECB75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60" w:type="dxa"/>
          </w:tcPr>
          <w:p w14:paraId="07423516" w14:textId="506800ED"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3768</w:t>
            </w:r>
          </w:p>
        </w:tc>
        <w:tc>
          <w:tcPr>
            <w:tcW w:w="755" w:type="dxa"/>
          </w:tcPr>
          <w:p w14:paraId="11FB547A" w14:textId="125769A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3.7</w:t>
            </w:r>
            <w:r w:rsidR="00CD7627">
              <w:rPr>
                <w:rFonts w:ascii="Times New Roman" w:hAnsi="Times New Roman"/>
                <w:b/>
                <w:bCs/>
                <w:i/>
                <w:iCs/>
                <w:sz w:val="22"/>
                <w:szCs w:val="22"/>
              </w:rPr>
              <w:t>7</w:t>
            </w:r>
          </w:p>
        </w:tc>
        <w:tc>
          <w:tcPr>
            <w:tcW w:w="821" w:type="dxa"/>
          </w:tcPr>
          <w:p w14:paraId="71E48ABC" w14:textId="38BACBA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4082</w:t>
            </w:r>
          </w:p>
        </w:tc>
        <w:tc>
          <w:tcPr>
            <w:tcW w:w="939" w:type="dxa"/>
          </w:tcPr>
          <w:p w14:paraId="69B67719" w14:textId="1A67CBE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4F5AE1EC" w14:textId="6887F138" w:rsidR="00BA1401" w:rsidRPr="00BA1401" w:rsidRDefault="00BA1401" w:rsidP="003A1241">
      <w:pPr>
        <w:spacing w:line="360" w:lineRule="auto"/>
      </w:pPr>
      <w:r w:rsidRPr="00BA1401">
        <w:t xml:space="preserve">   </w:t>
      </w:r>
    </w:p>
    <w:p w14:paraId="20E995F5" w14:textId="3B746DF4" w:rsidR="009866CF" w:rsidRDefault="009866CF" w:rsidP="009866CF">
      <w:pPr>
        <w:numPr>
          <w:ilvl w:val="1"/>
          <w:numId w:val="9"/>
        </w:numPr>
        <w:spacing w:line="360" w:lineRule="auto"/>
        <w:rPr>
          <w:b/>
          <w:bCs/>
        </w:rPr>
      </w:pPr>
      <w:bookmarkStart w:id="67" w:name="_Toc195197923"/>
      <w:bookmarkStart w:id="68" w:name="_Toc195198130"/>
      <w:bookmarkStart w:id="69" w:name="_Toc195460516"/>
      <w:r>
        <w:rPr>
          <w:b/>
          <w:bCs/>
        </w:rPr>
        <w:t xml:space="preserve">Phase 5: </w:t>
      </w:r>
      <w:r w:rsidR="00561248">
        <w:rPr>
          <w:b/>
          <w:bCs/>
        </w:rPr>
        <w:t>Spatial Bias Filtering</w:t>
      </w:r>
    </w:p>
    <w:p w14:paraId="48CAC2E9" w14:textId="7E7BF533" w:rsidR="00C14733" w:rsidRDefault="00183D9F" w:rsidP="00E656CA">
      <w:pPr>
        <w:spacing w:line="360" w:lineRule="auto"/>
        <w:ind w:firstLine="360"/>
      </w:pPr>
      <w:r>
        <w:t>Based on</w:t>
      </w:r>
      <w:r w:rsidR="00C14733">
        <w:t xml:space="preserve"> the results of the sample equivalence </w:t>
      </w:r>
      <w:r w:rsidR="003C0468">
        <w:t xml:space="preserve">tests (see Section 3.2.1), forests in group A-corresponding to ATL08 segments collected in 2019-demonstrate the </w:t>
      </w:r>
      <w:r>
        <w:t xml:space="preserve">lowest equivalence in </w:t>
      </w:r>
      <w:r w:rsidR="003C0468">
        <w:t>canopy height</w:t>
      </w:r>
      <w:r>
        <w:t xml:space="preserve"> to the rest of the dataset</w:t>
      </w:r>
      <w:r w:rsidR="003C0468">
        <w:t>. As such, segments collected in 2019 were removed from analyses in Phase 5, limiting our working dataset to only five years (2020-2024) of ATL08 data.</w:t>
      </w:r>
    </w:p>
    <w:p w14:paraId="0E7987D8" w14:textId="443F3B17" w:rsidR="009866CF" w:rsidRPr="00A96568" w:rsidRDefault="009B0324" w:rsidP="00E656CA">
      <w:pPr>
        <w:spacing w:line="360" w:lineRule="auto"/>
        <w:ind w:firstLine="360"/>
      </w:pPr>
      <w:r>
        <w:t xml:space="preserve">Linear models show statistically </w:t>
      </w:r>
      <w:r w:rsidR="009866CF" w:rsidRPr="00BA1401">
        <w:t xml:space="preserve">significant positive rates of change for canopy height over time </w:t>
      </w:r>
      <w:r>
        <w:t xml:space="preserve">for only five </w:t>
      </w:r>
      <w:r w:rsidR="0062222A">
        <w:t xml:space="preserve">of ten </w:t>
      </w:r>
      <w:r>
        <w:t xml:space="preserve">factor levels </w:t>
      </w:r>
      <w:r w:rsidR="009866CF" w:rsidRPr="00BA1401">
        <w:t xml:space="preserve">(Table </w:t>
      </w:r>
      <w:r w:rsidR="002A03A2">
        <w:t>6</w:t>
      </w:r>
      <w:r w:rsidR="009866CF" w:rsidRPr="00BA1401">
        <w:t>). Linear models estimate the greatest rate of change for canopy heights over time in Woody Wetlands forest cover (0.</w:t>
      </w:r>
      <w:r>
        <w:t>4</w:t>
      </w:r>
      <w:r w:rsidR="002A03A2">
        <w:t>3</w:t>
      </w:r>
      <w:r w:rsidR="009866CF" w:rsidRPr="00BA1401">
        <w:t xml:space="preserve"> meters/year), followed by Evergreen Forest (0.41 meters/year), Mixed Forest (0.3</w:t>
      </w:r>
      <w:r w:rsidR="002A03A2">
        <w:t>9</w:t>
      </w:r>
      <w:r w:rsidR="009866CF" w:rsidRPr="00BA1401">
        <w:t xml:space="preserve"> meters/year), and finally Deciduous Forest (0.</w:t>
      </w:r>
      <w:r w:rsidR="009866CF">
        <w:t>3</w:t>
      </w:r>
      <w:r w:rsidR="002A03A2">
        <w:t>1</w:t>
      </w:r>
      <w:r w:rsidR="009866CF" w:rsidRPr="00BA1401">
        <w:t xml:space="preserve"> meters/year). Disturbed forests show a higher rate of change (0.</w:t>
      </w:r>
      <w:r>
        <w:t>4</w:t>
      </w:r>
      <w:r w:rsidR="002A03A2">
        <w:t>9</w:t>
      </w:r>
      <w:r w:rsidR="009866CF" w:rsidRPr="00BA1401">
        <w:t xml:space="preserve"> meters/year) than forests that had not experienced disturbance (0.</w:t>
      </w:r>
      <w:r>
        <w:t>36</w:t>
      </w:r>
      <w:r w:rsidR="009866CF" w:rsidRPr="00BA1401">
        <w:t xml:space="preserve"> meters/year). Rate</w:t>
      </w:r>
      <w:r w:rsidR="0062222A">
        <w:t xml:space="preserve"> </w:t>
      </w:r>
      <w:r w:rsidR="009866CF" w:rsidRPr="00BA1401">
        <w:t xml:space="preserve">of change did not increase in tandem with time since disturbance. </w:t>
      </w:r>
      <w:r w:rsidR="0062222A">
        <w:t xml:space="preserve">It was highest in the </w:t>
      </w:r>
      <w:r w:rsidR="009866CF" w:rsidRPr="00BA1401">
        <w:t xml:space="preserve">3-10 years since disturbance age group </w:t>
      </w:r>
      <w:r w:rsidR="0062222A">
        <w:t xml:space="preserve">with </w:t>
      </w:r>
      <w:r w:rsidR="009866CF" w:rsidRPr="00BA1401">
        <w:t>a rate of 0.6</w:t>
      </w:r>
      <w:r>
        <w:t>4</w:t>
      </w:r>
      <w:r w:rsidR="009866CF" w:rsidRPr="00BA1401">
        <w:t xml:space="preserve"> meters/year, </w:t>
      </w:r>
      <w:r w:rsidR="0062222A">
        <w:t xml:space="preserve">lower in the </w:t>
      </w:r>
      <w:r w:rsidR="009866CF" w:rsidRPr="00BA1401">
        <w:t xml:space="preserve">10-20 years </w:t>
      </w:r>
      <w:r w:rsidR="0062222A">
        <w:t xml:space="preserve">group with a rate </w:t>
      </w:r>
      <w:r w:rsidR="009866CF" w:rsidRPr="00BA1401">
        <w:t>of 0.3</w:t>
      </w:r>
      <w:r>
        <w:t>3</w:t>
      </w:r>
      <w:r w:rsidR="009866CF" w:rsidRPr="00BA1401">
        <w:t xml:space="preserve"> meters/year, </w:t>
      </w:r>
      <w:r w:rsidR="0062222A">
        <w:t xml:space="preserve">lower </w:t>
      </w:r>
      <w:r w:rsidR="0062222A">
        <w:lastRenderedPageBreak/>
        <w:t xml:space="preserve">still in the </w:t>
      </w:r>
      <w:r w:rsidR="009866CF" w:rsidRPr="00BA1401">
        <w:t xml:space="preserve">20-30 years </w:t>
      </w:r>
      <w:r w:rsidR="0062222A">
        <w:t xml:space="preserve">group with </w:t>
      </w:r>
      <w:r w:rsidR="009866CF" w:rsidRPr="00BA1401">
        <w:t>a rate of 0</w:t>
      </w:r>
      <w:r>
        <w:t>.14</w:t>
      </w:r>
      <w:r w:rsidR="009866CF" w:rsidRPr="00BA1401">
        <w:t xml:space="preserve"> meters/year, and </w:t>
      </w:r>
      <w:r w:rsidR="0062222A">
        <w:t xml:space="preserve">higher in the </w:t>
      </w:r>
      <w:r w:rsidR="009866CF" w:rsidRPr="00A96568">
        <w:t xml:space="preserve">30+ years group </w:t>
      </w:r>
      <w:r w:rsidR="0062222A">
        <w:t xml:space="preserve">with </w:t>
      </w:r>
      <w:r w:rsidR="009866CF" w:rsidRPr="00A96568">
        <w:t>a rate of 0.5</w:t>
      </w:r>
      <w:r w:rsidR="009866CF">
        <w:t>5</w:t>
      </w:r>
      <w:r w:rsidR="009866CF" w:rsidRPr="00A96568">
        <w:t xml:space="preserve"> meters/year.</w:t>
      </w:r>
    </w:p>
    <w:p w14:paraId="2207753E" w14:textId="5C5CD365"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6</w:t>
      </w:r>
      <w:r w:rsidRPr="00E45EE8">
        <w:rPr>
          <w:b w:val="0"/>
          <w:bCs w:val="0"/>
          <w:i/>
          <w:iCs/>
          <w:sz w:val="22"/>
          <w:szCs w:val="22"/>
        </w:rPr>
        <w:fldChar w:fldCharType="end"/>
      </w:r>
      <w:r w:rsidR="00E45EE8">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9866CF" w:rsidRPr="00A96568" w14:paraId="175C4F84" w14:textId="77777777" w:rsidTr="00A6735C">
        <w:tc>
          <w:tcPr>
            <w:tcW w:w="2661" w:type="dxa"/>
            <w:shd w:val="clear" w:color="auto" w:fill="D9D9D9" w:themeFill="background1" w:themeFillShade="D9"/>
          </w:tcPr>
          <w:p w14:paraId="675D322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7D59BCF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350" w:type="dxa"/>
            <w:shd w:val="clear" w:color="auto" w:fill="D9D9D9" w:themeFill="background1" w:themeFillShade="D9"/>
          </w:tcPr>
          <w:p w14:paraId="76B3FFF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170" w:type="dxa"/>
            <w:shd w:val="clear" w:color="auto" w:fill="D9D9D9" w:themeFill="background1" w:themeFillShade="D9"/>
          </w:tcPr>
          <w:p w14:paraId="726E85B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c>
          <w:tcPr>
            <w:tcW w:w="1525" w:type="dxa"/>
            <w:shd w:val="clear" w:color="auto" w:fill="D9D9D9" w:themeFill="background1" w:themeFillShade="D9"/>
          </w:tcPr>
          <w:p w14:paraId="150C63C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Slope</w:t>
            </w:r>
          </w:p>
        </w:tc>
      </w:tr>
      <w:tr w:rsidR="00C457A0" w:rsidRPr="00A96568" w14:paraId="029EEA32" w14:textId="77777777" w:rsidTr="00A6735C">
        <w:tc>
          <w:tcPr>
            <w:tcW w:w="2661" w:type="dxa"/>
          </w:tcPr>
          <w:p w14:paraId="4B63315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37691E9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350" w:type="dxa"/>
          </w:tcPr>
          <w:p w14:paraId="56C758FA" w14:textId="1249B3D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170" w:type="dxa"/>
          </w:tcPr>
          <w:p w14:paraId="38AD4BA8" w14:textId="5278415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24.81</w:t>
            </w:r>
          </w:p>
        </w:tc>
        <w:tc>
          <w:tcPr>
            <w:tcW w:w="1525" w:type="dxa"/>
          </w:tcPr>
          <w:p w14:paraId="6B3C47E4" w14:textId="78AFF78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w:t>
            </w:r>
            <w:r w:rsidR="00FC56CD">
              <w:rPr>
                <w:rFonts w:ascii="Times New Roman" w:hAnsi="Times New Roman"/>
                <w:sz w:val="22"/>
                <w:szCs w:val="22"/>
              </w:rPr>
              <w:t>1</w:t>
            </w:r>
          </w:p>
        </w:tc>
      </w:tr>
      <w:tr w:rsidR="00C457A0" w:rsidRPr="00A96568" w14:paraId="0D8367C8" w14:textId="77777777" w:rsidTr="00A6735C">
        <w:tc>
          <w:tcPr>
            <w:tcW w:w="2661" w:type="dxa"/>
          </w:tcPr>
          <w:p w14:paraId="258B371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CD26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350" w:type="dxa"/>
          </w:tcPr>
          <w:p w14:paraId="21434A9D" w14:textId="30860605"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170" w:type="dxa"/>
          </w:tcPr>
          <w:p w14:paraId="2D923F6E" w14:textId="641F258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19.9</w:t>
            </w:r>
            <w:r w:rsidR="00FC56CD">
              <w:rPr>
                <w:rFonts w:ascii="Times New Roman" w:hAnsi="Times New Roman"/>
                <w:sz w:val="22"/>
                <w:szCs w:val="22"/>
              </w:rPr>
              <w:t>1</w:t>
            </w:r>
          </w:p>
        </w:tc>
        <w:tc>
          <w:tcPr>
            <w:tcW w:w="1525" w:type="dxa"/>
          </w:tcPr>
          <w:p w14:paraId="5E9822FF" w14:textId="7E3CD7A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0.41</w:t>
            </w:r>
          </w:p>
        </w:tc>
      </w:tr>
      <w:tr w:rsidR="00C457A0" w:rsidRPr="00A96568" w14:paraId="7EA28898" w14:textId="77777777" w:rsidTr="00A6735C">
        <w:tc>
          <w:tcPr>
            <w:tcW w:w="2661" w:type="dxa"/>
          </w:tcPr>
          <w:p w14:paraId="053120A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8BE54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350" w:type="dxa"/>
          </w:tcPr>
          <w:p w14:paraId="48C058AF" w14:textId="20A1B46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170" w:type="dxa"/>
          </w:tcPr>
          <w:p w14:paraId="16170905" w14:textId="25D2D39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24.17</w:t>
            </w:r>
          </w:p>
        </w:tc>
        <w:tc>
          <w:tcPr>
            <w:tcW w:w="1525" w:type="dxa"/>
          </w:tcPr>
          <w:p w14:paraId="0CC1B752" w14:textId="64794A5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w:t>
            </w:r>
            <w:r w:rsidR="00FC56CD">
              <w:rPr>
                <w:rFonts w:ascii="Times New Roman" w:hAnsi="Times New Roman"/>
                <w:b/>
                <w:bCs/>
                <w:i/>
                <w:iCs/>
                <w:sz w:val="22"/>
                <w:szCs w:val="22"/>
              </w:rPr>
              <w:t>9</w:t>
            </w:r>
          </w:p>
        </w:tc>
      </w:tr>
      <w:tr w:rsidR="00C457A0" w:rsidRPr="00A96568" w14:paraId="0667A890" w14:textId="77777777" w:rsidTr="00A6735C">
        <w:tc>
          <w:tcPr>
            <w:tcW w:w="2661" w:type="dxa"/>
          </w:tcPr>
          <w:p w14:paraId="3C5F3E2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CE15A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350" w:type="dxa"/>
          </w:tcPr>
          <w:p w14:paraId="5C570121" w14:textId="76928AF0"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170" w:type="dxa"/>
          </w:tcPr>
          <w:p w14:paraId="10D340A8" w14:textId="427A9C3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20.46</w:t>
            </w:r>
          </w:p>
        </w:tc>
        <w:tc>
          <w:tcPr>
            <w:tcW w:w="1525" w:type="dxa"/>
          </w:tcPr>
          <w:p w14:paraId="13643591" w14:textId="20FBB3D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w:t>
            </w:r>
            <w:r w:rsidR="00FC56CD">
              <w:rPr>
                <w:rFonts w:ascii="Times New Roman" w:hAnsi="Times New Roman"/>
                <w:sz w:val="22"/>
                <w:szCs w:val="22"/>
              </w:rPr>
              <w:t>3</w:t>
            </w:r>
          </w:p>
        </w:tc>
      </w:tr>
      <w:tr w:rsidR="00C457A0" w:rsidRPr="00A96568" w14:paraId="4E63C59C" w14:textId="77777777" w:rsidTr="00A6735C">
        <w:tc>
          <w:tcPr>
            <w:tcW w:w="2661" w:type="dxa"/>
          </w:tcPr>
          <w:p w14:paraId="51BA483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27177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350" w:type="dxa"/>
          </w:tcPr>
          <w:p w14:paraId="05F38D86" w14:textId="6EE909E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170" w:type="dxa"/>
          </w:tcPr>
          <w:p w14:paraId="6B88F610" w14:textId="53FE7A15"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18.7</w:t>
            </w:r>
            <w:r w:rsidR="00FC56CD">
              <w:rPr>
                <w:rFonts w:ascii="Times New Roman" w:hAnsi="Times New Roman"/>
                <w:b/>
                <w:bCs/>
                <w:i/>
                <w:iCs/>
                <w:sz w:val="22"/>
                <w:szCs w:val="22"/>
              </w:rPr>
              <w:t>2</w:t>
            </w:r>
          </w:p>
        </w:tc>
        <w:tc>
          <w:tcPr>
            <w:tcW w:w="1525" w:type="dxa"/>
          </w:tcPr>
          <w:p w14:paraId="0054C059" w14:textId="027880D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0.4</w:t>
            </w:r>
            <w:r w:rsidR="00FC56CD">
              <w:rPr>
                <w:rFonts w:ascii="Times New Roman" w:hAnsi="Times New Roman"/>
                <w:b/>
                <w:bCs/>
                <w:i/>
                <w:iCs/>
                <w:sz w:val="22"/>
                <w:szCs w:val="22"/>
              </w:rPr>
              <w:t>9</w:t>
            </w:r>
          </w:p>
        </w:tc>
      </w:tr>
      <w:tr w:rsidR="00C457A0" w:rsidRPr="00A96568" w14:paraId="402C6BA9" w14:textId="77777777" w:rsidTr="00A6735C">
        <w:tc>
          <w:tcPr>
            <w:tcW w:w="2661" w:type="dxa"/>
          </w:tcPr>
          <w:p w14:paraId="64A0E3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0B35B7E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350" w:type="dxa"/>
          </w:tcPr>
          <w:p w14:paraId="26DD4076" w14:textId="7D2CDDC4"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170" w:type="dxa"/>
          </w:tcPr>
          <w:p w14:paraId="10FEA80A" w14:textId="3774557C"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23.5</w:t>
            </w:r>
            <w:r w:rsidR="00FC56CD" w:rsidRPr="00FC56CD">
              <w:rPr>
                <w:rFonts w:ascii="Times New Roman" w:hAnsi="Times New Roman"/>
                <w:sz w:val="22"/>
                <w:szCs w:val="22"/>
              </w:rPr>
              <w:t>7</w:t>
            </w:r>
          </w:p>
        </w:tc>
        <w:tc>
          <w:tcPr>
            <w:tcW w:w="1525" w:type="dxa"/>
          </w:tcPr>
          <w:p w14:paraId="148151D1" w14:textId="0F89D26D"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0.36</w:t>
            </w:r>
          </w:p>
        </w:tc>
      </w:tr>
      <w:tr w:rsidR="00C457A0" w:rsidRPr="00A96568" w14:paraId="09C652D7" w14:textId="77777777" w:rsidTr="00A6735C">
        <w:tc>
          <w:tcPr>
            <w:tcW w:w="2661" w:type="dxa"/>
          </w:tcPr>
          <w:p w14:paraId="032AF6B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248309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350" w:type="dxa"/>
          </w:tcPr>
          <w:p w14:paraId="467CBD5D" w14:textId="3D44B119"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170" w:type="dxa"/>
          </w:tcPr>
          <w:p w14:paraId="3A798595" w14:textId="7054182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14.33</w:t>
            </w:r>
          </w:p>
        </w:tc>
        <w:tc>
          <w:tcPr>
            <w:tcW w:w="1525" w:type="dxa"/>
          </w:tcPr>
          <w:p w14:paraId="63067513" w14:textId="366C923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r>
      <w:tr w:rsidR="00C457A0" w:rsidRPr="00A96568" w14:paraId="68D85FCA" w14:textId="77777777" w:rsidTr="00A6735C">
        <w:tc>
          <w:tcPr>
            <w:tcW w:w="2661" w:type="dxa"/>
          </w:tcPr>
          <w:p w14:paraId="1864BC0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6B8E1BA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350" w:type="dxa"/>
          </w:tcPr>
          <w:p w14:paraId="45C8B276" w14:textId="0F4AE08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170" w:type="dxa"/>
          </w:tcPr>
          <w:p w14:paraId="3F732106" w14:textId="54E43A6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w:t>
            </w:r>
            <w:r w:rsidR="00FC56CD">
              <w:rPr>
                <w:rFonts w:ascii="Times New Roman" w:hAnsi="Times New Roman"/>
                <w:sz w:val="22"/>
                <w:szCs w:val="22"/>
              </w:rPr>
              <w:t>5</w:t>
            </w:r>
            <w:r w:rsidRPr="00481E6A">
              <w:rPr>
                <w:rFonts w:ascii="Times New Roman" w:hAnsi="Times New Roman"/>
                <w:sz w:val="22"/>
                <w:szCs w:val="22"/>
              </w:rPr>
              <w:t>.89</w:t>
            </w:r>
          </w:p>
        </w:tc>
        <w:tc>
          <w:tcPr>
            <w:tcW w:w="1525" w:type="dxa"/>
          </w:tcPr>
          <w:p w14:paraId="3EC6B9F2" w14:textId="7C5C8A3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0.33</w:t>
            </w:r>
          </w:p>
        </w:tc>
      </w:tr>
      <w:tr w:rsidR="00C457A0" w:rsidRPr="00A96568" w14:paraId="1E8F87F9" w14:textId="77777777" w:rsidTr="00A6735C">
        <w:tc>
          <w:tcPr>
            <w:tcW w:w="2661" w:type="dxa"/>
          </w:tcPr>
          <w:p w14:paraId="4FDFB14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A0FC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350" w:type="dxa"/>
          </w:tcPr>
          <w:p w14:paraId="61FF24A6" w14:textId="469469B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170" w:type="dxa"/>
          </w:tcPr>
          <w:p w14:paraId="142DE779" w14:textId="30F33F3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20.9</w:t>
            </w:r>
            <w:r w:rsidR="00AA3866">
              <w:rPr>
                <w:rFonts w:ascii="Times New Roman" w:hAnsi="Times New Roman"/>
                <w:sz w:val="22"/>
                <w:szCs w:val="22"/>
              </w:rPr>
              <w:t>6</w:t>
            </w:r>
          </w:p>
        </w:tc>
        <w:tc>
          <w:tcPr>
            <w:tcW w:w="1525" w:type="dxa"/>
          </w:tcPr>
          <w:p w14:paraId="4015C767" w14:textId="1375A92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0.14</w:t>
            </w:r>
          </w:p>
        </w:tc>
      </w:tr>
      <w:tr w:rsidR="00C457A0" w:rsidRPr="00A96568" w14:paraId="154D0983" w14:textId="77777777" w:rsidTr="00A6735C">
        <w:tc>
          <w:tcPr>
            <w:tcW w:w="2661" w:type="dxa"/>
          </w:tcPr>
          <w:p w14:paraId="03600ED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6D8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350" w:type="dxa"/>
          </w:tcPr>
          <w:p w14:paraId="48514FA3" w14:textId="46A8870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170" w:type="dxa"/>
          </w:tcPr>
          <w:p w14:paraId="7268EE10" w14:textId="7D8D4F7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23.04</w:t>
            </w:r>
          </w:p>
        </w:tc>
        <w:tc>
          <w:tcPr>
            <w:tcW w:w="1525" w:type="dxa"/>
          </w:tcPr>
          <w:p w14:paraId="3E81D173" w14:textId="1338DC08"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0.55</w:t>
            </w:r>
          </w:p>
        </w:tc>
      </w:tr>
    </w:tbl>
    <w:p w14:paraId="4772AD2C" w14:textId="6FA99F57" w:rsidR="009866CF" w:rsidRPr="00A96568" w:rsidRDefault="009866CF" w:rsidP="00E656CA">
      <w:pPr>
        <w:spacing w:line="360" w:lineRule="auto"/>
        <w:ind w:firstLine="720"/>
      </w:pPr>
      <w:r w:rsidRPr="00A96568">
        <w:t xml:space="preserve">Table </w:t>
      </w:r>
      <w:r w:rsidR="002A03A2">
        <w:t>7</w:t>
      </w:r>
      <w:r w:rsidRPr="00A96568">
        <w:t xml:space="preserve"> shows the results of the two-sample t-tests</w:t>
      </w:r>
      <w:r w:rsidR="009B0324">
        <w:t xml:space="preserve"> indicating</w:t>
      </w:r>
      <w:r w:rsidRPr="00A96568">
        <w:t xml:space="preserve"> net change </w:t>
      </w:r>
      <w:r w:rsidR="009B0324">
        <w:t xml:space="preserve">in canopy height </w:t>
      </w:r>
      <w:r w:rsidRPr="00A96568">
        <w:t>between</w:t>
      </w:r>
      <w:r w:rsidR="009B0324">
        <w:t xml:space="preserve"> 2020 </w:t>
      </w:r>
      <w:r w:rsidRPr="00A96568">
        <w:t>and</w:t>
      </w:r>
      <w:r w:rsidR="009B0324">
        <w:t xml:space="preserve"> 2024</w:t>
      </w:r>
      <w:r w:rsidR="002A03A2">
        <w:t xml:space="preserve">. </w:t>
      </w:r>
      <w:r w:rsidR="009B0324">
        <w:t>A</w:t>
      </w:r>
      <w:r w:rsidRPr="00A96568">
        <w:t>ll factor</w:t>
      </w:r>
      <w:r w:rsidR="009B0324">
        <w:t xml:space="preserve"> levels</w:t>
      </w:r>
      <w:r w:rsidRPr="00A96568">
        <w:t xml:space="preserve"> demonstrated significant net change over time</w:t>
      </w:r>
      <w:r w:rsidR="009B0324">
        <w:t xml:space="preserve"> </w:t>
      </w:r>
      <w:r w:rsidR="002A03A2">
        <w:t>except for</w:t>
      </w:r>
      <w:r w:rsidR="009B0324">
        <w:t xml:space="preserve"> forests that experienced disturbance 20-30 years ago.</w:t>
      </w:r>
      <w:r w:rsidRPr="00A96568">
        <w:t xml:space="preserve"> </w:t>
      </w:r>
      <w:r w:rsidR="002A03A2">
        <w:t>All factors experienced net growth, as indicated by</w:t>
      </w:r>
      <w:r w:rsidRPr="00A96568">
        <w:t xml:space="preserve"> positive mean difference values. Cohen’s d effect sizes are in the small to medium range, from 0.</w:t>
      </w:r>
      <w:r w:rsidR="002A03A2">
        <w:t xml:space="preserve">06 in forests with 20-30 Years Since Disturbance to </w:t>
      </w:r>
      <w:r w:rsidRPr="00A96568">
        <w:t>0.6</w:t>
      </w:r>
      <w:r w:rsidR="009B0324">
        <w:t>4</w:t>
      </w:r>
      <w:r w:rsidRPr="00A96568">
        <w:t xml:space="preserve"> in forests with 30+ Years Since Disturbance.</w:t>
      </w:r>
    </w:p>
    <w:p w14:paraId="3CF096A2" w14:textId="0914BEA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7</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from two-sample T-test for net change in canopy heights. Bolded and italicized values are statistically significant (p &lt; 0.05).</w:t>
      </w:r>
    </w:p>
    <w:tbl>
      <w:tblPr>
        <w:tblStyle w:val="TableGrid"/>
        <w:tblW w:w="9175" w:type="dxa"/>
        <w:tblLook w:val="04A0" w:firstRow="1" w:lastRow="0" w:firstColumn="1" w:lastColumn="0" w:noHBand="0" w:noVBand="1"/>
      </w:tblPr>
      <w:tblGrid>
        <w:gridCol w:w="2615"/>
        <w:gridCol w:w="2099"/>
        <w:gridCol w:w="1524"/>
        <w:gridCol w:w="1041"/>
        <w:gridCol w:w="632"/>
        <w:gridCol w:w="1264"/>
      </w:tblGrid>
      <w:tr w:rsidR="009866CF" w:rsidRPr="00A96568" w14:paraId="19FF4F32" w14:textId="77777777" w:rsidTr="003E08E0">
        <w:trPr>
          <w:trHeight w:val="407"/>
        </w:trPr>
        <w:tc>
          <w:tcPr>
            <w:tcW w:w="2615" w:type="dxa"/>
            <w:shd w:val="clear" w:color="auto" w:fill="D9D9D9" w:themeFill="background1" w:themeFillShade="D9"/>
          </w:tcPr>
          <w:p w14:paraId="156A4EDF"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99" w:type="dxa"/>
            <w:shd w:val="clear" w:color="auto" w:fill="D9D9D9" w:themeFill="background1" w:themeFillShade="D9"/>
          </w:tcPr>
          <w:p w14:paraId="2A608B58"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24" w:type="dxa"/>
            <w:shd w:val="clear" w:color="auto" w:fill="D9D9D9" w:themeFill="background1" w:themeFillShade="D9"/>
          </w:tcPr>
          <w:p w14:paraId="54CE69A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041" w:type="dxa"/>
            <w:shd w:val="clear" w:color="auto" w:fill="D9D9D9" w:themeFill="background1" w:themeFillShade="D9"/>
          </w:tcPr>
          <w:p w14:paraId="0DB774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w:t>
            </w:r>
          </w:p>
        </w:tc>
        <w:tc>
          <w:tcPr>
            <w:tcW w:w="632" w:type="dxa"/>
            <w:shd w:val="clear" w:color="auto" w:fill="D9D9D9" w:themeFill="background1" w:themeFillShade="D9"/>
          </w:tcPr>
          <w:p w14:paraId="5203B7E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D</w:t>
            </w:r>
          </w:p>
        </w:tc>
        <w:tc>
          <w:tcPr>
            <w:tcW w:w="1264" w:type="dxa"/>
            <w:shd w:val="clear" w:color="auto" w:fill="D9D9D9" w:themeFill="background1" w:themeFillShade="D9"/>
          </w:tcPr>
          <w:p w14:paraId="73B24B4A"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Mean Diff</w:t>
            </w:r>
          </w:p>
        </w:tc>
      </w:tr>
      <w:tr w:rsidR="00C457A0" w:rsidRPr="00A96568" w14:paraId="6727512D" w14:textId="77777777" w:rsidTr="003E08E0">
        <w:trPr>
          <w:trHeight w:val="419"/>
        </w:trPr>
        <w:tc>
          <w:tcPr>
            <w:tcW w:w="2615" w:type="dxa"/>
          </w:tcPr>
          <w:p w14:paraId="728DE7A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8FC341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24" w:type="dxa"/>
          </w:tcPr>
          <w:p w14:paraId="0E66B16B" w14:textId="7CB30D5C"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041" w:type="dxa"/>
          </w:tcPr>
          <w:p w14:paraId="14B11AA9" w14:textId="3FFAE9C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534F8B">
              <w:rPr>
                <w:rFonts w:ascii="Times New Roman" w:hAnsi="Times New Roman"/>
                <w:b/>
                <w:bCs/>
                <w:i/>
                <w:iCs/>
                <w:sz w:val="22"/>
                <w:szCs w:val="22"/>
              </w:rPr>
              <w:t>524</w:t>
            </w:r>
          </w:p>
        </w:tc>
        <w:tc>
          <w:tcPr>
            <w:tcW w:w="632" w:type="dxa"/>
          </w:tcPr>
          <w:p w14:paraId="69586F21" w14:textId="2DBD39D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00AC2580" w14:textId="10E0C6A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w:t>
            </w:r>
            <w:r w:rsidR="00534F8B">
              <w:rPr>
                <w:rFonts w:ascii="Times New Roman" w:hAnsi="Times New Roman"/>
                <w:b/>
                <w:bCs/>
                <w:i/>
                <w:iCs/>
                <w:sz w:val="22"/>
                <w:szCs w:val="22"/>
              </w:rPr>
              <w:t>5</w:t>
            </w:r>
          </w:p>
        </w:tc>
      </w:tr>
      <w:tr w:rsidR="00C457A0" w:rsidRPr="00A96568" w14:paraId="356AE872" w14:textId="77777777" w:rsidTr="003E08E0">
        <w:trPr>
          <w:trHeight w:val="407"/>
        </w:trPr>
        <w:tc>
          <w:tcPr>
            <w:tcW w:w="2615" w:type="dxa"/>
          </w:tcPr>
          <w:p w14:paraId="6A62159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FE3634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24" w:type="dxa"/>
          </w:tcPr>
          <w:p w14:paraId="616371D4" w14:textId="7C147A4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041" w:type="dxa"/>
          </w:tcPr>
          <w:p w14:paraId="3F12BB37" w14:textId="31E9838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138</w:t>
            </w:r>
            <w:r w:rsidR="00534F8B">
              <w:rPr>
                <w:rFonts w:ascii="Times New Roman" w:hAnsi="Times New Roman"/>
                <w:b/>
                <w:bCs/>
                <w:i/>
                <w:iCs/>
                <w:sz w:val="22"/>
                <w:szCs w:val="22"/>
              </w:rPr>
              <w:t>917.5</w:t>
            </w:r>
          </w:p>
        </w:tc>
        <w:tc>
          <w:tcPr>
            <w:tcW w:w="632" w:type="dxa"/>
          </w:tcPr>
          <w:p w14:paraId="4CA507B8" w14:textId="66E6D68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7225F668" w14:textId="133FEBF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1.45</w:t>
            </w:r>
          </w:p>
        </w:tc>
      </w:tr>
      <w:tr w:rsidR="00C457A0" w:rsidRPr="00A96568" w14:paraId="6AA7AF12" w14:textId="77777777" w:rsidTr="003E08E0">
        <w:trPr>
          <w:trHeight w:val="419"/>
        </w:trPr>
        <w:tc>
          <w:tcPr>
            <w:tcW w:w="2615" w:type="dxa"/>
          </w:tcPr>
          <w:p w14:paraId="6164303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B9A567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24" w:type="dxa"/>
          </w:tcPr>
          <w:p w14:paraId="4AF30A30" w14:textId="38A4F42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041" w:type="dxa"/>
          </w:tcPr>
          <w:p w14:paraId="68DAA4CF" w14:textId="422D4F08"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146303</w:t>
            </w:r>
          </w:p>
        </w:tc>
        <w:tc>
          <w:tcPr>
            <w:tcW w:w="632" w:type="dxa"/>
          </w:tcPr>
          <w:p w14:paraId="26F17D15" w14:textId="7840719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0.33</w:t>
            </w:r>
          </w:p>
        </w:tc>
        <w:tc>
          <w:tcPr>
            <w:tcW w:w="1264" w:type="dxa"/>
          </w:tcPr>
          <w:p w14:paraId="195846FA" w14:textId="7265E9B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534F8B">
              <w:rPr>
                <w:rFonts w:ascii="Times New Roman" w:hAnsi="Times New Roman"/>
                <w:b/>
                <w:bCs/>
                <w:i/>
                <w:iCs/>
                <w:sz w:val="22"/>
                <w:szCs w:val="22"/>
              </w:rPr>
              <w:t>1</w:t>
            </w:r>
          </w:p>
        </w:tc>
      </w:tr>
      <w:tr w:rsidR="00C457A0" w:rsidRPr="00A96568" w14:paraId="464C7857" w14:textId="77777777" w:rsidTr="003E08E0">
        <w:trPr>
          <w:trHeight w:val="407"/>
        </w:trPr>
        <w:tc>
          <w:tcPr>
            <w:tcW w:w="2615" w:type="dxa"/>
          </w:tcPr>
          <w:p w14:paraId="3DF445F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F2CFB4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24" w:type="dxa"/>
          </w:tcPr>
          <w:p w14:paraId="5BB1D2B9" w14:textId="2B3752B6"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041" w:type="dxa"/>
          </w:tcPr>
          <w:p w14:paraId="4FEDF8EB" w14:textId="2A0482E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1511</w:t>
            </w:r>
            <w:r w:rsidR="00534F8B">
              <w:rPr>
                <w:rFonts w:ascii="Times New Roman" w:hAnsi="Times New Roman"/>
                <w:b/>
                <w:bCs/>
                <w:i/>
                <w:iCs/>
                <w:sz w:val="22"/>
                <w:szCs w:val="22"/>
              </w:rPr>
              <w:t>77.5</w:t>
            </w:r>
          </w:p>
        </w:tc>
        <w:tc>
          <w:tcPr>
            <w:tcW w:w="632" w:type="dxa"/>
          </w:tcPr>
          <w:p w14:paraId="777336EB" w14:textId="5A66F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0.37</w:t>
            </w:r>
          </w:p>
        </w:tc>
        <w:tc>
          <w:tcPr>
            <w:tcW w:w="1264" w:type="dxa"/>
          </w:tcPr>
          <w:p w14:paraId="1A0ED6A0" w14:textId="14FEB1D6"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2.59</w:t>
            </w:r>
          </w:p>
        </w:tc>
      </w:tr>
      <w:tr w:rsidR="00C457A0" w:rsidRPr="00A96568" w14:paraId="1031FBD7" w14:textId="77777777" w:rsidTr="003E08E0">
        <w:trPr>
          <w:trHeight w:val="407"/>
        </w:trPr>
        <w:tc>
          <w:tcPr>
            <w:tcW w:w="2615" w:type="dxa"/>
          </w:tcPr>
          <w:p w14:paraId="7EB16E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77EE0C3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24" w:type="dxa"/>
          </w:tcPr>
          <w:p w14:paraId="0256E828" w14:textId="046CE21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041" w:type="dxa"/>
          </w:tcPr>
          <w:p w14:paraId="5B150219" w14:textId="5B91B3A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147</w:t>
            </w:r>
            <w:r w:rsidR="00534F8B">
              <w:rPr>
                <w:rFonts w:ascii="Times New Roman" w:hAnsi="Times New Roman"/>
                <w:b/>
                <w:bCs/>
                <w:i/>
                <w:iCs/>
                <w:sz w:val="22"/>
                <w:szCs w:val="22"/>
              </w:rPr>
              <w:t>338.5</w:t>
            </w:r>
          </w:p>
        </w:tc>
        <w:tc>
          <w:tcPr>
            <w:tcW w:w="632" w:type="dxa"/>
          </w:tcPr>
          <w:p w14:paraId="4FFE626F" w14:textId="07AB5A9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6D1315A3" w14:textId="156A0DC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2.15</w:t>
            </w:r>
          </w:p>
        </w:tc>
      </w:tr>
      <w:tr w:rsidR="00C457A0" w:rsidRPr="00A96568" w14:paraId="3CE39C8F" w14:textId="77777777" w:rsidTr="003E08E0">
        <w:trPr>
          <w:trHeight w:val="419"/>
        </w:trPr>
        <w:tc>
          <w:tcPr>
            <w:tcW w:w="2615" w:type="dxa"/>
          </w:tcPr>
          <w:p w14:paraId="689710B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066828E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24" w:type="dxa"/>
          </w:tcPr>
          <w:p w14:paraId="64F4D34B" w14:textId="602A5B4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041" w:type="dxa"/>
          </w:tcPr>
          <w:p w14:paraId="1F5ACDBF" w14:textId="4002D953"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145969</w:t>
            </w:r>
          </w:p>
        </w:tc>
        <w:tc>
          <w:tcPr>
            <w:tcW w:w="632" w:type="dxa"/>
          </w:tcPr>
          <w:p w14:paraId="7993E8A2" w14:textId="7341525A"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3A507D4C" w14:textId="764DDAE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534F8B">
              <w:rPr>
                <w:rFonts w:ascii="Times New Roman" w:hAnsi="Times New Roman"/>
                <w:b/>
                <w:bCs/>
                <w:i/>
                <w:iCs/>
                <w:sz w:val="22"/>
                <w:szCs w:val="22"/>
              </w:rPr>
              <w:t>2</w:t>
            </w:r>
          </w:p>
        </w:tc>
      </w:tr>
      <w:tr w:rsidR="00C457A0" w:rsidRPr="00A96568" w14:paraId="7DE9563C" w14:textId="77777777" w:rsidTr="003E08E0">
        <w:trPr>
          <w:trHeight w:val="407"/>
        </w:trPr>
        <w:tc>
          <w:tcPr>
            <w:tcW w:w="2615" w:type="dxa"/>
          </w:tcPr>
          <w:p w14:paraId="02F9EC8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48F38A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24" w:type="dxa"/>
          </w:tcPr>
          <w:p w14:paraId="4218F915" w14:textId="53FBB0B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041" w:type="dxa"/>
          </w:tcPr>
          <w:p w14:paraId="531881E1" w14:textId="47B6ED8E"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155060</w:t>
            </w:r>
          </w:p>
        </w:tc>
        <w:tc>
          <w:tcPr>
            <w:tcW w:w="632" w:type="dxa"/>
          </w:tcPr>
          <w:p w14:paraId="6E3B7A1D" w14:textId="7BE04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0.38</w:t>
            </w:r>
          </w:p>
        </w:tc>
        <w:tc>
          <w:tcPr>
            <w:tcW w:w="1264" w:type="dxa"/>
          </w:tcPr>
          <w:p w14:paraId="7AC8A185" w14:textId="5B40043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2.95</w:t>
            </w:r>
          </w:p>
        </w:tc>
      </w:tr>
      <w:tr w:rsidR="00C457A0" w:rsidRPr="00A96568" w14:paraId="329157DB" w14:textId="77777777" w:rsidTr="003E08E0">
        <w:trPr>
          <w:trHeight w:val="419"/>
        </w:trPr>
        <w:tc>
          <w:tcPr>
            <w:tcW w:w="2615" w:type="dxa"/>
          </w:tcPr>
          <w:p w14:paraId="7B9E43C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019B90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24" w:type="dxa"/>
          </w:tcPr>
          <w:p w14:paraId="47FB8D73" w14:textId="79B7501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041" w:type="dxa"/>
          </w:tcPr>
          <w:p w14:paraId="186E4674" w14:textId="6BDF7A1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1425</w:t>
            </w:r>
            <w:r w:rsidR="00534F8B">
              <w:rPr>
                <w:rFonts w:ascii="Times New Roman" w:hAnsi="Times New Roman"/>
                <w:b/>
                <w:bCs/>
                <w:i/>
                <w:iCs/>
                <w:sz w:val="22"/>
                <w:szCs w:val="22"/>
              </w:rPr>
              <w:t>89.5</w:t>
            </w:r>
          </w:p>
        </w:tc>
        <w:tc>
          <w:tcPr>
            <w:tcW w:w="632" w:type="dxa"/>
          </w:tcPr>
          <w:p w14:paraId="59918EA1" w14:textId="38D0D8F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w:t>
            </w:r>
            <w:r w:rsidR="00534F8B">
              <w:rPr>
                <w:rFonts w:ascii="Times New Roman" w:hAnsi="Times New Roman"/>
                <w:b/>
                <w:bCs/>
                <w:i/>
                <w:iCs/>
                <w:sz w:val="22"/>
                <w:szCs w:val="22"/>
              </w:rPr>
              <w:t>5</w:t>
            </w:r>
          </w:p>
        </w:tc>
        <w:tc>
          <w:tcPr>
            <w:tcW w:w="1264" w:type="dxa"/>
          </w:tcPr>
          <w:p w14:paraId="4019A30F" w14:textId="5A33FAE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w:t>
            </w:r>
          </w:p>
        </w:tc>
      </w:tr>
      <w:tr w:rsidR="00C457A0" w:rsidRPr="00A96568" w14:paraId="73D1D2B5" w14:textId="77777777" w:rsidTr="003E08E0">
        <w:trPr>
          <w:trHeight w:val="407"/>
        </w:trPr>
        <w:tc>
          <w:tcPr>
            <w:tcW w:w="2615" w:type="dxa"/>
          </w:tcPr>
          <w:p w14:paraId="0CE44B7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lastRenderedPageBreak/>
              <w:t>Years Since Disturbance</w:t>
            </w:r>
          </w:p>
        </w:tc>
        <w:tc>
          <w:tcPr>
            <w:tcW w:w="2099" w:type="dxa"/>
          </w:tcPr>
          <w:p w14:paraId="2D30FFE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24" w:type="dxa"/>
          </w:tcPr>
          <w:p w14:paraId="4BD74186" w14:textId="08888CFA"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041" w:type="dxa"/>
          </w:tcPr>
          <w:p w14:paraId="1BF99962" w14:textId="7CC16FF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129786</w:t>
            </w:r>
          </w:p>
        </w:tc>
        <w:tc>
          <w:tcPr>
            <w:tcW w:w="632" w:type="dxa"/>
          </w:tcPr>
          <w:p w14:paraId="517E0710" w14:textId="6A5D70D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0.06</w:t>
            </w:r>
          </w:p>
        </w:tc>
        <w:tc>
          <w:tcPr>
            <w:tcW w:w="1264" w:type="dxa"/>
          </w:tcPr>
          <w:p w14:paraId="6AE1CF12" w14:textId="41B442D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0.2</w:t>
            </w:r>
            <w:r w:rsidR="00534F8B">
              <w:rPr>
                <w:rFonts w:ascii="Times New Roman" w:hAnsi="Times New Roman"/>
                <w:sz w:val="22"/>
                <w:szCs w:val="22"/>
              </w:rPr>
              <w:t>9</w:t>
            </w:r>
          </w:p>
        </w:tc>
      </w:tr>
      <w:tr w:rsidR="00C457A0" w:rsidRPr="00A96568" w14:paraId="38B2E4CC" w14:textId="77777777" w:rsidTr="003E08E0">
        <w:trPr>
          <w:trHeight w:val="407"/>
        </w:trPr>
        <w:tc>
          <w:tcPr>
            <w:tcW w:w="2615" w:type="dxa"/>
          </w:tcPr>
          <w:p w14:paraId="538D5C9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712704C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24" w:type="dxa"/>
          </w:tcPr>
          <w:p w14:paraId="00EEDE93" w14:textId="799507C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041" w:type="dxa"/>
          </w:tcPr>
          <w:p w14:paraId="66DD5B2E" w14:textId="39CA3AF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70</w:t>
            </w:r>
            <w:r w:rsidR="00534F8B">
              <w:rPr>
                <w:rFonts w:ascii="Times New Roman" w:hAnsi="Times New Roman"/>
                <w:b/>
                <w:bCs/>
                <w:i/>
                <w:iCs/>
                <w:sz w:val="22"/>
                <w:szCs w:val="22"/>
              </w:rPr>
              <w:t>899</w:t>
            </w:r>
          </w:p>
        </w:tc>
        <w:tc>
          <w:tcPr>
            <w:tcW w:w="632" w:type="dxa"/>
          </w:tcPr>
          <w:p w14:paraId="54FFF33D" w14:textId="5D935A0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c>
          <w:tcPr>
            <w:tcW w:w="1264" w:type="dxa"/>
          </w:tcPr>
          <w:p w14:paraId="7A23564E" w14:textId="772903C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3.3</w:t>
            </w:r>
            <w:r w:rsidR="00534F8B">
              <w:rPr>
                <w:rFonts w:ascii="Times New Roman" w:hAnsi="Times New Roman"/>
                <w:b/>
                <w:bCs/>
                <w:i/>
                <w:iCs/>
                <w:sz w:val="22"/>
                <w:szCs w:val="22"/>
              </w:rPr>
              <w:t>2</w:t>
            </w:r>
          </w:p>
        </w:tc>
      </w:tr>
    </w:tbl>
    <w:p w14:paraId="420046B1" w14:textId="6862ABFD" w:rsidR="009866CF" w:rsidRDefault="002A03A2" w:rsidP="00E656CA">
      <w:pPr>
        <w:spacing w:line="360" w:lineRule="auto"/>
        <w:ind w:firstLine="720"/>
      </w:pPr>
      <w:r>
        <w:t xml:space="preserve">Generalized additive models showed no noteworthy results when removing 2019 ATL08 data. </w:t>
      </w:r>
      <w:r w:rsidR="009866CF" w:rsidRPr="00A96568">
        <w:t xml:space="preserve">All factors </w:t>
      </w:r>
      <w:r>
        <w:t xml:space="preserve">showed a </w:t>
      </w:r>
      <w:r w:rsidR="009866CF" w:rsidRPr="00A96568">
        <w:t>linear relationship of canopy height change</w:t>
      </w:r>
      <w:r>
        <w:t xml:space="preserve"> with </w:t>
      </w:r>
      <w:r w:rsidR="009866CF" w:rsidRPr="00A96568">
        <w:t xml:space="preserve">estimated degrees of freedom </w:t>
      </w:r>
      <w:r>
        <w:t xml:space="preserve">of </w:t>
      </w:r>
      <w:r w:rsidR="009866CF" w:rsidRPr="00A96568">
        <w:t xml:space="preserve"> 1.</w:t>
      </w:r>
      <w:r w:rsidR="00C457A0">
        <w:t xml:space="preserve"> All levels have an insignificant </w:t>
      </w:r>
      <w:r w:rsidR="009866CF" w:rsidRPr="00A96568">
        <w:t>smoothing term (p &gt; 0.05)</w:t>
      </w:r>
      <w:r w:rsidR="00C457A0">
        <w:t xml:space="preserve">. </w:t>
      </w:r>
      <w:r w:rsidR="009866CF" w:rsidRPr="00A96568">
        <w:t xml:space="preserve">The intercept estimates indicate that baseline canopy heights are lower in Evergreen and Woody Wetlands forests than in Mixed and Deciduous Forests. </w:t>
      </w:r>
      <w:r>
        <w:t>Baseline</w:t>
      </w:r>
      <w:r w:rsidR="009866CF" w:rsidRPr="00A96568">
        <w:t xml:space="preserve"> canopy heights are lower in disturbed forests than undisturbed, but increase</w:t>
      </w:r>
      <w:r w:rsidR="009866CF" w:rsidRPr="00BA1401">
        <w:t xml:space="preserve"> with time since disturbance. From the GAM results, land cover type, disturbance presence, and time since disturbance explain 7.</w:t>
      </w:r>
      <w:r w:rsidR="005D2839">
        <w:t>3</w:t>
      </w:r>
      <w:r w:rsidR="00BD3F1F">
        <w:t>8</w:t>
      </w:r>
      <w:r w:rsidR="009866CF" w:rsidRPr="00BA1401">
        <w:t>%, 14.</w:t>
      </w:r>
      <w:r w:rsidR="00BD3F1F">
        <w:t>26</w:t>
      </w:r>
      <w:r w:rsidR="009866CF" w:rsidRPr="00BA1401">
        <w:t>%, and 25.</w:t>
      </w:r>
      <w:r w:rsidR="00C457A0">
        <w:t>5</w:t>
      </w:r>
      <w:r w:rsidR="00BD3F1F">
        <w:t>5</w:t>
      </w:r>
      <w:r w:rsidR="009866CF" w:rsidRPr="00BA1401">
        <w:t>% of the deviance in canopy height change over time respectively.</w:t>
      </w:r>
    </w:p>
    <w:p w14:paraId="19FC275F" w14:textId="02C5C06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8</w:t>
      </w:r>
      <w:r w:rsidRPr="00E45EE8">
        <w:rPr>
          <w:b w:val="0"/>
          <w:bCs w:val="0"/>
          <w:i/>
          <w:iCs/>
          <w:sz w:val="22"/>
          <w:szCs w:val="22"/>
        </w:rPr>
        <w:fldChar w:fldCharType="end"/>
      </w:r>
      <w:r w:rsidR="00E45EE8">
        <w:rPr>
          <w:b w:val="0"/>
          <w:bCs w:val="0"/>
          <w:i/>
          <w:iCs/>
          <w:sz w:val="22"/>
          <w:szCs w:val="22"/>
        </w:rPr>
        <w:t xml:space="preserve">: </w:t>
      </w:r>
      <w:r w:rsidR="00E45EE8" w:rsidRPr="00214907">
        <w:rPr>
          <w:b w:val="0"/>
          <w:bCs w:val="0"/>
          <w:i/>
          <w:iCs/>
          <w:sz w:val="22"/>
          <w:szCs w:val="22"/>
        </w:rPr>
        <w:t>Results of the Generalized Additive Model for each facto</w:t>
      </w:r>
      <w:r w:rsidR="00E45EE8">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1350"/>
        <w:gridCol w:w="1165"/>
      </w:tblGrid>
      <w:tr w:rsidR="009866CF" w:rsidRPr="00A96568" w14:paraId="745944E0" w14:textId="77777777" w:rsidTr="00A6735C">
        <w:tc>
          <w:tcPr>
            <w:tcW w:w="2661" w:type="dxa"/>
            <w:shd w:val="clear" w:color="auto" w:fill="D9D9D9" w:themeFill="background1" w:themeFillShade="D9"/>
          </w:tcPr>
          <w:p w14:paraId="1FA4D35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114B63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1441859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350" w:type="dxa"/>
            <w:shd w:val="clear" w:color="auto" w:fill="D9D9D9" w:themeFill="background1" w:themeFillShade="D9"/>
          </w:tcPr>
          <w:p w14:paraId="30AF004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165" w:type="dxa"/>
            <w:shd w:val="clear" w:color="auto" w:fill="D9D9D9" w:themeFill="background1" w:themeFillShade="D9"/>
          </w:tcPr>
          <w:p w14:paraId="44AB228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457A0" w:rsidRPr="00A96568" w14:paraId="42BBC421" w14:textId="77777777" w:rsidTr="00A6735C">
        <w:tc>
          <w:tcPr>
            <w:tcW w:w="2661" w:type="dxa"/>
          </w:tcPr>
          <w:p w14:paraId="1FB4346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F4BCE3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7A3278DA" w14:textId="2F39B47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1337</w:t>
            </w:r>
          </w:p>
        </w:tc>
        <w:tc>
          <w:tcPr>
            <w:tcW w:w="1350" w:type="dxa"/>
          </w:tcPr>
          <w:p w14:paraId="7D534CD6" w14:textId="40B2F5A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7FB7A181" w14:textId="1038DE1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23.7</w:t>
            </w:r>
            <w:r w:rsidR="00BD3F1F">
              <w:rPr>
                <w:rFonts w:ascii="Times New Roman" w:hAnsi="Times New Roman"/>
                <w:sz w:val="22"/>
                <w:szCs w:val="22"/>
              </w:rPr>
              <w:t>1</w:t>
            </w:r>
          </w:p>
        </w:tc>
      </w:tr>
      <w:tr w:rsidR="00C457A0" w:rsidRPr="00A96568" w14:paraId="55000215" w14:textId="77777777" w:rsidTr="00A6735C">
        <w:tc>
          <w:tcPr>
            <w:tcW w:w="2661" w:type="dxa"/>
          </w:tcPr>
          <w:p w14:paraId="385FFFF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5EBF9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58CCC21B" w14:textId="53CC40D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18609</w:t>
            </w:r>
          </w:p>
        </w:tc>
        <w:tc>
          <w:tcPr>
            <w:tcW w:w="1350" w:type="dxa"/>
          </w:tcPr>
          <w:p w14:paraId="423F7B26" w14:textId="6A28111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18642584" w14:textId="4D438C4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19.19</w:t>
            </w:r>
          </w:p>
        </w:tc>
      </w:tr>
      <w:tr w:rsidR="00C457A0" w:rsidRPr="00A96568" w14:paraId="5F160C08" w14:textId="77777777" w:rsidTr="00A6735C">
        <w:tc>
          <w:tcPr>
            <w:tcW w:w="2661" w:type="dxa"/>
          </w:tcPr>
          <w:p w14:paraId="7C5CC44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0DE1EFA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2FB35480" w14:textId="5DDF961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5598</w:t>
            </w:r>
          </w:p>
        </w:tc>
        <w:tc>
          <w:tcPr>
            <w:tcW w:w="1350" w:type="dxa"/>
          </w:tcPr>
          <w:p w14:paraId="0DBD77E3" w14:textId="44FB09D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ACFA96" w14:textId="526F2D1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w:t>
            </w:r>
            <w:r w:rsidR="00BD3F1F">
              <w:rPr>
                <w:rFonts w:ascii="Times New Roman" w:hAnsi="Times New Roman"/>
                <w:sz w:val="22"/>
                <w:szCs w:val="22"/>
              </w:rPr>
              <w:t>3.96</w:t>
            </w:r>
          </w:p>
        </w:tc>
      </w:tr>
      <w:tr w:rsidR="00C457A0" w:rsidRPr="00A96568" w14:paraId="5F7000BD" w14:textId="77777777" w:rsidTr="00A6735C">
        <w:tc>
          <w:tcPr>
            <w:tcW w:w="2661" w:type="dxa"/>
          </w:tcPr>
          <w:p w14:paraId="6BD869F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6536F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0DFB6C3E" w14:textId="658E26C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25206</w:t>
            </w:r>
          </w:p>
        </w:tc>
        <w:tc>
          <w:tcPr>
            <w:tcW w:w="1350" w:type="dxa"/>
          </w:tcPr>
          <w:p w14:paraId="01744252" w14:textId="7B5A43F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420F551" w14:textId="188C36C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19.7</w:t>
            </w:r>
            <w:r w:rsidR="00BD3F1F">
              <w:rPr>
                <w:rFonts w:ascii="Times New Roman" w:hAnsi="Times New Roman"/>
                <w:sz w:val="22"/>
                <w:szCs w:val="22"/>
              </w:rPr>
              <w:t>5</w:t>
            </w:r>
          </w:p>
        </w:tc>
      </w:tr>
      <w:tr w:rsidR="00C457A0" w:rsidRPr="00A96568" w14:paraId="6878DEAB" w14:textId="77777777" w:rsidTr="00A6735C">
        <w:tc>
          <w:tcPr>
            <w:tcW w:w="2661" w:type="dxa"/>
          </w:tcPr>
          <w:p w14:paraId="66D92F9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3502D6D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48F9F2E4" w14:textId="197391F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sz w:val="22"/>
                <w:szCs w:val="22"/>
              </w:rPr>
              <w:t>28597</w:t>
            </w:r>
          </w:p>
        </w:tc>
        <w:tc>
          <w:tcPr>
            <w:tcW w:w="1350" w:type="dxa"/>
          </w:tcPr>
          <w:p w14:paraId="37E7F26A" w14:textId="3EF0732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584BA153" w14:textId="0FEAADE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17.93</w:t>
            </w:r>
          </w:p>
        </w:tc>
      </w:tr>
      <w:tr w:rsidR="00C457A0" w:rsidRPr="00A96568" w14:paraId="329DE8C0" w14:textId="77777777" w:rsidTr="00A6735C">
        <w:tc>
          <w:tcPr>
            <w:tcW w:w="2661" w:type="dxa"/>
          </w:tcPr>
          <w:p w14:paraId="0003271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13FF05C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398C8EA3" w14:textId="01B478F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22153</w:t>
            </w:r>
          </w:p>
        </w:tc>
        <w:tc>
          <w:tcPr>
            <w:tcW w:w="1350" w:type="dxa"/>
          </w:tcPr>
          <w:p w14:paraId="6048DC7E" w14:textId="467A493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63FA4B0" w14:textId="3A02674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22.9</w:t>
            </w:r>
            <w:r w:rsidR="00BD3F1F">
              <w:rPr>
                <w:rFonts w:ascii="Times New Roman" w:hAnsi="Times New Roman"/>
                <w:sz w:val="22"/>
                <w:szCs w:val="22"/>
              </w:rPr>
              <w:t>2</w:t>
            </w:r>
          </w:p>
        </w:tc>
      </w:tr>
      <w:tr w:rsidR="00C457A0" w:rsidRPr="00A96568" w14:paraId="694B587C" w14:textId="77777777" w:rsidTr="00A6735C">
        <w:tc>
          <w:tcPr>
            <w:tcW w:w="2661" w:type="dxa"/>
          </w:tcPr>
          <w:p w14:paraId="6EF6EE6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224F1C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2E5B818F" w14:textId="039279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7451</w:t>
            </w:r>
          </w:p>
        </w:tc>
        <w:tc>
          <w:tcPr>
            <w:tcW w:w="1350" w:type="dxa"/>
          </w:tcPr>
          <w:p w14:paraId="07861BE0" w14:textId="5C73E17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EE81A72" w14:textId="632C4ED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14.7</w:t>
            </w:r>
            <w:r w:rsidR="00BD3F1F">
              <w:rPr>
                <w:rFonts w:ascii="Times New Roman" w:hAnsi="Times New Roman"/>
                <w:sz w:val="22"/>
                <w:szCs w:val="22"/>
              </w:rPr>
              <w:t>3</w:t>
            </w:r>
          </w:p>
        </w:tc>
      </w:tr>
      <w:tr w:rsidR="00C457A0" w:rsidRPr="00A96568" w14:paraId="45834543" w14:textId="77777777" w:rsidTr="00A6735C">
        <w:tc>
          <w:tcPr>
            <w:tcW w:w="2661" w:type="dxa"/>
          </w:tcPr>
          <w:p w14:paraId="0A8E7B6B"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180B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7B534225" w14:textId="2540539A"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9476</w:t>
            </w:r>
          </w:p>
        </w:tc>
        <w:tc>
          <w:tcPr>
            <w:tcW w:w="1350" w:type="dxa"/>
          </w:tcPr>
          <w:p w14:paraId="441D6D98" w14:textId="41FA36F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022647" w14:textId="7F2F116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16.</w:t>
            </w:r>
            <w:r w:rsidR="00BD3F1F">
              <w:rPr>
                <w:rFonts w:ascii="Times New Roman" w:hAnsi="Times New Roman"/>
                <w:sz w:val="22"/>
                <w:szCs w:val="22"/>
              </w:rPr>
              <w:t>28</w:t>
            </w:r>
          </w:p>
        </w:tc>
      </w:tr>
      <w:tr w:rsidR="00C457A0" w:rsidRPr="00A96568" w14:paraId="285F3E04" w14:textId="77777777" w:rsidTr="00A6735C">
        <w:tc>
          <w:tcPr>
            <w:tcW w:w="2661" w:type="dxa"/>
          </w:tcPr>
          <w:p w14:paraId="5805028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3E605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1B03A488" w14:textId="2FD3FCA6"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7999</w:t>
            </w:r>
          </w:p>
        </w:tc>
        <w:tc>
          <w:tcPr>
            <w:tcW w:w="1350" w:type="dxa"/>
          </w:tcPr>
          <w:p w14:paraId="75CBB997" w14:textId="7D6310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39BBAF0" w14:textId="61724EF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20.7</w:t>
            </w:r>
            <w:r w:rsidR="00BD3F1F">
              <w:rPr>
                <w:rFonts w:ascii="Times New Roman" w:hAnsi="Times New Roman"/>
                <w:sz w:val="22"/>
                <w:szCs w:val="22"/>
              </w:rPr>
              <w:t>9</w:t>
            </w:r>
          </w:p>
        </w:tc>
      </w:tr>
      <w:tr w:rsidR="00C457A0" w:rsidRPr="00A96568" w14:paraId="223197A1" w14:textId="77777777" w:rsidTr="00A6735C">
        <w:tc>
          <w:tcPr>
            <w:tcW w:w="2661" w:type="dxa"/>
          </w:tcPr>
          <w:p w14:paraId="68DAD51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2E22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3AE9DE92" w14:textId="7290425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3671</w:t>
            </w:r>
          </w:p>
        </w:tc>
        <w:tc>
          <w:tcPr>
            <w:tcW w:w="1350" w:type="dxa"/>
          </w:tcPr>
          <w:p w14:paraId="390C6021" w14:textId="0FED225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AD0AAB4" w14:textId="1C40DF2D"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22.4</w:t>
            </w:r>
            <w:r w:rsidR="00BD3F1F">
              <w:rPr>
                <w:rFonts w:ascii="Times New Roman" w:hAnsi="Times New Roman"/>
                <w:sz w:val="22"/>
                <w:szCs w:val="22"/>
              </w:rPr>
              <w:t>5</w:t>
            </w:r>
          </w:p>
        </w:tc>
      </w:tr>
    </w:tbl>
    <w:p w14:paraId="6392C5F7" w14:textId="4412AB1A" w:rsidR="009866CF" w:rsidRDefault="002A03A2" w:rsidP="00E656CA">
      <w:pPr>
        <w:spacing w:line="360" w:lineRule="auto"/>
        <w:ind w:firstLine="720"/>
      </w:pPr>
      <w:r>
        <w:t xml:space="preserve">Finally, </w:t>
      </w:r>
      <w:r w:rsidR="009866CF" w:rsidRPr="00BA1401">
        <w:t xml:space="preserve">MK tests show statistically significant monotonic trend of canopy heights over time for </w:t>
      </w:r>
      <w:r w:rsidR="001B2129">
        <w:t>most</w:t>
      </w:r>
      <w:r w:rsidR="009866CF" w:rsidRPr="00BA1401">
        <w:t xml:space="preserve"> factor levels (Table </w:t>
      </w:r>
      <w:r>
        <w:t>9</w:t>
      </w:r>
      <w:r w:rsidR="009866CF" w:rsidRPr="00BA1401">
        <w:t xml:space="preserve">). </w:t>
      </w:r>
      <w:r w:rsidR="001B2129">
        <w:t xml:space="preserve">Insignificant trends were shown in </w:t>
      </w:r>
      <w:r>
        <w:t xml:space="preserve">undisturbed forests, </w:t>
      </w:r>
      <w:r w:rsidR="001B2129">
        <w:t>and forests that had experienced disturbance</w:t>
      </w:r>
      <w:r>
        <w:t xml:space="preserve"> </w:t>
      </w:r>
      <w:r w:rsidR="001B2129">
        <w:t>10-20 or 20-30 years ago</w:t>
      </w:r>
      <w:r w:rsidR="009866CF" w:rsidRPr="00BA1401">
        <w:t>. Tau values range from 0.0</w:t>
      </w:r>
      <w:r w:rsidR="001B2129">
        <w:t>5</w:t>
      </w:r>
      <w:r w:rsidR="009866CF">
        <w:t xml:space="preserve"> </w:t>
      </w:r>
      <w:r w:rsidR="009866CF" w:rsidRPr="00BA1401">
        <w:t xml:space="preserve">for </w:t>
      </w:r>
      <w:r w:rsidR="001B2129">
        <w:t>Woody Wetlands</w:t>
      </w:r>
      <w:r w:rsidR="009866CF" w:rsidRPr="00BA1401">
        <w:t>, the lowest agreement between increase of time and canopy heights, to 0.0</w:t>
      </w:r>
      <w:r w:rsidR="001B2129">
        <w:t>7</w:t>
      </w:r>
      <w:r w:rsidR="009866CF" w:rsidRPr="00BA1401">
        <w:t xml:space="preserve"> for Mixed Forest. </w:t>
      </w:r>
      <w:r w:rsidR="001B2129">
        <w:t xml:space="preserve">Disturbed forests have </w:t>
      </w:r>
      <w:r>
        <w:t>a</w:t>
      </w:r>
      <w:r w:rsidR="001B2129">
        <w:t xml:space="preserve"> slightly higher Tau of 0.06 than undisturbed forests of 0.05</w:t>
      </w:r>
      <w:r w:rsidR="009866CF" w:rsidRPr="00BA1401">
        <w:t xml:space="preserve">. </w:t>
      </w:r>
      <w:r w:rsidR="001B2129">
        <w:t>Tau</w:t>
      </w:r>
      <w:r w:rsidR="009866CF" w:rsidRPr="00BA1401">
        <w:t xml:space="preserve"> values </w:t>
      </w:r>
      <w:r>
        <w:t xml:space="preserve">are highest in recently disturbed (&lt;10 Years) or mature (30+ Years) than forests with moderate time since disturbance. </w:t>
      </w:r>
    </w:p>
    <w:p w14:paraId="4EC9068A" w14:textId="713711F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lastRenderedPageBreak/>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9</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of Mann-Kendall tests for each level of each factor. Bolded and italicized values are statistically significant (p &lt; 0.05).</w:t>
      </w:r>
    </w:p>
    <w:tbl>
      <w:tblPr>
        <w:tblStyle w:val="TableGrid"/>
        <w:tblW w:w="0" w:type="auto"/>
        <w:tblLook w:val="04A0" w:firstRow="1" w:lastRow="0" w:firstColumn="1" w:lastColumn="0" w:noHBand="0" w:noVBand="1"/>
      </w:tblPr>
      <w:tblGrid>
        <w:gridCol w:w="2581"/>
        <w:gridCol w:w="1998"/>
        <w:gridCol w:w="1442"/>
        <w:gridCol w:w="750"/>
        <w:gridCol w:w="931"/>
        <w:gridCol w:w="928"/>
      </w:tblGrid>
      <w:tr w:rsidR="009866CF" w:rsidRPr="00A96568" w14:paraId="5A8F7043" w14:textId="77777777" w:rsidTr="00E656CA">
        <w:tc>
          <w:tcPr>
            <w:tcW w:w="2581" w:type="dxa"/>
            <w:shd w:val="clear" w:color="auto" w:fill="D9D9D9" w:themeFill="background1" w:themeFillShade="D9"/>
          </w:tcPr>
          <w:p w14:paraId="10C183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98" w:type="dxa"/>
            <w:shd w:val="clear" w:color="auto" w:fill="D9D9D9" w:themeFill="background1" w:themeFillShade="D9"/>
          </w:tcPr>
          <w:p w14:paraId="6AE6443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42" w:type="dxa"/>
            <w:shd w:val="clear" w:color="auto" w:fill="D9D9D9" w:themeFill="background1" w:themeFillShade="D9"/>
          </w:tcPr>
          <w:p w14:paraId="1ED4CC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0" w:type="dxa"/>
            <w:shd w:val="clear" w:color="auto" w:fill="D9D9D9" w:themeFill="background1" w:themeFillShade="D9"/>
          </w:tcPr>
          <w:p w14:paraId="64BCCD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931" w:type="dxa"/>
            <w:shd w:val="clear" w:color="auto" w:fill="D9D9D9" w:themeFill="background1" w:themeFillShade="D9"/>
          </w:tcPr>
          <w:p w14:paraId="3A2C6FD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28" w:type="dxa"/>
            <w:shd w:val="clear" w:color="auto" w:fill="D9D9D9" w:themeFill="background1" w:themeFillShade="D9"/>
          </w:tcPr>
          <w:p w14:paraId="55CAA7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9866CF" w:rsidRPr="00A96568" w14:paraId="019FFB4F" w14:textId="77777777" w:rsidTr="00E656CA">
        <w:tc>
          <w:tcPr>
            <w:tcW w:w="2581" w:type="dxa"/>
          </w:tcPr>
          <w:p w14:paraId="4BD2A11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6A79E42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42" w:type="dxa"/>
          </w:tcPr>
          <w:p w14:paraId="6132002F" w14:textId="7CF7D6F1"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1337</w:t>
            </w:r>
          </w:p>
        </w:tc>
        <w:tc>
          <w:tcPr>
            <w:tcW w:w="750" w:type="dxa"/>
          </w:tcPr>
          <w:p w14:paraId="563DF360" w14:textId="64989E5E"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4</w:t>
            </w:r>
          </w:p>
        </w:tc>
        <w:tc>
          <w:tcPr>
            <w:tcW w:w="931" w:type="dxa"/>
          </w:tcPr>
          <w:p w14:paraId="21AE7DB9" w14:textId="1D6E2DC1"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68</w:t>
            </w:r>
            <w:r w:rsidR="00BD3F1F">
              <w:rPr>
                <w:rFonts w:ascii="Times New Roman" w:hAnsi="Times New Roman"/>
                <w:b/>
                <w:bCs/>
                <w:i/>
                <w:iCs/>
                <w:sz w:val="22"/>
                <w:szCs w:val="22"/>
              </w:rPr>
              <w:t>64</w:t>
            </w:r>
          </w:p>
        </w:tc>
        <w:tc>
          <w:tcPr>
            <w:tcW w:w="928" w:type="dxa"/>
          </w:tcPr>
          <w:p w14:paraId="3E19DF80" w14:textId="6BD6E1C3"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3E58CD58" w14:textId="77777777" w:rsidTr="00E656CA">
        <w:tc>
          <w:tcPr>
            <w:tcW w:w="2581" w:type="dxa"/>
          </w:tcPr>
          <w:p w14:paraId="7178B5F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3EE92A9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42" w:type="dxa"/>
          </w:tcPr>
          <w:p w14:paraId="12136C86" w14:textId="03DEBEB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18609</w:t>
            </w:r>
          </w:p>
        </w:tc>
        <w:tc>
          <w:tcPr>
            <w:tcW w:w="750" w:type="dxa"/>
          </w:tcPr>
          <w:p w14:paraId="0E3714B8" w14:textId="2256FDD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6</w:t>
            </w:r>
          </w:p>
        </w:tc>
        <w:tc>
          <w:tcPr>
            <w:tcW w:w="931" w:type="dxa"/>
          </w:tcPr>
          <w:p w14:paraId="7222879F" w14:textId="0840288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69</w:t>
            </w:r>
            <w:r w:rsidR="00BD3F1F">
              <w:rPr>
                <w:rFonts w:ascii="Times New Roman" w:hAnsi="Times New Roman"/>
                <w:b/>
                <w:bCs/>
                <w:i/>
                <w:iCs/>
                <w:sz w:val="22"/>
                <w:szCs w:val="22"/>
              </w:rPr>
              <w:t>53</w:t>
            </w:r>
          </w:p>
        </w:tc>
        <w:tc>
          <w:tcPr>
            <w:tcW w:w="928" w:type="dxa"/>
          </w:tcPr>
          <w:p w14:paraId="31B9C21E" w14:textId="12080F4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6DF9FED0" w14:textId="77777777" w:rsidTr="00E656CA">
        <w:tc>
          <w:tcPr>
            <w:tcW w:w="2581" w:type="dxa"/>
          </w:tcPr>
          <w:p w14:paraId="6FCA77A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455CC42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42" w:type="dxa"/>
          </w:tcPr>
          <w:p w14:paraId="12DD72C5" w14:textId="255224C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5598</w:t>
            </w:r>
          </w:p>
        </w:tc>
        <w:tc>
          <w:tcPr>
            <w:tcW w:w="750" w:type="dxa"/>
          </w:tcPr>
          <w:p w14:paraId="5488B34D" w14:textId="2C6B77F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2.5</w:t>
            </w:r>
            <w:r w:rsidR="00BD3F1F">
              <w:rPr>
                <w:rFonts w:ascii="Times New Roman" w:hAnsi="Times New Roman"/>
                <w:b/>
                <w:bCs/>
                <w:i/>
                <w:iCs/>
                <w:sz w:val="22"/>
                <w:szCs w:val="22"/>
              </w:rPr>
              <w:t>1</w:t>
            </w:r>
          </w:p>
        </w:tc>
        <w:tc>
          <w:tcPr>
            <w:tcW w:w="931" w:type="dxa"/>
          </w:tcPr>
          <w:p w14:paraId="1B53729B" w14:textId="5880BED5"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93</w:t>
            </w:r>
            <w:r w:rsidR="00BD3F1F">
              <w:rPr>
                <w:rFonts w:ascii="Times New Roman" w:hAnsi="Times New Roman"/>
                <w:b/>
                <w:bCs/>
                <w:i/>
                <w:iCs/>
                <w:sz w:val="22"/>
                <w:szCs w:val="22"/>
              </w:rPr>
              <w:t>67</w:t>
            </w:r>
          </w:p>
        </w:tc>
        <w:tc>
          <w:tcPr>
            <w:tcW w:w="928" w:type="dxa"/>
          </w:tcPr>
          <w:p w14:paraId="6B6071C8" w14:textId="02F35E68"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BD3F1F">
              <w:rPr>
                <w:rFonts w:ascii="Times New Roman" w:hAnsi="Times New Roman"/>
                <w:b/>
                <w:bCs/>
                <w:i/>
                <w:iCs/>
                <w:sz w:val="22"/>
                <w:szCs w:val="22"/>
              </w:rPr>
              <w:t>8</w:t>
            </w:r>
          </w:p>
        </w:tc>
      </w:tr>
      <w:tr w:rsidR="009866CF" w:rsidRPr="00A96568" w14:paraId="64FB10BD" w14:textId="77777777" w:rsidTr="00E656CA">
        <w:tc>
          <w:tcPr>
            <w:tcW w:w="2581" w:type="dxa"/>
          </w:tcPr>
          <w:p w14:paraId="2AB166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72C290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42" w:type="dxa"/>
          </w:tcPr>
          <w:p w14:paraId="2D3B0F9A" w14:textId="0A0FAA9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25206</w:t>
            </w:r>
          </w:p>
        </w:tc>
        <w:tc>
          <w:tcPr>
            <w:tcW w:w="750" w:type="dxa"/>
          </w:tcPr>
          <w:p w14:paraId="4DD240B7" w14:textId="5E2AA5AF"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1.6</w:t>
            </w:r>
            <w:r w:rsidR="00BD3F1F" w:rsidRPr="00BD3F1F">
              <w:rPr>
                <w:rFonts w:ascii="Times New Roman" w:hAnsi="Times New Roman"/>
                <w:sz w:val="22"/>
                <w:szCs w:val="22"/>
              </w:rPr>
              <w:t>1</w:t>
            </w:r>
          </w:p>
        </w:tc>
        <w:tc>
          <w:tcPr>
            <w:tcW w:w="931" w:type="dxa"/>
          </w:tcPr>
          <w:p w14:paraId="1609880C" w14:textId="5294430E" w:rsidR="009866CF" w:rsidRPr="00BD3F1F" w:rsidRDefault="00BD3F1F" w:rsidP="00A6735C">
            <w:pPr>
              <w:spacing w:line="360" w:lineRule="auto"/>
              <w:rPr>
                <w:rFonts w:ascii="Times New Roman" w:hAnsi="Times New Roman"/>
                <w:sz w:val="22"/>
                <w:szCs w:val="22"/>
              </w:rPr>
            </w:pPr>
            <w:r w:rsidRPr="00BD3F1F">
              <w:rPr>
                <w:rFonts w:ascii="Times New Roman" w:hAnsi="Times New Roman"/>
                <w:sz w:val="22"/>
                <w:szCs w:val="22"/>
              </w:rPr>
              <w:t>6015</w:t>
            </w:r>
          </w:p>
        </w:tc>
        <w:tc>
          <w:tcPr>
            <w:tcW w:w="928" w:type="dxa"/>
          </w:tcPr>
          <w:p w14:paraId="06B4E67D" w14:textId="47FB79A6"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0.0</w:t>
            </w:r>
            <w:r w:rsidR="00BD3F1F" w:rsidRPr="00BD3F1F">
              <w:rPr>
                <w:rFonts w:ascii="Times New Roman" w:hAnsi="Times New Roman"/>
                <w:sz w:val="22"/>
                <w:szCs w:val="22"/>
              </w:rPr>
              <w:t>5</w:t>
            </w:r>
          </w:p>
        </w:tc>
      </w:tr>
      <w:tr w:rsidR="009866CF" w:rsidRPr="00A96568" w14:paraId="164AF9A7" w14:textId="77777777" w:rsidTr="00E656CA">
        <w:tc>
          <w:tcPr>
            <w:tcW w:w="2581" w:type="dxa"/>
          </w:tcPr>
          <w:p w14:paraId="0EBE1FDE"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2ED94F2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42" w:type="dxa"/>
          </w:tcPr>
          <w:p w14:paraId="61BD89C4" w14:textId="08780148"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28597</w:t>
            </w:r>
          </w:p>
        </w:tc>
        <w:tc>
          <w:tcPr>
            <w:tcW w:w="750" w:type="dxa"/>
          </w:tcPr>
          <w:p w14:paraId="3F5B09CE" w14:textId="014A6AF7"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1.98</w:t>
            </w:r>
          </w:p>
        </w:tc>
        <w:tc>
          <w:tcPr>
            <w:tcW w:w="931" w:type="dxa"/>
          </w:tcPr>
          <w:p w14:paraId="2294095E" w14:textId="25D9434E"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7</w:t>
            </w:r>
            <w:r w:rsidR="00BD3F1F" w:rsidRPr="00BD3F1F">
              <w:rPr>
                <w:rFonts w:ascii="Times New Roman" w:hAnsi="Times New Roman"/>
                <w:b/>
                <w:bCs/>
                <w:i/>
                <w:iCs/>
                <w:sz w:val="22"/>
                <w:szCs w:val="22"/>
              </w:rPr>
              <w:t>405</w:t>
            </w:r>
          </w:p>
        </w:tc>
        <w:tc>
          <w:tcPr>
            <w:tcW w:w="928" w:type="dxa"/>
          </w:tcPr>
          <w:p w14:paraId="24381359" w14:textId="021F315D"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0.06</w:t>
            </w:r>
          </w:p>
        </w:tc>
      </w:tr>
      <w:tr w:rsidR="009866CF" w:rsidRPr="00A96568" w14:paraId="761F844F" w14:textId="77777777" w:rsidTr="00E656CA">
        <w:tc>
          <w:tcPr>
            <w:tcW w:w="2581" w:type="dxa"/>
          </w:tcPr>
          <w:p w14:paraId="5558379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345A418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42" w:type="dxa"/>
          </w:tcPr>
          <w:p w14:paraId="058F9F93" w14:textId="281A03B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22153</w:t>
            </w:r>
          </w:p>
        </w:tc>
        <w:tc>
          <w:tcPr>
            <w:tcW w:w="750" w:type="dxa"/>
          </w:tcPr>
          <w:p w14:paraId="71E9763C" w14:textId="6832EC8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1.5</w:t>
            </w:r>
            <w:r w:rsidR="00BD3F1F">
              <w:rPr>
                <w:rFonts w:ascii="Times New Roman" w:hAnsi="Times New Roman"/>
                <w:sz w:val="22"/>
                <w:szCs w:val="22"/>
              </w:rPr>
              <w:t>6</w:t>
            </w:r>
          </w:p>
        </w:tc>
        <w:tc>
          <w:tcPr>
            <w:tcW w:w="931" w:type="dxa"/>
          </w:tcPr>
          <w:p w14:paraId="2469BF9A" w14:textId="3FAA212E"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818</w:t>
            </w:r>
          </w:p>
        </w:tc>
        <w:tc>
          <w:tcPr>
            <w:tcW w:w="928" w:type="dxa"/>
          </w:tcPr>
          <w:p w14:paraId="07E84EB1" w14:textId="321095B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0.05</w:t>
            </w:r>
          </w:p>
        </w:tc>
      </w:tr>
      <w:tr w:rsidR="009866CF" w:rsidRPr="00A96568" w14:paraId="766D4B66" w14:textId="77777777" w:rsidTr="00E656CA">
        <w:tc>
          <w:tcPr>
            <w:tcW w:w="2581" w:type="dxa"/>
          </w:tcPr>
          <w:p w14:paraId="3223CAC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222611E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42" w:type="dxa"/>
          </w:tcPr>
          <w:p w14:paraId="298A7356" w14:textId="78D27F1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7451</w:t>
            </w:r>
          </w:p>
        </w:tc>
        <w:tc>
          <w:tcPr>
            <w:tcW w:w="750" w:type="dxa"/>
          </w:tcPr>
          <w:p w14:paraId="3F777399" w14:textId="1250E5F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2.6</w:t>
            </w:r>
            <w:r w:rsidR="00BD3F1F">
              <w:rPr>
                <w:rFonts w:ascii="Times New Roman" w:hAnsi="Times New Roman"/>
                <w:b/>
                <w:bCs/>
                <w:i/>
                <w:iCs/>
                <w:sz w:val="22"/>
                <w:szCs w:val="22"/>
              </w:rPr>
              <w:t>2</w:t>
            </w:r>
          </w:p>
        </w:tc>
        <w:tc>
          <w:tcPr>
            <w:tcW w:w="931" w:type="dxa"/>
          </w:tcPr>
          <w:p w14:paraId="649A87C0" w14:textId="52FB554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97</w:t>
            </w:r>
            <w:r w:rsidR="00BD3F1F">
              <w:rPr>
                <w:rFonts w:ascii="Times New Roman" w:hAnsi="Times New Roman"/>
                <w:b/>
                <w:bCs/>
                <w:i/>
                <w:iCs/>
                <w:sz w:val="22"/>
                <w:szCs w:val="22"/>
              </w:rPr>
              <w:t>94</w:t>
            </w:r>
          </w:p>
        </w:tc>
        <w:tc>
          <w:tcPr>
            <w:tcW w:w="928" w:type="dxa"/>
          </w:tcPr>
          <w:p w14:paraId="1756C26B" w14:textId="61F4B82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w:t>
            </w:r>
            <w:r w:rsidR="0008494A">
              <w:rPr>
                <w:rFonts w:ascii="Times New Roman" w:hAnsi="Times New Roman"/>
                <w:b/>
                <w:bCs/>
                <w:i/>
                <w:iCs/>
                <w:sz w:val="22"/>
                <w:szCs w:val="22"/>
              </w:rPr>
              <w:t>0</w:t>
            </w:r>
            <w:r w:rsidRPr="00481E6A">
              <w:rPr>
                <w:rFonts w:ascii="Times New Roman" w:hAnsi="Times New Roman"/>
                <w:b/>
                <w:bCs/>
                <w:i/>
                <w:iCs/>
                <w:sz w:val="22"/>
                <w:szCs w:val="22"/>
              </w:rPr>
              <w:t>8</w:t>
            </w:r>
          </w:p>
        </w:tc>
      </w:tr>
      <w:tr w:rsidR="009866CF" w:rsidRPr="00A96568" w14:paraId="5EC62C01" w14:textId="77777777" w:rsidTr="00E656CA">
        <w:tc>
          <w:tcPr>
            <w:tcW w:w="2581" w:type="dxa"/>
          </w:tcPr>
          <w:p w14:paraId="59F281A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765291B"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42" w:type="dxa"/>
          </w:tcPr>
          <w:p w14:paraId="0EE6BC31" w14:textId="426711E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9476</w:t>
            </w:r>
          </w:p>
        </w:tc>
        <w:tc>
          <w:tcPr>
            <w:tcW w:w="750" w:type="dxa"/>
          </w:tcPr>
          <w:p w14:paraId="44CE4CF0" w14:textId="26E9832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1.4</w:t>
            </w:r>
            <w:r w:rsidR="00BD3F1F">
              <w:rPr>
                <w:rFonts w:ascii="Times New Roman" w:hAnsi="Times New Roman"/>
                <w:sz w:val="22"/>
                <w:szCs w:val="22"/>
              </w:rPr>
              <w:t>7</w:t>
            </w:r>
          </w:p>
        </w:tc>
        <w:tc>
          <w:tcPr>
            <w:tcW w:w="931" w:type="dxa"/>
          </w:tcPr>
          <w:p w14:paraId="396A6250" w14:textId="4CB62267"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499</w:t>
            </w:r>
          </w:p>
        </w:tc>
        <w:tc>
          <w:tcPr>
            <w:tcW w:w="928" w:type="dxa"/>
          </w:tcPr>
          <w:p w14:paraId="414A69B5" w14:textId="73F5A21D"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0.04</w:t>
            </w:r>
          </w:p>
        </w:tc>
      </w:tr>
      <w:tr w:rsidR="009866CF" w:rsidRPr="00A96568" w14:paraId="6397811C" w14:textId="77777777" w:rsidTr="00E656CA">
        <w:tc>
          <w:tcPr>
            <w:tcW w:w="2581" w:type="dxa"/>
          </w:tcPr>
          <w:p w14:paraId="739307B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6A9CD4A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42" w:type="dxa"/>
          </w:tcPr>
          <w:p w14:paraId="1D96A8DE" w14:textId="5A5A8D6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7999</w:t>
            </w:r>
          </w:p>
        </w:tc>
        <w:tc>
          <w:tcPr>
            <w:tcW w:w="750" w:type="dxa"/>
          </w:tcPr>
          <w:p w14:paraId="37D907D8" w14:textId="360BFB2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1.0</w:t>
            </w:r>
            <w:r w:rsidR="00BD3F1F">
              <w:rPr>
                <w:rFonts w:ascii="Times New Roman" w:hAnsi="Times New Roman"/>
                <w:sz w:val="22"/>
                <w:szCs w:val="22"/>
              </w:rPr>
              <w:t>7</w:t>
            </w:r>
          </w:p>
        </w:tc>
        <w:tc>
          <w:tcPr>
            <w:tcW w:w="931" w:type="dxa"/>
          </w:tcPr>
          <w:p w14:paraId="1C0EAFFB" w14:textId="7276361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39</w:t>
            </w:r>
            <w:r w:rsidR="00BD3F1F">
              <w:rPr>
                <w:rFonts w:ascii="Times New Roman" w:hAnsi="Times New Roman"/>
                <w:sz w:val="22"/>
                <w:szCs w:val="22"/>
              </w:rPr>
              <w:t>83.5</w:t>
            </w:r>
          </w:p>
        </w:tc>
        <w:tc>
          <w:tcPr>
            <w:tcW w:w="928" w:type="dxa"/>
          </w:tcPr>
          <w:p w14:paraId="7A81E0BC" w14:textId="502D6623"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0.03</w:t>
            </w:r>
          </w:p>
        </w:tc>
      </w:tr>
      <w:tr w:rsidR="009866CF" w:rsidRPr="00A96568" w14:paraId="738047BF" w14:textId="77777777" w:rsidTr="00E656CA">
        <w:tc>
          <w:tcPr>
            <w:tcW w:w="2581" w:type="dxa"/>
          </w:tcPr>
          <w:p w14:paraId="4640EFE7"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4405DD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42" w:type="dxa"/>
          </w:tcPr>
          <w:p w14:paraId="745DC52B" w14:textId="18360C7B"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3671</w:t>
            </w:r>
          </w:p>
        </w:tc>
        <w:tc>
          <w:tcPr>
            <w:tcW w:w="750" w:type="dxa"/>
          </w:tcPr>
          <w:p w14:paraId="4C61F350" w14:textId="56401AF2"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3.5</w:t>
            </w:r>
            <w:r w:rsidR="00BD3F1F">
              <w:rPr>
                <w:rFonts w:ascii="Times New Roman" w:hAnsi="Times New Roman"/>
                <w:b/>
                <w:bCs/>
                <w:i/>
                <w:iCs/>
                <w:sz w:val="22"/>
                <w:szCs w:val="22"/>
              </w:rPr>
              <w:t>2</w:t>
            </w:r>
          </w:p>
        </w:tc>
        <w:tc>
          <w:tcPr>
            <w:tcW w:w="931" w:type="dxa"/>
          </w:tcPr>
          <w:p w14:paraId="64C02518" w14:textId="6F703FB6" w:rsidR="009866CF" w:rsidRPr="00481E6A" w:rsidRDefault="00BD3F1F" w:rsidP="00A6735C">
            <w:pPr>
              <w:spacing w:line="360" w:lineRule="auto"/>
              <w:rPr>
                <w:rFonts w:ascii="Times New Roman" w:hAnsi="Times New Roman"/>
                <w:b/>
                <w:bCs/>
                <w:i/>
                <w:iCs/>
                <w:sz w:val="22"/>
                <w:szCs w:val="22"/>
              </w:rPr>
            </w:pPr>
            <w:r>
              <w:rPr>
                <w:rFonts w:ascii="Times New Roman" w:hAnsi="Times New Roman"/>
                <w:b/>
                <w:bCs/>
                <w:i/>
                <w:iCs/>
                <w:sz w:val="22"/>
                <w:szCs w:val="22"/>
              </w:rPr>
              <w:t>13130</w:t>
            </w:r>
            <w:r w:rsidR="00C457A0" w:rsidRPr="00481E6A">
              <w:rPr>
                <w:rFonts w:ascii="Times New Roman" w:hAnsi="Times New Roman"/>
                <w:b/>
                <w:bCs/>
                <w:i/>
                <w:iCs/>
                <w:sz w:val="22"/>
                <w:szCs w:val="22"/>
              </w:rPr>
              <w:t>.5</w:t>
            </w:r>
          </w:p>
        </w:tc>
        <w:tc>
          <w:tcPr>
            <w:tcW w:w="928" w:type="dxa"/>
          </w:tcPr>
          <w:p w14:paraId="3A5BEC2D" w14:textId="6C3C9FFC"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70"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71"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w:t>
      </w:r>
      <w:r w:rsidR="00A67663">
        <w:lastRenderedPageBreak/>
        <w:t xml:space="preserve">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2" w:author="Poncy, William" w:date="2025-03-31T15:58:00Z">
        <w:r w:rsidR="00A67663" w:rsidDel="00D61D87">
          <w:delText>equivalence of</w:delText>
        </w:r>
      </w:del>
      <w:ins w:id="73" w:author="Poncy, William" w:date="2025-03-31T15:58:00Z">
        <w:r w:rsidR="00A67663">
          <w:t>equivalence</w:t>
        </w:r>
      </w:ins>
      <w:r w:rsidR="00A67663">
        <w:t xml:space="preserve"> </w:t>
      </w:r>
      <w:del w:id="74" w:author="Poncy, William" w:date="2025-03-31T15:58:00Z">
        <w:r w:rsidR="00A67663" w:rsidDel="00D61D87">
          <w:delText xml:space="preserve">with </w:delText>
        </w:r>
      </w:del>
      <w:ins w:id="75" w:author="Poncy, William" w:date="2025-03-31T15:58:00Z">
        <w:r w:rsidR="00A67663">
          <w:t xml:space="preserve">to </w:t>
        </w:r>
      </w:ins>
      <w:r w:rsidR="00A67663">
        <w:t>each other within an even tighter 1-meter margin.</w:t>
      </w:r>
      <w:del w:id="76" w:author="Poncy, William" w:date="2025-03-31T16:00:00Z">
        <w:r w:rsidR="00A67663" w:rsidDel="00FD2CC7">
          <w:delText xml:space="preserve"> (Figure 10).</w:delText>
        </w:r>
      </w:del>
      <w:del w:id="77"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8" w:author="Poncy, William" w:date="2025-03-31T16:00:00Z">
        <w:r>
          <w:t xml:space="preserve">Table 6 shows the </w:t>
        </w:r>
      </w:ins>
      <w:r>
        <w:t xml:space="preserve">count and </w:t>
      </w:r>
      <w:ins w:id="79" w:author="Poncy, William" w:date="2025-03-31T16:00:00Z">
        <w:r>
          <w:t xml:space="preserve">proportion of </w:t>
        </w:r>
      </w:ins>
      <w:r w:rsidR="00911389">
        <w:t>segments</w:t>
      </w:r>
      <w:ins w:id="80" w:author="Poncy, William" w:date="2025-03-31T16:00:00Z">
        <w:r>
          <w:t xml:space="preserve"> </w:t>
        </w:r>
      </w:ins>
      <w:r w:rsidR="004B7332">
        <w:t>within each group</w:t>
      </w:r>
      <w:ins w:id="81" w:author="Poncy, William" w:date="2025-03-31T16:00:00Z">
        <w:r>
          <w:t xml:space="preserve">. </w:t>
        </w:r>
      </w:ins>
      <w:r>
        <w:t xml:space="preserve">Since these </w:t>
      </w:r>
      <w:ins w:id="82"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3"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4"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5" w:author="Poncy, William" w:date="2025-03-31T16:01:00Z">
              <w:r w:rsidRPr="001036BC">
                <w:rPr>
                  <w:rFonts w:eastAsia="Calibri"/>
                  <w:b/>
                  <w:bCs/>
                  <w:sz w:val="22"/>
                  <w:szCs w:val="22"/>
                </w:rPr>
                <w:t xml:space="preserve"> of </w:t>
              </w:r>
            </w:ins>
            <w:r w:rsidR="00911389">
              <w:rPr>
                <w:rFonts w:eastAsia="Calibri"/>
                <w:b/>
                <w:bCs/>
                <w:sz w:val="22"/>
                <w:szCs w:val="22"/>
              </w:rPr>
              <w:t>Segments</w:t>
            </w:r>
            <w:ins w:id="86" w:author="Poncy, William" w:date="2025-03-31T16:01:00Z">
              <w:r w:rsidRPr="001036BC" w:rsidDel="00FD2CC7">
                <w:rPr>
                  <w:rFonts w:eastAsia="Calibri"/>
                  <w:b/>
                  <w:bCs/>
                  <w:sz w:val="22"/>
                  <w:szCs w:val="22"/>
                </w:rPr>
                <w:t xml:space="preserve"> </w:t>
              </w:r>
            </w:ins>
            <w:del w:id="87"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8" w:author="Poncy, William" w:date="2025-03-31T15:53:00Z">
              <w:r w:rsidRPr="001036BC">
                <w:rPr>
                  <w:rFonts w:eastAsia="Calibri"/>
                  <w:b/>
                  <w:bCs/>
                  <w:color w:val="000000"/>
                  <w:sz w:val="22"/>
                  <w:szCs w:val="22"/>
                </w:rPr>
                <w:t xml:space="preserve">Proportion of </w:t>
              </w:r>
            </w:ins>
            <w:ins w:id="89" w:author="Poncy, William" w:date="2025-03-31T15:54:00Z">
              <w:r w:rsidRPr="001036BC">
                <w:rPr>
                  <w:rFonts w:eastAsia="Calibri"/>
                  <w:b/>
                  <w:bCs/>
                  <w:color w:val="000000"/>
                  <w:sz w:val="22"/>
                  <w:szCs w:val="22"/>
                </w:rPr>
                <w:t>Total</w:t>
              </w:r>
            </w:ins>
            <w:ins w:id="90" w:author="Poncy, William" w:date="2025-03-31T15:57:00Z">
              <w:r w:rsidRPr="001036BC">
                <w:rPr>
                  <w:rFonts w:eastAsia="Calibri"/>
                  <w:b/>
                  <w:bCs/>
                  <w:color w:val="000000"/>
                  <w:sz w:val="22"/>
                  <w:szCs w:val="22"/>
                </w:rPr>
                <w:t xml:space="preserve"> (</w:t>
              </w:r>
            </w:ins>
            <w:ins w:id="91" w:author="Poncy, William" w:date="2025-03-31T15:58:00Z">
              <w:r w:rsidRPr="001036BC">
                <w:rPr>
                  <w:rFonts w:eastAsia="Calibri"/>
                  <w:b/>
                  <w:bCs/>
                  <w:color w:val="000000"/>
                  <w:sz w:val="22"/>
                  <w:szCs w:val="22"/>
                </w:rPr>
                <w:t>%</w:t>
              </w:r>
            </w:ins>
            <w:ins w:id="92"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3"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7"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8"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288E6D01"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2D7B07">
        <w:rPr>
          <w:b w:val="0"/>
          <w:bCs w:val="0"/>
          <w:i/>
          <w:iCs/>
          <w:noProof/>
          <w:sz w:val="22"/>
          <w:szCs w:val="22"/>
        </w:rPr>
        <w:t>16</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w:t>
      </w:r>
      <w:r>
        <w:lastRenderedPageBreak/>
        <w:t xml:space="preserve">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31FBCA77"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2D7B07">
        <w:rPr>
          <w:b w:val="0"/>
          <w:bCs w:val="0"/>
          <w:i/>
          <w:iCs/>
          <w:noProof/>
          <w:sz w:val="22"/>
          <w:szCs w:val="22"/>
        </w:rPr>
        <w:t>17</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w:t>
      </w:r>
      <w:r w:rsidR="00A67663" w:rsidRPr="00A67663">
        <w:rPr>
          <w:color w:val="000000"/>
        </w:rPr>
        <w:lastRenderedPageBreak/>
        <w:t xml:space="preserve">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 xml:space="preserve">tau values. A lower t-test mean difference in disturbed forests than undisturbed forests is likely due to an amplified underestimation of canopy height in sparser stands (Figure 15), as a sparser canopy has a lower probability of </w:t>
      </w:r>
      <w:r>
        <w:lastRenderedPageBreak/>
        <w:t>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drawing>
          <wp:inline distT="0" distB="0" distL="0" distR="0" wp14:anchorId="2C04761E" wp14:editId="5D7F8DC6">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01A3B459"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2D7B07">
        <w:rPr>
          <w:b w:val="0"/>
          <w:bCs w:val="0"/>
          <w:i/>
          <w:iCs/>
          <w:noProof/>
          <w:sz w:val="22"/>
          <w:szCs w:val="22"/>
        </w:rPr>
        <w:t>18</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w:t>
      </w:r>
      <w:r w:rsidR="00A67663">
        <w:lastRenderedPageBreak/>
        <w:t xml:space="preserve">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 xml:space="preserve">enough to be </w:t>
      </w:r>
      <w:r w:rsidR="009A4476">
        <w:lastRenderedPageBreak/>
        <w:t>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9" w:name="_Toc195197924"/>
      <w:bookmarkStart w:id="100" w:name="_Toc195198131"/>
      <w:bookmarkStart w:id="101" w:name="_Toc195460517"/>
      <w:r w:rsidRPr="00FA3903">
        <w:rPr>
          <w:b/>
          <w:bCs/>
        </w:rPr>
        <w:t>Conclusion</w:t>
      </w:r>
      <w:bookmarkEnd w:id="99"/>
      <w:bookmarkEnd w:id="100"/>
      <w:bookmarkEnd w:id="101"/>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w:t>
      </w:r>
      <w:r>
        <w:lastRenderedPageBreak/>
        <w:t xml:space="preserve">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lastRenderedPageBreak/>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2" w:name="_Toc195197925"/>
      <w:bookmarkStart w:id="103" w:name="_Toc195198132"/>
      <w:bookmarkStart w:id="104" w:name="_Toc195460518"/>
      <w:r>
        <w:rPr>
          <w:b/>
          <w:bCs/>
        </w:rPr>
        <w:br w:type="page"/>
      </w:r>
      <w:r w:rsidR="00DE60C7" w:rsidRPr="00FA3903">
        <w:rPr>
          <w:b/>
          <w:bCs/>
        </w:rPr>
        <w:lastRenderedPageBreak/>
        <w:t>Bibliography</w:t>
      </w:r>
      <w:bookmarkEnd w:id="102"/>
      <w:bookmarkEnd w:id="103"/>
      <w:bookmarkEnd w:id="104"/>
    </w:p>
    <w:p w14:paraId="28609004" w14:textId="77777777" w:rsidR="00203A5F" w:rsidRDefault="00FA3903" w:rsidP="00203A5F">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203A5F">
        <w:t xml:space="preserve">Altman, D. G., &amp; Bland, J. M. (1995). Statistics notes: Absence of evidence is not evidence of absence. </w:t>
      </w:r>
      <w:r w:rsidR="00203A5F">
        <w:rPr>
          <w:i/>
          <w:iCs/>
        </w:rPr>
        <w:t>BMJ</w:t>
      </w:r>
      <w:r w:rsidR="00203A5F">
        <w:t xml:space="preserve">, </w:t>
      </w:r>
      <w:r w:rsidR="00203A5F">
        <w:rPr>
          <w:i/>
          <w:iCs/>
        </w:rPr>
        <w:t>311</w:t>
      </w:r>
      <w:r w:rsidR="00203A5F">
        <w:t>(7003), 485–485. https://doi.org/10.1136/bmj.311.7003.485</w:t>
      </w:r>
    </w:p>
    <w:p w14:paraId="1B81A579" w14:textId="77777777" w:rsidR="00203A5F" w:rsidRDefault="00203A5F" w:rsidP="00203A5F">
      <w:pPr>
        <w:pStyle w:val="Bibliography"/>
      </w:pPr>
      <w:r>
        <w:t xml:space="preserve">Amplitude, Inc. (2025). </w:t>
      </w:r>
      <w:r>
        <w:rPr>
          <w:i/>
          <w:iCs/>
        </w:rPr>
        <w:t>Bonferroni Correction Explained: Managing Multiple Testing in Statistics</w:t>
      </w:r>
      <w:r>
        <w:t>. https://amplitude.com/explore/experiment/what-is-bonferroni-correction</w:t>
      </w:r>
    </w:p>
    <w:p w14:paraId="57B5D963" w14:textId="77777777" w:rsidR="00203A5F" w:rsidRDefault="00203A5F" w:rsidP="00203A5F">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7661A146" w14:textId="77777777" w:rsidR="00203A5F" w:rsidRDefault="00203A5F" w:rsidP="00203A5F">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1A74F35E" w14:textId="77777777" w:rsidR="00203A5F" w:rsidRDefault="00203A5F" w:rsidP="00203A5F">
      <w:pPr>
        <w:pStyle w:val="Bibliography"/>
      </w:pPr>
      <w:r>
        <w:t xml:space="preserve">Baker, J. B., &amp; Langdon, G. O. (1990). Pinus Taeda L. Loblolly Pine. In </w:t>
      </w:r>
      <w:r>
        <w:rPr>
          <w:i/>
          <w:iCs/>
        </w:rPr>
        <w:t>Silvics of North America</w:t>
      </w:r>
      <w:r>
        <w:t xml:space="preserve"> (Vol. 1, pp. 497–512). U.S. Dept. of Agriculture, Forest Service.</w:t>
      </w:r>
    </w:p>
    <w:p w14:paraId="13A91739" w14:textId="77777777" w:rsidR="00203A5F" w:rsidRDefault="00203A5F" w:rsidP="00203A5F">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58EC906A" w14:textId="77777777" w:rsidR="00203A5F" w:rsidRDefault="00203A5F" w:rsidP="00203A5F">
      <w:pPr>
        <w:pStyle w:val="Bibliography"/>
      </w:pPr>
      <w:r>
        <w:t xml:space="preserve">Bennett, F. (1963). </w:t>
      </w:r>
      <w:r>
        <w:rPr>
          <w:i/>
          <w:iCs/>
        </w:rPr>
        <w:t>Gorwth and Yield of Slash Pine Plantations</w:t>
      </w:r>
      <w:r>
        <w:t xml:space="preserve"> (No. SE-1). U.S. Department of Agriculture, Forest Service Southern Forest Experiment Station.</w:t>
      </w:r>
    </w:p>
    <w:p w14:paraId="066D20E2" w14:textId="77777777" w:rsidR="00203A5F" w:rsidRDefault="00203A5F" w:rsidP="00203A5F">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23932092" w14:textId="77777777" w:rsidR="00203A5F" w:rsidRDefault="00203A5F" w:rsidP="00203A5F">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5E5549CB" w14:textId="77777777" w:rsidR="00203A5F" w:rsidRPr="00203A5F" w:rsidRDefault="00203A5F" w:rsidP="00203A5F">
      <w:pPr>
        <w:pStyle w:val="Bibliography"/>
        <w:rPr>
          <w:lang w:val="fr-FR"/>
        </w:rPr>
      </w:pPr>
      <w:r>
        <w:t xml:space="preserve">Caldwell, A. R. (2022). </w:t>
      </w:r>
      <w:r>
        <w:rPr>
          <w:i/>
          <w:iCs/>
        </w:rPr>
        <w:t>Exploring Equivalence Testing with the Updated TOSTER R Package</w:t>
      </w:r>
      <w:r>
        <w:t xml:space="preserve">. </w:t>
      </w:r>
      <w:r w:rsidRPr="00203A5F">
        <w:rPr>
          <w:lang w:val="fr-FR"/>
        </w:rPr>
        <w:t>PsyArXiv. https://doi.org/10.31234/osf.io/ty8de</w:t>
      </w:r>
    </w:p>
    <w:p w14:paraId="08FCD8E6" w14:textId="77777777" w:rsidR="00203A5F" w:rsidRDefault="00203A5F" w:rsidP="00203A5F">
      <w:pPr>
        <w:pStyle w:val="Bibliography"/>
      </w:pPr>
      <w:r w:rsidRPr="00203A5F">
        <w:rPr>
          <w:lang w:val="fr-FR"/>
        </w:rPr>
        <w:t xml:space="preserve">Caldwell, A. R. (2025). </w:t>
      </w:r>
      <w:r>
        <w:rPr>
          <w:i/>
          <w:iCs/>
        </w:rPr>
        <w:t>Robust TOST Procedures</w:t>
      </w:r>
      <w:r>
        <w:t xml:space="preserve"> [Vigenette]. https://cran.r-project.org/web/packages/TOSTER/vignettes/robustTOST.html</w:t>
      </w:r>
    </w:p>
    <w:p w14:paraId="6719B576" w14:textId="77777777" w:rsidR="00203A5F" w:rsidRDefault="00203A5F" w:rsidP="00203A5F">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60535BC3" w14:textId="77777777" w:rsidR="00203A5F" w:rsidRDefault="00203A5F" w:rsidP="00203A5F">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78F43741" w14:textId="77777777" w:rsidR="00203A5F" w:rsidRDefault="00203A5F" w:rsidP="00203A5F">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4BF8BCA3" w14:textId="77777777" w:rsidR="00203A5F" w:rsidRDefault="00203A5F" w:rsidP="00203A5F">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20699527" w14:textId="77777777" w:rsidR="00203A5F" w:rsidRDefault="00203A5F" w:rsidP="00203A5F">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0D8BCE24" w14:textId="77777777" w:rsidR="00203A5F" w:rsidRDefault="00203A5F" w:rsidP="00203A5F">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476FEDCE" w14:textId="77777777" w:rsidR="00203A5F" w:rsidRDefault="00203A5F" w:rsidP="00203A5F">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2C02D08D" w14:textId="77777777" w:rsidR="00203A5F" w:rsidRDefault="00203A5F" w:rsidP="00203A5F">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03078D77" w14:textId="77777777" w:rsidR="00203A5F" w:rsidRDefault="00203A5F" w:rsidP="00203A5F">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53CAB258" w14:textId="77777777" w:rsidR="00203A5F" w:rsidRDefault="00203A5F" w:rsidP="00203A5F">
      <w:pPr>
        <w:pStyle w:val="Bibliography"/>
      </w:pPr>
      <w:r>
        <w:t xml:space="preserve">Department of Statistics. (1997). </w:t>
      </w:r>
      <w:r>
        <w:rPr>
          <w:i/>
          <w:iCs/>
        </w:rPr>
        <w:t>Linear Regression</w:t>
      </w:r>
      <w:r>
        <w:t xml:space="preserve"> (No. 101; Course List for 1997-98). Yale University. http://www.stat.yale.edu/Courses/1997-98/101/linreg.htm</w:t>
      </w:r>
    </w:p>
    <w:p w14:paraId="2228C8F1" w14:textId="77777777" w:rsidR="00203A5F" w:rsidRDefault="00203A5F" w:rsidP="00203A5F">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11B19068" w14:textId="77777777" w:rsidR="00203A5F" w:rsidRDefault="00203A5F" w:rsidP="00203A5F">
      <w:pPr>
        <w:pStyle w:val="Bibliography"/>
      </w:pPr>
      <w:r>
        <w:t xml:space="preserve">Dong, P., &amp; Chen, Q. (2017). </w:t>
      </w:r>
      <w:r>
        <w:rPr>
          <w:i/>
          <w:iCs/>
        </w:rPr>
        <w:t>LiDAR Remote Sensing and Applications</w:t>
      </w:r>
      <w:r>
        <w:t xml:space="preserve"> (1st ed.). CRC Press. https://doi.org/10.4324/9781351233354</w:t>
      </w:r>
    </w:p>
    <w:p w14:paraId="63FDAADD" w14:textId="77777777" w:rsidR="00203A5F" w:rsidRDefault="00203A5F" w:rsidP="00203A5F">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lastRenderedPageBreak/>
        <w:t>Environmental Research Letters</w:t>
      </w:r>
      <w:r>
        <w:t xml:space="preserve">, </w:t>
      </w:r>
      <w:r>
        <w:rPr>
          <w:i/>
          <w:iCs/>
        </w:rPr>
        <w:t>17</w:t>
      </w:r>
      <w:r>
        <w:t>(9), 095001. https://doi.org/10.1088/1748-9326/ac8694</w:t>
      </w:r>
    </w:p>
    <w:p w14:paraId="1590CC42" w14:textId="77777777" w:rsidR="00203A5F" w:rsidRDefault="00203A5F" w:rsidP="00203A5F">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6EF8CFFF" w14:textId="77777777" w:rsidR="00203A5F" w:rsidRDefault="00203A5F" w:rsidP="00203A5F">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5A50698A" w14:textId="77777777" w:rsidR="00203A5F" w:rsidRDefault="00203A5F" w:rsidP="00203A5F">
      <w:pPr>
        <w:pStyle w:val="Bibliography"/>
      </w:pPr>
      <w:r>
        <w:t xml:space="preserve">EarthSoft, Inc. (2024, July 8). </w:t>
      </w:r>
      <w:r>
        <w:rPr>
          <w:i/>
          <w:iCs/>
        </w:rPr>
        <w:t>Mann-Kendall Tests</w:t>
      </w:r>
      <w:r>
        <w:t>. https://help.earthsoft.com/lib_mann-kendall.htm</w:t>
      </w:r>
    </w:p>
    <w:p w14:paraId="59EDAF5E" w14:textId="77777777" w:rsidR="00203A5F" w:rsidRDefault="00203A5F" w:rsidP="00203A5F">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0E6D99FE" w14:textId="77777777" w:rsidR="00203A5F" w:rsidRDefault="00203A5F" w:rsidP="00203A5F">
      <w:pPr>
        <w:pStyle w:val="Bibliography"/>
      </w:pPr>
      <w:r>
        <w:t xml:space="preserve">FAO and UNEP. (2020). </w:t>
      </w:r>
      <w:r>
        <w:rPr>
          <w:i/>
          <w:iCs/>
        </w:rPr>
        <w:t>The State of the World’s Forests 2020</w:t>
      </w:r>
      <w:r>
        <w:t>. FAO and UNEP. https://doi.org/10.4060/ca8642en</w:t>
      </w:r>
    </w:p>
    <w:p w14:paraId="1DB96DE2" w14:textId="77777777" w:rsidR="00203A5F" w:rsidRDefault="00203A5F" w:rsidP="00203A5F">
      <w:pPr>
        <w:pStyle w:val="Bibliography"/>
      </w:pPr>
      <w:r>
        <w:t>Feng, T., Duncanson, L., Montesano, P., Hancock, S., Minor, D., Guenther, E., &amp; Neuenschwander, A. (2023). A systematic evaluation of multi-resolution ICESat-</w:t>
      </w:r>
      <w:r>
        <w:lastRenderedPageBreak/>
        <w:t xml:space="preserve">2 ATL08 terrain and canopy heights in boreal forests. </w:t>
      </w:r>
      <w:r>
        <w:rPr>
          <w:i/>
          <w:iCs/>
        </w:rPr>
        <w:t>Remote Sensing of Environment</w:t>
      </w:r>
      <w:r>
        <w:t xml:space="preserve">, </w:t>
      </w:r>
      <w:r>
        <w:rPr>
          <w:i/>
          <w:iCs/>
        </w:rPr>
        <w:t>291</w:t>
      </w:r>
      <w:r>
        <w:t>, 113570. https://doi.org/10.1016/j.rse.2023.113570</w:t>
      </w:r>
    </w:p>
    <w:p w14:paraId="6DB92AF3" w14:textId="77777777" w:rsidR="00203A5F" w:rsidRDefault="00203A5F" w:rsidP="00203A5F">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73B1A0CA" w14:textId="77777777" w:rsidR="00203A5F" w:rsidRDefault="00203A5F" w:rsidP="00203A5F">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0072509C" w14:textId="77777777" w:rsidR="00203A5F" w:rsidRDefault="00203A5F" w:rsidP="00203A5F">
      <w:pPr>
        <w:pStyle w:val="Bibliography"/>
      </w:pPr>
      <w:r>
        <w:t xml:space="preserve">Frost, J. (n.d.). What is the Bonferroni Correction and How to Use It. </w:t>
      </w:r>
      <w:r>
        <w:rPr>
          <w:i/>
          <w:iCs/>
        </w:rPr>
        <w:t>Hypothesis Testing</w:t>
      </w:r>
      <w:r>
        <w:t>. https://statisticsbyjim.com/hypothesis-testing/bonferroni-correction/</w:t>
      </w:r>
    </w:p>
    <w:p w14:paraId="3C8B2173" w14:textId="77777777" w:rsidR="00203A5F" w:rsidRDefault="00203A5F" w:rsidP="00203A5F">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408F1C22" w14:textId="77777777" w:rsidR="00203A5F" w:rsidRDefault="00203A5F" w:rsidP="00203A5F">
      <w:pPr>
        <w:pStyle w:val="Bibliography"/>
      </w:pPr>
      <w:r>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4D37241C" w14:textId="77777777" w:rsidR="00203A5F" w:rsidRDefault="00203A5F" w:rsidP="00203A5F">
      <w:pPr>
        <w:pStyle w:val="Bibliography"/>
      </w:pPr>
      <w:r>
        <w:t xml:space="preserve">Griffin, M., Malsick, M., Mizzell, H., &amp; Moore, L. (2020). Historic Rainfall and Record-Breaking Flooding from Hurricane Florence in the Pee Dee Watershed. </w:t>
      </w:r>
      <w:r>
        <w:rPr>
          <w:i/>
          <w:iCs/>
        </w:rPr>
        <w:t xml:space="preserve">The </w:t>
      </w:r>
      <w:r>
        <w:rPr>
          <w:i/>
          <w:iCs/>
        </w:rPr>
        <w:lastRenderedPageBreak/>
        <w:t>Journal of South Carolina Water Resources</w:t>
      </w:r>
      <w:r>
        <w:t xml:space="preserve">, </w:t>
      </w:r>
      <w:r>
        <w:rPr>
          <w:i/>
          <w:iCs/>
        </w:rPr>
        <w:t>6</w:t>
      </w:r>
      <w:r>
        <w:t>, 28–35. https://doi.org/10.34068/JSCWR.06.03</w:t>
      </w:r>
    </w:p>
    <w:p w14:paraId="57712541" w14:textId="77777777" w:rsidR="00203A5F" w:rsidRPr="00203A5F" w:rsidRDefault="00203A5F" w:rsidP="00203A5F">
      <w:pPr>
        <w:pStyle w:val="Bibliography"/>
        <w:rPr>
          <w:lang w:val="es-ES"/>
        </w:rPr>
      </w:pPr>
      <w:r>
        <w:t xml:space="preserve">Griffith, J. A., Stehman, S. V., &amp; Loveland, T. R. (2003). Landscape Trends in Mid-Atlantic and Southeastern United States Ecoregions. </w:t>
      </w:r>
      <w:r w:rsidRPr="00203A5F">
        <w:rPr>
          <w:i/>
          <w:iCs/>
          <w:lang w:val="es-ES"/>
        </w:rPr>
        <w:t>Environmental Management</w:t>
      </w:r>
      <w:r w:rsidRPr="00203A5F">
        <w:rPr>
          <w:lang w:val="es-ES"/>
        </w:rPr>
        <w:t xml:space="preserve">, </w:t>
      </w:r>
      <w:r w:rsidRPr="00203A5F">
        <w:rPr>
          <w:i/>
          <w:iCs/>
          <w:lang w:val="es-ES"/>
        </w:rPr>
        <w:t>32</w:t>
      </w:r>
      <w:r w:rsidRPr="00203A5F">
        <w:rPr>
          <w:lang w:val="es-ES"/>
        </w:rPr>
        <w:t>(5), 572–588. https://doi.org/10.1007/s00267-003-0078-2</w:t>
      </w:r>
    </w:p>
    <w:p w14:paraId="2AAF1BB6" w14:textId="77777777" w:rsidR="00203A5F" w:rsidRDefault="00203A5F" w:rsidP="00203A5F">
      <w:pPr>
        <w:pStyle w:val="Bibliography"/>
      </w:pPr>
      <w:r w:rsidRPr="00203A5F">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1AC6DA94" w14:textId="77777777" w:rsidR="00203A5F" w:rsidRDefault="00203A5F" w:rsidP="00203A5F">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59BC21DA" w14:textId="77777777" w:rsidR="00203A5F" w:rsidRDefault="00203A5F" w:rsidP="00203A5F">
      <w:pPr>
        <w:pStyle w:val="Bibliography"/>
      </w:pPr>
      <w:r>
        <w:t xml:space="preserve">Hall, F. G., Bergen, K., Blair, J. B., Dubayah, R., Houghton, R., Hurtt, G., Kellndorfer,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216B89FB" w14:textId="77777777" w:rsidR="00203A5F" w:rsidRDefault="00203A5F" w:rsidP="00203A5F">
      <w:pPr>
        <w:pStyle w:val="Bibliography"/>
      </w:pPr>
      <w:r>
        <w:t xml:space="preserve">Hancock, S., McGrath, C., Lowe, C., Davenport, I., &amp; Woodhouse, I. (2021). Requirements for a global lidar system: Spaceborne lidar with wall-to-wall </w:t>
      </w:r>
      <w:r>
        <w:lastRenderedPageBreak/>
        <w:t xml:space="preserve">coverage. </w:t>
      </w:r>
      <w:r>
        <w:rPr>
          <w:i/>
          <w:iCs/>
        </w:rPr>
        <w:t>Royal Society Open Science</w:t>
      </w:r>
      <w:r>
        <w:t xml:space="preserve">, </w:t>
      </w:r>
      <w:r>
        <w:rPr>
          <w:i/>
          <w:iCs/>
        </w:rPr>
        <w:t>8</w:t>
      </w:r>
      <w:r>
        <w:t>(12), 211166. https://doi.org/10.1098/rsos.211166</w:t>
      </w:r>
    </w:p>
    <w:p w14:paraId="3599173C" w14:textId="77777777" w:rsidR="00203A5F" w:rsidRDefault="00203A5F" w:rsidP="00203A5F">
      <w:pPr>
        <w:pStyle w:val="Bibliography"/>
      </w:pPr>
      <w:r>
        <w:t xml:space="preserve">Harrap, R., &amp; Lato, M. (2010, June 1). </w:t>
      </w:r>
      <w:r>
        <w:rPr>
          <w:i/>
          <w:iCs/>
        </w:rPr>
        <w:t>An Overview of LIDAR: collection to applications</w:t>
      </w:r>
      <w:r>
        <w:t>. Norwegian Geotechnical Institute.</w:t>
      </w:r>
    </w:p>
    <w:p w14:paraId="4D1D235A" w14:textId="77777777" w:rsidR="00203A5F" w:rsidRDefault="00203A5F" w:rsidP="00203A5F">
      <w:pPr>
        <w:pStyle w:val="Bibliography"/>
      </w:pPr>
      <w:r>
        <w:t xml:space="preserve">Harris, N., &amp; Gibbs, D. (2021). </w:t>
      </w:r>
      <w:r>
        <w:rPr>
          <w:i/>
          <w:iCs/>
        </w:rPr>
        <w:t>Forests Absorb Twice As Much Carbon As They Emit Each Year</w:t>
      </w:r>
      <w:r>
        <w:t>. https://www.wri.org/insights/forests-absorb-twice-much-carbon-they-emit-each-year</w:t>
      </w:r>
    </w:p>
    <w:p w14:paraId="71E20344" w14:textId="77777777" w:rsidR="00203A5F" w:rsidRDefault="00203A5F" w:rsidP="00203A5F">
      <w:pPr>
        <w:pStyle w:val="Bibliography"/>
      </w:pPr>
      <w:r>
        <w:t xml:space="preserve">Hobu, Inc. (2025). </w:t>
      </w:r>
      <w:r>
        <w:rPr>
          <w:i/>
          <w:iCs/>
        </w:rPr>
        <w:t>USGS 3DEP LiDAR Point Clouds</w:t>
      </w:r>
      <w:r>
        <w:t xml:space="preserve"> [S3 Bucket; Entwine Point Tiles]. https://registry.opendata.aws/usgs-lidar</w:t>
      </w:r>
    </w:p>
    <w:p w14:paraId="06A4442A" w14:textId="77777777" w:rsidR="00203A5F" w:rsidRDefault="00203A5F" w:rsidP="00203A5F">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66D7A77E" w14:textId="77777777" w:rsidR="00203A5F" w:rsidRDefault="00203A5F" w:rsidP="00203A5F">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7A417B5D" w14:textId="77777777" w:rsidR="00203A5F" w:rsidRDefault="00203A5F" w:rsidP="00203A5F">
      <w:pPr>
        <w:pStyle w:val="Bibliography"/>
      </w:pPr>
      <w:r w:rsidRPr="00203A5F">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3D26A2E2" w14:textId="77777777" w:rsidR="00203A5F" w:rsidRDefault="00203A5F" w:rsidP="00203A5F">
      <w:pPr>
        <w:pStyle w:val="Bibliography"/>
      </w:pPr>
      <w:r>
        <w:t xml:space="preserve">Hurtado, S. (2020). </w:t>
      </w:r>
      <w:r>
        <w:rPr>
          <w:i/>
          <w:iCs/>
        </w:rPr>
        <w:t>RobustLinearReg: Robust Linear Regressions</w:t>
      </w:r>
      <w:r>
        <w:t xml:space="preserve"> (p. 1.2.0) [Dataset]. https://doi.org/10.32614/CRAN.package.RobustLinearReg</w:t>
      </w:r>
    </w:p>
    <w:p w14:paraId="0E439AEF" w14:textId="77777777" w:rsidR="00203A5F" w:rsidRDefault="00203A5F" w:rsidP="00203A5F">
      <w:pPr>
        <w:pStyle w:val="Bibliography"/>
      </w:pPr>
      <w:r>
        <w:lastRenderedPageBreak/>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529B8CB4" w14:textId="77777777" w:rsidR="00203A5F" w:rsidRDefault="00203A5F" w:rsidP="00203A5F">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3471B2FA" w14:textId="77777777" w:rsidR="00203A5F" w:rsidRDefault="00203A5F" w:rsidP="00203A5F">
      <w:pPr>
        <w:pStyle w:val="Bibliography"/>
      </w:pPr>
      <w:r>
        <w:t xml:space="preserve">JMP Statistical Discovery. (n.d.). The t-test. </w:t>
      </w:r>
      <w:r>
        <w:rPr>
          <w:i/>
          <w:iCs/>
        </w:rPr>
        <w:t>Statistics Knowledge Portal</w:t>
      </w:r>
      <w:r>
        <w:t>. https://www.jmp.com/en/statistics-knowledge-portal/t-test</w:t>
      </w:r>
    </w:p>
    <w:p w14:paraId="08EBF5A5" w14:textId="77777777" w:rsidR="00203A5F" w:rsidRDefault="00203A5F" w:rsidP="00203A5F">
      <w:pPr>
        <w:pStyle w:val="Bibliography"/>
      </w:pPr>
      <w:r>
        <w:rPr>
          <w:i/>
          <w:iCs/>
        </w:rPr>
        <w:t>JMP Student Edition</w:t>
      </w:r>
      <w:r>
        <w:t xml:space="preserve"> (Version 18.2.0). (1989). [Computer software]. SAS Institute Inc.</w:t>
      </w:r>
    </w:p>
    <w:p w14:paraId="5F3B5FBB" w14:textId="77777777" w:rsidR="00203A5F" w:rsidRDefault="00203A5F" w:rsidP="00203A5F">
      <w:pPr>
        <w:pStyle w:val="Bibliography"/>
      </w:pPr>
      <w:r>
        <w:t xml:space="preserve">JMP Support. (2024). </w:t>
      </w:r>
      <w:r>
        <w:rPr>
          <w:i/>
          <w:iCs/>
        </w:rPr>
        <w:t>Equivalence Test Reports</w:t>
      </w:r>
      <w:r>
        <w:t>. JMP Statistical Discovery LLC. https://www.jmp.com/support/help/en/18.1/index.shtml#page/jmp/equivalence-test-reports.shtml</w:t>
      </w:r>
    </w:p>
    <w:p w14:paraId="03D469E5" w14:textId="77777777" w:rsidR="00203A5F" w:rsidRDefault="00203A5F" w:rsidP="00203A5F">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06EF2B52" w14:textId="77777777" w:rsidR="00203A5F" w:rsidRDefault="00203A5F" w:rsidP="00203A5F">
      <w:pPr>
        <w:pStyle w:val="Bibliography"/>
      </w:pPr>
      <w:r>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205D93F3" w14:textId="77777777" w:rsidR="00203A5F" w:rsidRDefault="00203A5F" w:rsidP="00203A5F">
      <w:pPr>
        <w:pStyle w:val="Bibliography"/>
      </w:pPr>
      <w:r>
        <w:t xml:space="preserve">Kendall, M. G., &amp; Gibbons, J. D. (1990). </w:t>
      </w:r>
      <w:r>
        <w:rPr>
          <w:i/>
          <w:iCs/>
        </w:rPr>
        <w:t>Rank correlation methods</w:t>
      </w:r>
      <w:r>
        <w:t xml:space="preserve"> (5th ed). E. Arnold ; Oxford University Press.</w:t>
      </w:r>
    </w:p>
    <w:p w14:paraId="41019CBB" w14:textId="77777777" w:rsidR="00203A5F" w:rsidRDefault="00203A5F" w:rsidP="00203A5F">
      <w:pPr>
        <w:pStyle w:val="Bibliography"/>
      </w:pPr>
      <w:r>
        <w:lastRenderedPageBreak/>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75E68866" w14:textId="77777777" w:rsidR="00203A5F" w:rsidRDefault="00203A5F" w:rsidP="00203A5F">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280BA26C" w14:textId="77777777" w:rsidR="00203A5F" w:rsidRDefault="00203A5F" w:rsidP="00203A5F">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6162DC54" w14:textId="77777777" w:rsidR="00203A5F" w:rsidRDefault="00203A5F" w:rsidP="00203A5F">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28AB6D37" w14:textId="77777777" w:rsidR="00203A5F" w:rsidRDefault="00203A5F" w:rsidP="00203A5F">
      <w:pPr>
        <w:pStyle w:val="Bibliography"/>
      </w:pPr>
      <w:r>
        <w:t xml:space="preserve">Lakens, D. (2022). </w:t>
      </w:r>
      <w:r>
        <w:rPr>
          <w:i/>
          <w:iCs/>
        </w:rPr>
        <w:t>Improving Your Statistical Inferences</w:t>
      </w:r>
      <w:r>
        <w:t>. https://doi.org/10.5281/ZENODO.6409077</w:t>
      </w:r>
    </w:p>
    <w:p w14:paraId="5389A3A2" w14:textId="77777777" w:rsidR="00203A5F" w:rsidRDefault="00203A5F" w:rsidP="00203A5F">
      <w:pPr>
        <w:pStyle w:val="Bibliography"/>
      </w:pPr>
      <w:r>
        <w:t xml:space="preserve">Lamping, J. E., Zald, H. S. J., Madurapperuma,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625750B8" w14:textId="77777777" w:rsidR="00203A5F" w:rsidRPr="00203A5F" w:rsidRDefault="00203A5F" w:rsidP="00203A5F">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203A5F">
        <w:rPr>
          <w:i/>
          <w:iCs/>
          <w:lang w:val="es-ES"/>
        </w:rPr>
        <w:t>Ecosphere</w:t>
      </w:r>
      <w:r w:rsidRPr="00203A5F">
        <w:rPr>
          <w:lang w:val="es-ES"/>
        </w:rPr>
        <w:t xml:space="preserve">, </w:t>
      </w:r>
      <w:r w:rsidRPr="00203A5F">
        <w:rPr>
          <w:i/>
          <w:iCs/>
          <w:lang w:val="es-ES"/>
        </w:rPr>
        <w:t>13</w:t>
      </w:r>
      <w:r w:rsidRPr="00203A5F">
        <w:rPr>
          <w:lang w:val="es-ES"/>
        </w:rPr>
        <w:t>(9), e4209. https://doi.org/10.1002/ecs2.4209</w:t>
      </w:r>
    </w:p>
    <w:p w14:paraId="4AC09F00" w14:textId="77777777" w:rsidR="00203A5F" w:rsidRDefault="00203A5F" w:rsidP="00203A5F">
      <w:pPr>
        <w:pStyle w:val="Bibliography"/>
      </w:pPr>
      <w:r w:rsidRPr="00203A5F">
        <w:rPr>
          <w:lang w:val="es-ES"/>
        </w:rPr>
        <w:lastRenderedPageBreak/>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5AA09C03" w14:textId="77777777" w:rsidR="00203A5F" w:rsidRDefault="00203A5F" w:rsidP="00203A5F">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5E8E1733" w14:textId="77777777" w:rsidR="00203A5F" w:rsidRDefault="00203A5F" w:rsidP="00203A5F">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0C1CDFE3" w14:textId="77777777" w:rsidR="00203A5F" w:rsidRPr="00203A5F" w:rsidRDefault="00203A5F" w:rsidP="00203A5F">
      <w:pPr>
        <w:pStyle w:val="Bibliography"/>
        <w:rPr>
          <w:lang w:val="es-ES"/>
        </w:rPr>
      </w:pPr>
      <w:r>
        <w:t xml:space="preserve">Liu, M., Popescu, S., &amp; Malambo, L. (2019). Feasibility of Burned Area Mapping Based on ICESAT−2 Photon Counting Data. </w:t>
      </w:r>
      <w:r w:rsidRPr="00203A5F">
        <w:rPr>
          <w:i/>
          <w:iCs/>
          <w:lang w:val="es-ES"/>
        </w:rPr>
        <w:t>Remote Sensing</w:t>
      </w:r>
      <w:r w:rsidRPr="00203A5F">
        <w:rPr>
          <w:lang w:val="es-ES"/>
        </w:rPr>
        <w:t xml:space="preserve">, </w:t>
      </w:r>
      <w:r w:rsidRPr="00203A5F">
        <w:rPr>
          <w:i/>
          <w:iCs/>
          <w:lang w:val="es-ES"/>
        </w:rPr>
        <w:t>12</w:t>
      </w:r>
      <w:r w:rsidRPr="00203A5F">
        <w:rPr>
          <w:lang w:val="es-ES"/>
        </w:rPr>
        <w:t>(1), 24. https://doi.org/10.3390/rs12010024</w:t>
      </w:r>
    </w:p>
    <w:p w14:paraId="4AC5D192" w14:textId="77777777" w:rsidR="00203A5F" w:rsidRDefault="00203A5F" w:rsidP="00203A5F">
      <w:pPr>
        <w:pStyle w:val="Bibliography"/>
      </w:pPr>
      <w:r w:rsidRPr="00203A5F">
        <w:rPr>
          <w:lang w:val="es-ES"/>
        </w:rPr>
        <w:t xml:space="preserve">Liu, X., Feng, Y., Hu, T., Luo, Y., Zhao, X., Wu, J., Maeda, E. E., Ju, W., Liu, L., Guo,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22059A2B" w14:textId="77777777" w:rsidR="00203A5F" w:rsidRDefault="00203A5F" w:rsidP="00203A5F">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4BF82C14" w14:textId="77777777" w:rsidR="00203A5F" w:rsidRDefault="00203A5F" w:rsidP="00203A5F">
      <w:pPr>
        <w:pStyle w:val="Bibliography"/>
      </w:pPr>
      <w:r>
        <w:lastRenderedPageBreak/>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0ABFC78C" w14:textId="77777777" w:rsidR="00203A5F" w:rsidRDefault="00203A5F" w:rsidP="00203A5F">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7A56F5E3" w14:textId="77777777" w:rsidR="00203A5F" w:rsidRDefault="00203A5F" w:rsidP="00203A5F">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7523EFDC" w14:textId="77777777" w:rsidR="00203A5F" w:rsidRDefault="00203A5F" w:rsidP="00203A5F">
      <w:pPr>
        <w:pStyle w:val="Bibliography"/>
      </w:pPr>
      <w:r>
        <w:t xml:space="preserve">Mann, H. B. (1945). Nonparametric Tests Against Trend. </w:t>
      </w:r>
      <w:r>
        <w:rPr>
          <w:i/>
          <w:iCs/>
        </w:rPr>
        <w:t>Econometrica</w:t>
      </w:r>
      <w:r>
        <w:t xml:space="preserve">, </w:t>
      </w:r>
      <w:r>
        <w:rPr>
          <w:i/>
          <w:iCs/>
        </w:rPr>
        <w:t>13</w:t>
      </w:r>
      <w:r>
        <w:t>(3), 245. https://doi.org/10.2307/1907187</w:t>
      </w:r>
    </w:p>
    <w:p w14:paraId="7EB5C86C" w14:textId="77777777" w:rsidR="00203A5F" w:rsidRDefault="00203A5F" w:rsidP="00203A5F">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1ED6E108" w14:textId="77777777" w:rsidR="00203A5F" w:rsidRDefault="00203A5F" w:rsidP="00203A5F">
      <w:pPr>
        <w:pStyle w:val="Bibliography"/>
      </w:pPr>
      <w:r>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3483A4E2" w14:textId="77777777" w:rsidR="00203A5F" w:rsidRDefault="00203A5F" w:rsidP="00203A5F">
      <w:pPr>
        <w:pStyle w:val="Bibliography"/>
      </w:pPr>
      <w:r>
        <w:t xml:space="preserve">Meyer, V., Saatchi, S. S., Chave, J., Dalling, J. W., Bohlman, S., Fricker, G. A., Robinson, C., Neumann, M., &amp; Hubbell, S. (2013). Detecting tropical forest </w:t>
      </w:r>
      <w:r>
        <w:lastRenderedPageBreak/>
        <w:t xml:space="preserve">biomass dynamics from repeated airborne lidar measurements. </w:t>
      </w:r>
      <w:r>
        <w:rPr>
          <w:i/>
          <w:iCs/>
        </w:rPr>
        <w:t>Biogeosciences</w:t>
      </w:r>
      <w:r>
        <w:t xml:space="preserve">, </w:t>
      </w:r>
      <w:r>
        <w:rPr>
          <w:i/>
          <w:iCs/>
        </w:rPr>
        <w:t>10</w:t>
      </w:r>
      <w:r>
        <w:t>(8), 5421–5438. https://doi.org/10.5194/bg-10-5421-2013</w:t>
      </w:r>
    </w:p>
    <w:p w14:paraId="395935B0" w14:textId="77777777" w:rsidR="00203A5F" w:rsidRDefault="00203A5F" w:rsidP="00203A5F">
      <w:pPr>
        <w:pStyle w:val="Bibliography"/>
      </w:pPr>
      <w:r>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2E6D74A2" w14:textId="77777777" w:rsidR="00203A5F" w:rsidRDefault="00203A5F" w:rsidP="00203A5F">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38204092" w14:textId="77777777" w:rsidR="00203A5F" w:rsidRDefault="00203A5F" w:rsidP="00203A5F">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4859F316" w14:textId="77777777" w:rsidR="00203A5F" w:rsidRDefault="00203A5F" w:rsidP="00203A5F">
      <w:pPr>
        <w:pStyle w:val="Bibliography"/>
      </w:pPr>
      <w:r>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3DCF68DC" w14:textId="77777777" w:rsidR="00203A5F" w:rsidRDefault="00203A5F" w:rsidP="00203A5F">
      <w:pPr>
        <w:pStyle w:val="Bibliography"/>
      </w:pPr>
      <w:r>
        <w:t xml:space="preserve">Neuenschwander, A., Duncanson, L., Montesano, P., Minor, D., Guenther, E., Hancock, S., Wulder, M. A., White, J. C., Purslow, M., Thomas, N., Mandel, A., Feng, T., Armston, J., Kellner, J. R., Andersen, H. E., Boschetti, L., Fekety, P., Hudak, A., </w:t>
      </w:r>
      <w:r>
        <w:lastRenderedPageBreak/>
        <w:t xml:space="preserve">Pisek, J., … Stereńczak,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58F69FE7" w14:textId="77777777" w:rsidR="00203A5F" w:rsidRDefault="00203A5F" w:rsidP="00203A5F">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086154E9" w14:textId="77777777" w:rsidR="00203A5F" w:rsidRDefault="00203A5F" w:rsidP="00203A5F">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19032904" w14:textId="77777777" w:rsidR="00203A5F" w:rsidRDefault="00203A5F" w:rsidP="00203A5F">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2949450A" w14:textId="77777777" w:rsidR="00203A5F" w:rsidRDefault="00203A5F" w:rsidP="00203A5F">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7AEA4827" w14:textId="77777777" w:rsidR="00203A5F" w:rsidRDefault="00203A5F" w:rsidP="00203A5F">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08DEF0DD" w14:textId="77777777" w:rsidR="00203A5F" w:rsidRDefault="00203A5F" w:rsidP="00203A5F">
      <w:pPr>
        <w:pStyle w:val="Bibliography"/>
      </w:pPr>
      <w:r>
        <w:lastRenderedPageBreak/>
        <w:t xml:space="preserve">Neumann, T. A., Martino, A. J., Markus, T., Bae, S., Bock, M. R., Brenner, A. C., Brunt, K. M., Cavanaugh, J., Fernandes, S. T., Hancock, D. W., Harbeck, K., Lee, J., 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6BCB08F4" w14:textId="77777777" w:rsidR="00203A5F" w:rsidRDefault="00203A5F" w:rsidP="00203A5F">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67235B18" w14:textId="77777777" w:rsidR="00203A5F" w:rsidRDefault="00203A5F" w:rsidP="00203A5F">
      <w:pPr>
        <w:pStyle w:val="Bibliography"/>
      </w:pPr>
      <w:r>
        <w:t xml:space="preserve">Noordermeer, L., Bollandsås, O. M., Gobakken, T., &amp; Næsset,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526A9BA2" w14:textId="77777777" w:rsidR="00203A5F" w:rsidRDefault="00203A5F" w:rsidP="00203A5F">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5EE16F9D" w14:textId="77777777" w:rsidR="00203A5F" w:rsidRDefault="00203A5F" w:rsidP="00203A5F">
      <w:pPr>
        <w:pStyle w:val="Bibliography"/>
      </w:pPr>
      <w:r>
        <w:lastRenderedPageBreak/>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0983CB1B" w14:textId="77777777" w:rsidR="00203A5F" w:rsidRDefault="00203A5F" w:rsidP="00203A5F">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201381F5" w14:textId="77777777" w:rsidR="00203A5F" w:rsidRDefault="00203A5F" w:rsidP="00203A5F">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276D61DB" w14:textId="77777777" w:rsidR="00203A5F" w:rsidRDefault="00203A5F" w:rsidP="00203A5F">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2A4FDDD6" w14:textId="77777777" w:rsidR="00203A5F" w:rsidRDefault="00203A5F" w:rsidP="00203A5F">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54FE14F6" w14:textId="77777777" w:rsidR="00203A5F" w:rsidRDefault="00203A5F" w:rsidP="00203A5F">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32770061" w14:textId="77777777" w:rsidR="00203A5F" w:rsidRPr="00203A5F" w:rsidRDefault="00203A5F" w:rsidP="00203A5F">
      <w:pPr>
        <w:pStyle w:val="Bibliography"/>
        <w:rPr>
          <w:lang w:val="es-ES"/>
        </w:rPr>
      </w:pPr>
      <w:r>
        <w:lastRenderedPageBreak/>
        <w:t xml:space="preserve">Pronk, M., Eleveld, M., &amp; Ledoux, H. (2024). Assessing Vertical Accuracy and Spatial Coverage of ICESat-2 and GEDI Spaceborne Lidar for Creating Global Terrain Models. </w:t>
      </w:r>
      <w:r w:rsidRPr="00203A5F">
        <w:rPr>
          <w:i/>
          <w:iCs/>
          <w:lang w:val="es-ES"/>
        </w:rPr>
        <w:t>Remote Sensing</w:t>
      </w:r>
      <w:r w:rsidRPr="00203A5F">
        <w:rPr>
          <w:lang w:val="es-ES"/>
        </w:rPr>
        <w:t xml:space="preserve">, </w:t>
      </w:r>
      <w:r w:rsidRPr="00203A5F">
        <w:rPr>
          <w:i/>
          <w:iCs/>
          <w:lang w:val="es-ES"/>
        </w:rPr>
        <w:t>16</w:t>
      </w:r>
      <w:r w:rsidRPr="00203A5F">
        <w:rPr>
          <w:lang w:val="es-ES"/>
        </w:rPr>
        <w:t>(13), 2259. https://doi.org/10.3390/rs16132259</w:t>
      </w:r>
    </w:p>
    <w:p w14:paraId="1A564901" w14:textId="77777777" w:rsidR="00203A5F" w:rsidRDefault="00203A5F" w:rsidP="00203A5F">
      <w:pPr>
        <w:pStyle w:val="Bibliography"/>
      </w:pPr>
      <w:r w:rsidRPr="00203A5F">
        <w:rPr>
          <w:lang w:val="es-ES"/>
        </w:rPr>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7B3B74F1" w14:textId="77777777" w:rsidR="00203A5F" w:rsidRDefault="00203A5F" w:rsidP="00203A5F">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330229A1" w14:textId="77777777" w:rsidR="00203A5F" w:rsidRDefault="00203A5F" w:rsidP="00203A5F">
      <w:pPr>
        <w:pStyle w:val="Bibliography"/>
      </w:pPr>
      <w:r>
        <w:t xml:space="preserve">radt0005. (2025). </w:t>
      </w:r>
      <w:r>
        <w:rPr>
          <w:i/>
          <w:iCs/>
        </w:rPr>
        <w:t>FIADB_Direct</w:t>
      </w:r>
      <w:r>
        <w:t xml:space="preserve"> [R]. https://github.com/radt0005/FIADB_Direct (Original work published 2025)</w:t>
      </w:r>
    </w:p>
    <w:p w14:paraId="7503C480" w14:textId="77777777" w:rsidR="00203A5F" w:rsidRDefault="00203A5F" w:rsidP="00203A5F">
      <w:pPr>
        <w:pStyle w:val="Bibliography"/>
      </w:pPr>
      <w:r w:rsidRPr="00203A5F">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2C96597D" w14:textId="77777777" w:rsidR="00203A5F" w:rsidRDefault="00203A5F" w:rsidP="00203A5F">
      <w:pPr>
        <w:pStyle w:val="Bibliography"/>
      </w:pPr>
      <w:r>
        <w:t xml:space="preserve">Ribas-Costa, V. A., Gastón, A., Bloszies, S. A., Henderson, J. D., Trlica, A., Carter, D. R., Rubilar, R., Albaugh, T. J., &amp; Cook, R. L. (2024). Nature vs. nurture: Drivers of site productivity in loblolly pine (Pinus taeda L.) forests in the southeastern US. </w:t>
      </w:r>
      <w:r>
        <w:rPr>
          <w:i/>
          <w:iCs/>
        </w:rPr>
        <w:t>Forest Ecology and Management</w:t>
      </w:r>
      <w:r>
        <w:t xml:space="preserve">, </w:t>
      </w:r>
      <w:r>
        <w:rPr>
          <w:i/>
          <w:iCs/>
        </w:rPr>
        <w:t>572</w:t>
      </w:r>
      <w:r>
        <w:t>, 122334. https://doi.org/10.1016/j.foreco.2024.122334</w:t>
      </w:r>
    </w:p>
    <w:p w14:paraId="1EF3D4F9" w14:textId="77777777" w:rsidR="00203A5F" w:rsidRDefault="00203A5F" w:rsidP="00203A5F">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0B3E0FA7" w14:textId="77777777" w:rsidR="00203A5F" w:rsidRDefault="00203A5F" w:rsidP="00203A5F">
      <w:pPr>
        <w:pStyle w:val="Bibliography"/>
      </w:pPr>
      <w:r>
        <w:lastRenderedPageBreak/>
        <w:t xml:space="preserve">Ringard, J., Chiriaco,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66EB402C" w14:textId="77777777" w:rsidR="00203A5F" w:rsidRDefault="00203A5F" w:rsidP="00203A5F">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6A09D543" w14:textId="77777777" w:rsidR="00203A5F" w:rsidRDefault="00203A5F" w:rsidP="00203A5F">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16476028" w14:textId="77777777" w:rsidR="00203A5F" w:rsidRDefault="00203A5F" w:rsidP="00203A5F">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4B4098D3" w14:textId="77777777" w:rsidR="00203A5F" w:rsidRDefault="00203A5F" w:rsidP="00203A5F">
      <w:pPr>
        <w:pStyle w:val="Bibliography"/>
      </w:pPr>
      <w:r>
        <w:t xml:space="preserve">Rossum, G. van, &amp; Drake, F. L. (2010). </w:t>
      </w:r>
      <w:r>
        <w:rPr>
          <w:i/>
          <w:iCs/>
        </w:rPr>
        <w:t>The Python language reference</w:t>
      </w:r>
      <w:r>
        <w:t xml:space="preserve"> (Release 3.0.1 [Repr.]). Python Software Foundation.</w:t>
      </w:r>
    </w:p>
    <w:p w14:paraId="0833BCA2" w14:textId="77777777" w:rsidR="00203A5F" w:rsidRDefault="00203A5F" w:rsidP="00203A5F">
      <w:pPr>
        <w:pStyle w:val="Bibliography"/>
      </w:pPr>
      <w:r>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43D84E7F" w14:textId="77777777" w:rsidR="00203A5F" w:rsidRDefault="00203A5F" w:rsidP="00203A5F">
      <w:pPr>
        <w:pStyle w:val="Bibliography"/>
      </w:pPr>
      <w:r>
        <w:t xml:space="preserve">Seidl, R., Thom, D., Kautz, M., Martin-Benito, D., Peltoniemi, M., Vacchiano, G., Wild, J., Ascoli, D., Petr, M., Honkaniemi, J., Lexer, M. J., Trotsiuk, V., Mairota, P., Svoboda, M., Fabrika, M., Nagel, T. A., &amp; Reyer, C. P. O. (2017). Forest </w:t>
      </w:r>
      <w:r>
        <w:lastRenderedPageBreak/>
        <w:t xml:space="preserve">disturbances under climate change. </w:t>
      </w:r>
      <w:r>
        <w:rPr>
          <w:i/>
          <w:iCs/>
        </w:rPr>
        <w:t>Nature Climate Change</w:t>
      </w:r>
      <w:r>
        <w:t xml:space="preserve">, </w:t>
      </w:r>
      <w:r>
        <w:rPr>
          <w:i/>
          <w:iCs/>
        </w:rPr>
        <w:t>7</w:t>
      </w:r>
      <w:r>
        <w:t>(6), 395–402. https://doi.org/10.1038/nclimate3303</w:t>
      </w:r>
    </w:p>
    <w:p w14:paraId="5C482817" w14:textId="77777777" w:rsidR="00203A5F" w:rsidRDefault="00203A5F" w:rsidP="00203A5F">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5736DEE8" w14:textId="77777777" w:rsidR="00203A5F" w:rsidRDefault="00203A5F" w:rsidP="00203A5F">
      <w:pPr>
        <w:pStyle w:val="Bibliography"/>
      </w:pPr>
      <w:r>
        <w:t xml:space="preserve">Shtaynberger, J., &amp; Bar, H. (2023). </w:t>
      </w:r>
      <w:r>
        <w:rPr>
          <w:i/>
          <w:iCs/>
        </w:rPr>
        <w:t>Equivalence Testing</w:t>
      </w:r>
      <w:r>
        <w:t>. Cornell Statistical Consulting Unit. https://cscu.cornell.edu/wp-content/uploads/equiv.pdf</w:t>
      </w:r>
    </w:p>
    <w:p w14:paraId="6F126157" w14:textId="77777777" w:rsidR="00203A5F" w:rsidRDefault="00203A5F" w:rsidP="00203A5F">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2F2D387F" w14:textId="77777777" w:rsidR="00203A5F" w:rsidRDefault="00203A5F" w:rsidP="00203A5F">
      <w:pPr>
        <w:pStyle w:val="Bibliography"/>
      </w:pPr>
      <w:r w:rsidRPr="00203A5F">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74DD3D92" w14:textId="77777777" w:rsidR="00203A5F" w:rsidRDefault="00203A5F" w:rsidP="00203A5F">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668FF748" w14:textId="77777777" w:rsidR="00203A5F" w:rsidRDefault="00203A5F" w:rsidP="00203A5F">
      <w:pPr>
        <w:pStyle w:val="Bibliography"/>
      </w:pPr>
      <w:r>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3C0E7F11" w14:textId="77777777" w:rsidR="00203A5F" w:rsidRDefault="00203A5F" w:rsidP="00203A5F">
      <w:pPr>
        <w:pStyle w:val="Bibliography"/>
      </w:pPr>
      <w:r>
        <w:lastRenderedPageBreak/>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132D76F6" w14:textId="77777777" w:rsidR="00203A5F" w:rsidRDefault="00203A5F" w:rsidP="00203A5F">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52396F4B" w14:textId="77777777" w:rsidR="00203A5F" w:rsidRDefault="00203A5F" w:rsidP="00203A5F">
      <w:pPr>
        <w:pStyle w:val="Bibliography"/>
      </w:pPr>
      <w:r>
        <w:t xml:space="preserve">The pandas development team. (2024). </w:t>
      </w:r>
      <w:r>
        <w:rPr>
          <w:i/>
          <w:iCs/>
        </w:rPr>
        <w:t>pandas-dev/pandas: Pandas</w:t>
      </w:r>
      <w:r>
        <w:t xml:space="preserve"> (Version v2.2.3) [Computer software]. Zenodo. https://doi.org/10.5281/ZENODO.3509134</w:t>
      </w:r>
    </w:p>
    <w:p w14:paraId="006F655E" w14:textId="77777777" w:rsidR="00203A5F" w:rsidRDefault="00203A5F" w:rsidP="00203A5F">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4C9087D0" w14:textId="77777777" w:rsidR="00203A5F" w:rsidRDefault="00203A5F" w:rsidP="00203A5F">
      <w:pPr>
        <w:pStyle w:val="Bibliography"/>
      </w:pPr>
      <w:r>
        <w:t xml:space="preserve">U.S. Department of Agriculture Forest Service. (2024). </w:t>
      </w:r>
      <w:r>
        <w:rPr>
          <w:i/>
          <w:iCs/>
        </w:rPr>
        <w:t>The Forest Inventory and Analysis Database User Guide (NFI): Vol. Database Description</w:t>
      </w:r>
      <w:r>
        <w:t>.</w:t>
      </w:r>
    </w:p>
    <w:p w14:paraId="5FB70709" w14:textId="77777777" w:rsidR="00203A5F" w:rsidRDefault="00203A5F" w:rsidP="00203A5F">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0B95CCB9" w14:textId="77777777" w:rsidR="00203A5F" w:rsidRDefault="00203A5F" w:rsidP="00203A5F">
      <w:pPr>
        <w:pStyle w:val="Bibliography"/>
      </w:pPr>
      <w:r>
        <w:lastRenderedPageBreak/>
        <w:t xml:space="preserve">Wachs, S. (2015). </w:t>
      </w:r>
      <w:r>
        <w:rPr>
          <w:i/>
          <w:iCs/>
        </w:rPr>
        <w:t>What Is Equivalence Testing &amp; When Should We Use It?</w:t>
      </w:r>
      <w:r>
        <w:t xml:space="preserve"> Integral Concepts, Inc. https://www.integral-concepts.com/wp-content/media/What-is-Equivalence-Testing-and-When-Should-We-Use-It.pdf</w:t>
      </w:r>
    </w:p>
    <w:p w14:paraId="0CDB90A1" w14:textId="77777777" w:rsidR="00203A5F" w:rsidRDefault="00203A5F" w:rsidP="00203A5F">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5E482589" w14:textId="77777777" w:rsidR="00203A5F" w:rsidRDefault="00203A5F" w:rsidP="00203A5F">
      <w:pPr>
        <w:pStyle w:val="Bibliography"/>
      </w:pPr>
      <w:r>
        <w:t xml:space="preserve">Wild, C. J., &amp; Seber, G. A. F. (2000). The Wilcoxon Test. In </w:t>
      </w:r>
      <w:r>
        <w:rPr>
          <w:i/>
          <w:iCs/>
        </w:rPr>
        <w:t>Chance encounters: A first course in data analysis and inference</w:t>
      </w:r>
      <w:r>
        <w:t xml:space="preserve"> (p. 10). Wiley.</w:t>
      </w:r>
    </w:p>
    <w:p w14:paraId="10D4E9B1" w14:textId="77777777" w:rsidR="00203A5F" w:rsidRDefault="00203A5F" w:rsidP="00203A5F">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5315D483" w14:textId="77777777" w:rsidR="00203A5F" w:rsidRDefault="00203A5F" w:rsidP="00203A5F">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07867BB0" w14:textId="77777777" w:rsidR="00203A5F" w:rsidRDefault="00203A5F" w:rsidP="00203A5F">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4D43B719" w14:textId="77777777" w:rsidR="00203A5F" w:rsidRDefault="00203A5F" w:rsidP="00203A5F">
      <w:pPr>
        <w:pStyle w:val="Bibliography"/>
      </w:pPr>
      <w:r>
        <w:lastRenderedPageBreak/>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39D421B5" w14:textId="77777777" w:rsidR="00203A5F" w:rsidRDefault="00203A5F" w:rsidP="00203A5F">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1A1DFE9D" w14:textId="77777777" w:rsidR="00203A5F" w:rsidRDefault="00203A5F" w:rsidP="00203A5F">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0BBD890E" w14:textId="77777777" w:rsidR="00203A5F" w:rsidRDefault="00203A5F" w:rsidP="00203A5F">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013FA486" w14:textId="77777777" w:rsidR="00203A5F" w:rsidRDefault="00203A5F" w:rsidP="00203A5F">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01975245" w14:textId="77777777" w:rsidR="00203A5F" w:rsidRDefault="00203A5F" w:rsidP="00203A5F">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253BCD47" w14:textId="77777777" w:rsidR="00203A5F" w:rsidRDefault="00203A5F" w:rsidP="00203A5F">
      <w:pPr>
        <w:pStyle w:val="Bibliography"/>
      </w:pPr>
      <w:r>
        <w:lastRenderedPageBreak/>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023EE237" w14:textId="77777777" w:rsidR="00203A5F" w:rsidRDefault="00203A5F" w:rsidP="00203A5F">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417912C3" w14:textId="77777777" w:rsidR="00203A5F" w:rsidRDefault="00203A5F" w:rsidP="00203A5F">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7070580A"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5" w:name="_Toc195197926"/>
      <w:bookmarkStart w:id="106" w:name="_Toc195198133"/>
      <w:bookmarkStart w:id="107" w:name="_Toc195460519"/>
      <w:r w:rsidRPr="00806DA9">
        <w:rPr>
          <w:b/>
          <w:bCs/>
        </w:rPr>
        <w:br w:type="page"/>
      </w:r>
      <w:bookmarkEnd w:id="105"/>
      <w:bookmarkEnd w:id="106"/>
      <w:bookmarkEnd w:id="107"/>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32" w:author="Poncy, William" w:date="2025-05-19T12:12:00Z" w:initials="WP">
    <w:p w14:paraId="57F8B56F" w14:textId="77777777" w:rsidR="006E1FEF" w:rsidRDefault="006E1FEF" w:rsidP="006E1FEF">
      <w:pPr>
        <w:pStyle w:val="CommentText"/>
      </w:pPr>
      <w:r>
        <w:rPr>
          <w:rStyle w:val="CommentReference"/>
        </w:rPr>
        <w:annotationRef/>
      </w:r>
      <w:r>
        <w:t>Cite</w:t>
      </w:r>
    </w:p>
  </w:comment>
  <w:comment w:id="39"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49"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0"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6"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0" w:author="Poncy, William" w:date="2025-05-19T16:49:00Z" w:initials="WP">
    <w:p w14:paraId="5B025955" w14:textId="10918E2D" w:rsidR="007D51DE" w:rsidRDefault="007D51DE" w:rsidP="007D51DE">
      <w:pPr>
        <w:pStyle w:val="CommentText"/>
      </w:pPr>
      <w:r>
        <w:rPr>
          <w:rStyle w:val="CommentReference"/>
        </w:rPr>
        <w:annotationRef/>
      </w:r>
      <w:r>
        <w:t>Probably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57F8B56F" w15:done="0"/>
  <w15:commentEx w15:paraId="4331FE29" w15:done="0"/>
  <w15:commentEx w15:paraId="60C9CFD2" w15:done="0"/>
  <w15:commentEx w15:paraId="615C887E" w15:done="0"/>
  <w15:commentEx w15:paraId="47C59F7A" w15:done="0"/>
  <w15:commentEx w15:paraId="5B0259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0C86E610" w16cex:dateUtc="2025-05-19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5B025955" w16cid:durableId="0C86E6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8EC72" w14:textId="77777777" w:rsidR="00B86DB9" w:rsidRDefault="00B86DB9">
      <w:r>
        <w:separator/>
      </w:r>
    </w:p>
  </w:endnote>
  <w:endnote w:type="continuationSeparator" w:id="0">
    <w:p w14:paraId="1425A1C3" w14:textId="77777777" w:rsidR="00B86DB9" w:rsidRDefault="00B8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CBF48" w14:textId="77777777" w:rsidR="00B86DB9" w:rsidRDefault="00B86DB9">
      <w:r>
        <w:separator/>
      </w:r>
    </w:p>
  </w:footnote>
  <w:footnote w:type="continuationSeparator" w:id="0">
    <w:p w14:paraId="65207CC6" w14:textId="77777777" w:rsidR="00B86DB9" w:rsidRDefault="00B86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D7D"/>
    <w:rsid w:val="000371E8"/>
    <w:rsid w:val="00037C72"/>
    <w:rsid w:val="000542A1"/>
    <w:rsid w:val="000548D9"/>
    <w:rsid w:val="00061433"/>
    <w:rsid w:val="00062334"/>
    <w:rsid w:val="00077110"/>
    <w:rsid w:val="0008020F"/>
    <w:rsid w:val="00082C51"/>
    <w:rsid w:val="0008494A"/>
    <w:rsid w:val="000A51F0"/>
    <w:rsid w:val="000A701C"/>
    <w:rsid w:val="000B377E"/>
    <w:rsid w:val="000B4BCD"/>
    <w:rsid w:val="000D185C"/>
    <w:rsid w:val="000D197D"/>
    <w:rsid w:val="000D2EDB"/>
    <w:rsid w:val="000E4242"/>
    <w:rsid w:val="000E7E8B"/>
    <w:rsid w:val="000F13EB"/>
    <w:rsid w:val="000F4BF5"/>
    <w:rsid w:val="000F64DC"/>
    <w:rsid w:val="001036BC"/>
    <w:rsid w:val="001040A7"/>
    <w:rsid w:val="0010449C"/>
    <w:rsid w:val="00104D91"/>
    <w:rsid w:val="00112591"/>
    <w:rsid w:val="00114361"/>
    <w:rsid w:val="00120FF4"/>
    <w:rsid w:val="00125892"/>
    <w:rsid w:val="00130233"/>
    <w:rsid w:val="00135ACC"/>
    <w:rsid w:val="00162516"/>
    <w:rsid w:val="001644BF"/>
    <w:rsid w:val="00164A0E"/>
    <w:rsid w:val="00166448"/>
    <w:rsid w:val="00166986"/>
    <w:rsid w:val="00167348"/>
    <w:rsid w:val="00175F95"/>
    <w:rsid w:val="00177AE5"/>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F13C1"/>
    <w:rsid w:val="001F7AF2"/>
    <w:rsid w:val="001F7E89"/>
    <w:rsid w:val="0020328F"/>
    <w:rsid w:val="00203A5F"/>
    <w:rsid w:val="00211A2F"/>
    <w:rsid w:val="00214907"/>
    <w:rsid w:val="00216F5C"/>
    <w:rsid w:val="002309D3"/>
    <w:rsid w:val="002310A0"/>
    <w:rsid w:val="0024481A"/>
    <w:rsid w:val="00250E14"/>
    <w:rsid w:val="0025402D"/>
    <w:rsid w:val="00254B5D"/>
    <w:rsid w:val="002652C5"/>
    <w:rsid w:val="00265EDC"/>
    <w:rsid w:val="00266F86"/>
    <w:rsid w:val="00270139"/>
    <w:rsid w:val="00272985"/>
    <w:rsid w:val="0027349A"/>
    <w:rsid w:val="002823E0"/>
    <w:rsid w:val="00283073"/>
    <w:rsid w:val="00287510"/>
    <w:rsid w:val="002A03A2"/>
    <w:rsid w:val="002A4980"/>
    <w:rsid w:val="002A59FE"/>
    <w:rsid w:val="002B6BE7"/>
    <w:rsid w:val="002B7F9A"/>
    <w:rsid w:val="002C2309"/>
    <w:rsid w:val="002D1EB4"/>
    <w:rsid w:val="002D4758"/>
    <w:rsid w:val="002D68AC"/>
    <w:rsid w:val="002D7B07"/>
    <w:rsid w:val="002F2C70"/>
    <w:rsid w:val="00300D79"/>
    <w:rsid w:val="00311D9D"/>
    <w:rsid w:val="003175C7"/>
    <w:rsid w:val="00336B77"/>
    <w:rsid w:val="00343F34"/>
    <w:rsid w:val="00346F0F"/>
    <w:rsid w:val="003520C1"/>
    <w:rsid w:val="00352D02"/>
    <w:rsid w:val="00356D68"/>
    <w:rsid w:val="00390668"/>
    <w:rsid w:val="00391264"/>
    <w:rsid w:val="00392B88"/>
    <w:rsid w:val="0039531E"/>
    <w:rsid w:val="003A1241"/>
    <w:rsid w:val="003B2CA1"/>
    <w:rsid w:val="003B5413"/>
    <w:rsid w:val="003B61B5"/>
    <w:rsid w:val="003C0468"/>
    <w:rsid w:val="003C04FA"/>
    <w:rsid w:val="003C57F0"/>
    <w:rsid w:val="003D1036"/>
    <w:rsid w:val="003D5E6B"/>
    <w:rsid w:val="003E08E0"/>
    <w:rsid w:val="003E5D6A"/>
    <w:rsid w:val="003E7631"/>
    <w:rsid w:val="003F1B15"/>
    <w:rsid w:val="004113E2"/>
    <w:rsid w:val="00415D98"/>
    <w:rsid w:val="0041788B"/>
    <w:rsid w:val="004216C4"/>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716"/>
    <w:rsid w:val="004B7332"/>
    <w:rsid w:val="004C6C4F"/>
    <w:rsid w:val="004D536B"/>
    <w:rsid w:val="004D6905"/>
    <w:rsid w:val="004E153D"/>
    <w:rsid w:val="004E550E"/>
    <w:rsid w:val="004E7A3F"/>
    <w:rsid w:val="004F309F"/>
    <w:rsid w:val="004F7F83"/>
    <w:rsid w:val="00500840"/>
    <w:rsid w:val="00501126"/>
    <w:rsid w:val="005078A2"/>
    <w:rsid w:val="00517450"/>
    <w:rsid w:val="00522F9D"/>
    <w:rsid w:val="00523F44"/>
    <w:rsid w:val="005241D5"/>
    <w:rsid w:val="005260C7"/>
    <w:rsid w:val="00527A01"/>
    <w:rsid w:val="00527CDF"/>
    <w:rsid w:val="005326CF"/>
    <w:rsid w:val="00534F8B"/>
    <w:rsid w:val="00547694"/>
    <w:rsid w:val="00555B0B"/>
    <w:rsid w:val="00561248"/>
    <w:rsid w:val="005617AA"/>
    <w:rsid w:val="005675E0"/>
    <w:rsid w:val="005677E7"/>
    <w:rsid w:val="005808E3"/>
    <w:rsid w:val="00590CB1"/>
    <w:rsid w:val="005918D9"/>
    <w:rsid w:val="00595F83"/>
    <w:rsid w:val="005A0FAF"/>
    <w:rsid w:val="005C0AA6"/>
    <w:rsid w:val="005C3E0C"/>
    <w:rsid w:val="005D2839"/>
    <w:rsid w:val="005D4CDD"/>
    <w:rsid w:val="005D69A3"/>
    <w:rsid w:val="005E1B17"/>
    <w:rsid w:val="005F39AC"/>
    <w:rsid w:val="006020A9"/>
    <w:rsid w:val="00607EE2"/>
    <w:rsid w:val="00617E55"/>
    <w:rsid w:val="0062222A"/>
    <w:rsid w:val="0062229A"/>
    <w:rsid w:val="00623B53"/>
    <w:rsid w:val="0062761C"/>
    <w:rsid w:val="00632552"/>
    <w:rsid w:val="006410E6"/>
    <w:rsid w:val="00641BA5"/>
    <w:rsid w:val="006422DB"/>
    <w:rsid w:val="006430EE"/>
    <w:rsid w:val="0065191E"/>
    <w:rsid w:val="0068343D"/>
    <w:rsid w:val="00683ECA"/>
    <w:rsid w:val="00696FFF"/>
    <w:rsid w:val="006A3BEB"/>
    <w:rsid w:val="006A78C3"/>
    <w:rsid w:val="006B015D"/>
    <w:rsid w:val="006C2168"/>
    <w:rsid w:val="006C6A73"/>
    <w:rsid w:val="006D4E45"/>
    <w:rsid w:val="006D5775"/>
    <w:rsid w:val="006D58E3"/>
    <w:rsid w:val="006D5C4F"/>
    <w:rsid w:val="006D7784"/>
    <w:rsid w:val="006E1FEF"/>
    <w:rsid w:val="006E7A4B"/>
    <w:rsid w:val="006F1402"/>
    <w:rsid w:val="006F6CC5"/>
    <w:rsid w:val="0070152C"/>
    <w:rsid w:val="007034E2"/>
    <w:rsid w:val="00722C3E"/>
    <w:rsid w:val="00765452"/>
    <w:rsid w:val="007672A1"/>
    <w:rsid w:val="00771EB8"/>
    <w:rsid w:val="00781C86"/>
    <w:rsid w:val="00785C87"/>
    <w:rsid w:val="00787118"/>
    <w:rsid w:val="00792919"/>
    <w:rsid w:val="007A0BD5"/>
    <w:rsid w:val="007A5B47"/>
    <w:rsid w:val="007C0F9E"/>
    <w:rsid w:val="007D1786"/>
    <w:rsid w:val="007D3ACA"/>
    <w:rsid w:val="007D51DE"/>
    <w:rsid w:val="007E51C6"/>
    <w:rsid w:val="007F755C"/>
    <w:rsid w:val="008060E4"/>
    <w:rsid w:val="00806DA9"/>
    <w:rsid w:val="00820ACB"/>
    <w:rsid w:val="0082222D"/>
    <w:rsid w:val="00850462"/>
    <w:rsid w:val="008611C4"/>
    <w:rsid w:val="00863212"/>
    <w:rsid w:val="00863538"/>
    <w:rsid w:val="008638FC"/>
    <w:rsid w:val="008662EF"/>
    <w:rsid w:val="00870852"/>
    <w:rsid w:val="008779DD"/>
    <w:rsid w:val="008845FE"/>
    <w:rsid w:val="00884DE5"/>
    <w:rsid w:val="00891D82"/>
    <w:rsid w:val="008A7468"/>
    <w:rsid w:val="008C2262"/>
    <w:rsid w:val="008F249C"/>
    <w:rsid w:val="008F71F3"/>
    <w:rsid w:val="009005FB"/>
    <w:rsid w:val="00911389"/>
    <w:rsid w:val="00911CD7"/>
    <w:rsid w:val="009155A8"/>
    <w:rsid w:val="00930A99"/>
    <w:rsid w:val="009343D6"/>
    <w:rsid w:val="00945A02"/>
    <w:rsid w:val="00955B2F"/>
    <w:rsid w:val="0096026D"/>
    <w:rsid w:val="00966B8C"/>
    <w:rsid w:val="009728E5"/>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64BB"/>
    <w:rsid w:val="00A36E96"/>
    <w:rsid w:val="00A4179D"/>
    <w:rsid w:val="00A53532"/>
    <w:rsid w:val="00A67663"/>
    <w:rsid w:val="00A712AA"/>
    <w:rsid w:val="00A72C29"/>
    <w:rsid w:val="00A831F0"/>
    <w:rsid w:val="00A85759"/>
    <w:rsid w:val="00A87895"/>
    <w:rsid w:val="00A92D02"/>
    <w:rsid w:val="00A96568"/>
    <w:rsid w:val="00A973B4"/>
    <w:rsid w:val="00A9771C"/>
    <w:rsid w:val="00AA2292"/>
    <w:rsid w:val="00AA3866"/>
    <w:rsid w:val="00AA7039"/>
    <w:rsid w:val="00AB018F"/>
    <w:rsid w:val="00AB0F80"/>
    <w:rsid w:val="00AC10D0"/>
    <w:rsid w:val="00AD3843"/>
    <w:rsid w:val="00AD6039"/>
    <w:rsid w:val="00AD73AF"/>
    <w:rsid w:val="00AF48AB"/>
    <w:rsid w:val="00B01ADA"/>
    <w:rsid w:val="00B02E32"/>
    <w:rsid w:val="00B205D0"/>
    <w:rsid w:val="00B2104F"/>
    <w:rsid w:val="00B239A8"/>
    <w:rsid w:val="00B2566D"/>
    <w:rsid w:val="00B33F7F"/>
    <w:rsid w:val="00B3714E"/>
    <w:rsid w:val="00B53607"/>
    <w:rsid w:val="00B57FC4"/>
    <w:rsid w:val="00B71A79"/>
    <w:rsid w:val="00B7543F"/>
    <w:rsid w:val="00B805C1"/>
    <w:rsid w:val="00B83CF6"/>
    <w:rsid w:val="00B86DB9"/>
    <w:rsid w:val="00B9174D"/>
    <w:rsid w:val="00B9491C"/>
    <w:rsid w:val="00BA1401"/>
    <w:rsid w:val="00BA4C7A"/>
    <w:rsid w:val="00BA50EB"/>
    <w:rsid w:val="00BB77A8"/>
    <w:rsid w:val="00BD3F1F"/>
    <w:rsid w:val="00BD79AB"/>
    <w:rsid w:val="00C02426"/>
    <w:rsid w:val="00C0647B"/>
    <w:rsid w:val="00C14733"/>
    <w:rsid w:val="00C147F8"/>
    <w:rsid w:val="00C22AB5"/>
    <w:rsid w:val="00C24D2B"/>
    <w:rsid w:val="00C255E8"/>
    <w:rsid w:val="00C34C70"/>
    <w:rsid w:val="00C42A1A"/>
    <w:rsid w:val="00C457A0"/>
    <w:rsid w:val="00C507C8"/>
    <w:rsid w:val="00C515E2"/>
    <w:rsid w:val="00C521E9"/>
    <w:rsid w:val="00C54E76"/>
    <w:rsid w:val="00C56546"/>
    <w:rsid w:val="00C56EDB"/>
    <w:rsid w:val="00C62938"/>
    <w:rsid w:val="00C669D4"/>
    <w:rsid w:val="00C917D6"/>
    <w:rsid w:val="00C966DD"/>
    <w:rsid w:val="00CA397C"/>
    <w:rsid w:val="00CC1FBB"/>
    <w:rsid w:val="00CD56DE"/>
    <w:rsid w:val="00CD7627"/>
    <w:rsid w:val="00CF2CF2"/>
    <w:rsid w:val="00D12797"/>
    <w:rsid w:val="00D13483"/>
    <w:rsid w:val="00D164D9"/>
    <w:rsid w:val="00D24C3E"/>
    <w:rsid w:val="00D34A82"/>
    <w:rsid w:val="00D4405A"/>
    <w:rsid w:val="00D47227"/>
    <w:rsid w:val="00D62110"/>
    <w:rsid w:val="00D64EAF"/>
    <w:rsid w:val="00D66D45"/>
    <w:rsid w:val="00D7446C"/>
    <w:rsid w:val="00D8335E"/>
    <w:rsid w:val="00D85423"/>
    <w:rsid w:val="00D8601B"/>
    <w:rsid w:val="00D87020"/>
    <w:rsid w:val="00D962E2"/>
    <w:rsid w:val="00D97AA2"/>
    <w:rsid w:val="00DB265E"/>
    <w:rsid w:val="00DB4CAE"/>
    <w:rsid w:val="00DB5890"/>
    <w:rsid w:val="00DB68A2"/>
    <w:rsid w:val="00DD5988"/>
    <w:rsid w:val="00DE60C7"/>
    <w:rsid w:val="00DE74E6"/>
    <w:rsid w:val="00DF240C"/>
    <w:rsid w:val="00DF58BB"/>
    <w:rsid w:val="00E04988"/>
    <w:rsid w:val="00E07421"/>
    <w:rsid w:val="00E20DB1"/>
    <w:rsid w:val="00E2153A"/>
    <w:rsid w:val="00E408B7"/>
    <w:rsid w:val="00E4596D"/>
    <w:rsid w:val="00E45EE8"/>
    <w:rsid w:val="00E51138"/>
    <w:rsid w:val="00E62F07"/>
    <w:rsid w:val="00E656CA"/>
    <w:rsid w:val="00E7078D"/>
    <w:rsid w:val="00E738D0"/>
    <w:rsid w:val="00E749A0"/>
    <w:rsid w:val="00E82CA1"/>
    <w:rsid w:val="00E903A6"/>
    <w:rsid w:val="00E91728"/>
    <w:rsid w:val="00EB00F0"/>
    <w:rsid w:val="00EB04C1"/>
    <w:rsid w:val="00EB0DA6"/>
    <w:rsid w:val="00EC7774"/>
    <w:rsid w:val="00ED536C"/>
    <w:rsid w:val="00EE17C8"/>
    <w:rsid w:val="00EF1D05"/>
    <w:rsid w:val="00EF288A"/>
    <w:rsid w:val="00EF46D6"/>
    <w:rsid w:val="00EF5824"/>
    <w:rsid w:val="00F07DB3"/>
    <w:rsid w:val="00F12D18"/>
    <w:rsid w:val="00F16044"/>
    <w:rsid w:val="00F25D76"/>
    <w:rsid w:val="00F26591"/>
    <w:rsid w:val="00F351E3"/>
    <w:rsid w:val="00F52132"/>
    <w:rsid w:val="00F54DA5"/>
    <w:rsid w:val="00F6134D"/>
    <w:rsid w:val="00F676DA"/>
    <w:rsid w:val="00F721CD"/>
    <w:rsid w:val="00F73972"/>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0D8D64FA-8557-4457-92C3-B89D57EF0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3EB"/>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886914270">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11878094">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103037146">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13775121">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630980883">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47845324">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687414956">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057568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863399211">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55471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613757884">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7189799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1324510457">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2248858">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28977603">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064462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586886996">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33387046">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390663008">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22026528">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157</Pages>
  <Words>72880</Words>
  <Characters>415421</Characters>
  <Application>Microsoft Office Word</Application>
  <DocSecurity>0</DocSecurity>
  <Lines>3461</Lines>
  <Paragraphs>974</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487327</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57</cp:revision>
  <cp:lastPrinted>2025-04-28T16:13:00Z</cp:lastPrinted>
  <dcterms:created xsi:type="dcterms:W3CDTF">2025-05-08T14:22:00Z</dcterms:created>
  <dcterms:modified xsi:type="dcterms:W3CDTF">2025-05-20T03:35:00Z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id="0kyhxxOh"/&gt;&lt;style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