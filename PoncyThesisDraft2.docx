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18003587" w:rsidR="00E738D0" w:rsidRDefault="007F2AE5" w:rsidP="007F2AE5">
      <w:pPr>
        <w:pStyle w:val="ListParagraph"/>
        <w:numPr>
          <w:ilvl w:val="2"/>
          <w:numId w:val="18"/>
        </w:numPr>
        <w:spacing w:line="360" w:lineRule="auto"/>
      </w:pPr>
      <w:r w:rsidRPr="007F2AE5">
        <w:t>Wilcoxon Rank-Sum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37788E22"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DF1F88">
        <w:instrText xml:space="preserve"> ADDIN ZOTERO_ITEM CSL_CITATION {"citationID":"JUu2U5lH","properties":{"formattedCitation":"(Psistaki et al., 2024)","plainCitation":"(Psistaki et al., 2024)","noteIndex":0},"citationItems":[{"id":"RF3bxnaG/4hDGGXjd","uris":["http://zotero.org/users/16907877/items/CG924FGN"],"itemData":{"id":338,"type":"article-journal","abstract":"Nowadays,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50F26462"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DF1F88">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RF3bxnaG/6kBdSw70","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34D5E1C2"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BA0245">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40"/>
      <w:r>
        <w:t xml:space="preserve">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0382F3F8"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BA0245">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50"/>
      <w:r w:rsidR="00216F5C">
        <w:rPr>
          <w:rStyle w:val="CommentReference"/>
        </w:rPr>
        <w:commentReference w:id="50"/>
      </w:r>
    </w:p>
    <w:p w14:paraId="7F72187D" w14:textId="2E8A4A82"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BA0245">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110679BD"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BA0245">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43EEABF3"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BA0245">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1"/>
      <w:r w:rsidRPr="00E903A6">
        <w:t>53,9</w:t>
      </w:r>
      <w:r w:rsidR="00870852">
        <w:t>05</w:t>
      </w:r>
      <w:commentRangeEnd w:id="51"/>
      <w:r w:rsidR="00216F5C">
        <w:rPr>
          <w:rStyle w:val="CommentReference"/>
        </w:rPr>
        <w:commentReference w:id="51"/>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63D6157D"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BA0245">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6C8A4567" w:rsidR="00001839" w:rsidRPr="00001839" w:rsidRDefault="00001839" w:rsidP="00001839">
      <w:pPr>
        <w:spacing w:line="360" w:lineRule="auto"/>
        <w:rPr>
          <w:b/>
          <w:bCs/>
        </w:rPr>
      </w:pPr>
      <w:r>
        <w:tab/>
        <w:t>Linear regression is a statistical method that aims to represent the relationship between a dependent and explanatory variable(s)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02A620A4"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w:t>
      </w:r>
      <w:r w:rsidR="0040179C">
        <w:t>,</w:t>
      </w:r>
      <w:r w:rsidR="009E0A24">
        <w:t xml:space="preserve">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w:t>
      </w:r>
      <w:r w:rsidR="009E0A24">
        <w:lastRenderedPageBreak/>
        <w:t xml:space="preserve">“robust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18B79060"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an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specify the smallest effect size of interest.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643B636D" w14:textId="5963F717" w:rsidR="009343D6" w:rsidRPr="00BA0245" w:rsidRDefault="00BA0245" w:rsidP="009343D6">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4D27035B" w:rsidR="009E0A24" w:rsidRDefault="00C54E76" w:rsidP="00FF639F">
      <w:pPr>
        <w:spacing w:line="360" w:lineRule="auto"/>
        <w:ind w:firstLine="360"/>
        <w:rPr>
          <w:b/>
          <w:bCs/>
        </w:rPr>
      </w:pPr>
      <w:r>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69BB195E" w:rsidR="009E0A24" w:rsidRPr="009E0A24" w:rsidRDefault="009E0A24" w:rsidP="00FF639F">
      <w:pPr>
        <w:spacing w:line="360" w:lineRule="auto"/>
        <w:ind w:firstLine="720"/>
      </w:pPr>
      <w:r>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w:t>
      </w:r>
      <w:r>
        <w:lastRenderedPageBreak/>
        <w:t xml:space="preserve">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Given that this research aims to identify changes in forest height between two points in time with sampled measurements, a two-sample t-test is appropriate. However, this research will employ a non-parametric alternative to the two-sample t-test, the Wilcoxon rank-sum test, which tests purely on the order (ranks) of observations from the two samples</w:t>
      </w:r>
      <w:r w:rsidR="009D2F03">
        <w:t xml:space="preserve"> </w:t>
      </w:r>
      <w:r w:rsidR="009D2F03">
        <w:fldChar w:fldCharType="begin"/>
      </w:r>
      <w:r w:rsidR="009D2F03">
        <w:instrText xml:space="preserve"> ADDIN ZOTERO_ITEM CSL_CITATION {"citationID":"E7phMgxT","properties":{"formattedCitation":"(Wild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9D2F03">
        <w:fldChar w:fldCharType="separate"/>
      </w:r>
      <w:r w:rsidR="009D2F03" w:rsidRPr="009D2F03">
        <w:t>(Wild &amp; Seber, 2000)</w:t>
      </w:r>
      <w:r w:rsidR="009D2F03">
        <w:fldChar w:fldCharType="end"/>
      </w:r>
      <w:r w:rsidR="00500840">
        <w:t>.</w:t>
      </w:r>
      <w:r w:rsidR="00702F59">
        <w:t xml:space="preserve"> The Wilcoxon statistic, W, </w:t>
      </w:r>
      <w:r w:rsidR="00DF1F88">
        <w:t xml:space="preserve">is the smaller of the rank totals between the two samples </w:t>
      </w:r>
      <w:r w:rsidR="00DF1F88">
        <w:fldChar w:fldCharType="begin"/>
      </w:r>
      <w:r w:rsidR="00DF1F88">
        <w:instrText xml:space="preserve"> ADDIN ZOTERO_ITEM CSL_CITATION {"citationID":"jTMBO3kl","properties":{"formattedCitation":"(Hole, 2015)","plainCitation":"(Hole, 2015)","noteIndex":0},"citationItems":[{"id":397,"uris":["http://zotero.org/users/16907877/items/NDG2EPNH"],"itemData":{"id":397,"type":"chapter","container-title":"Research Skills One","edition":"1.0","event-place":"University of Sussex","publisher-place":"University of Sussex","title":"The Wilcoxon test","author":[{"family":"Hole","given":"Graham"}],"issued":{"date-parts":[["2015",10,5]]},"citation-key":"holeWilcoxonTest2015"}}],"schema":"https://github.com/citation-style-language/schema/raw/master/csl-citation.json"} </w:instrText>
      </w:r>
      <w:r w:rsidR="00DF1F88">
        <w:fldChar w:fldCharType="separate"/>
      </w:r>
      <w:r w:rsidR="00DF1F88" w:rsidRPr="00DF1F88">
        <w:t>(Hole, 2015)</w:t>
      </w:r>
      <w:r w:rsidR="00DF1F88">
        <w:fldChar w:fldCharType="end"/>
      </w:r>
      <w:r w:rsidR="00DF1F88">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186B51B7" w:rsidR="00BB77A8" w:rsidRDefault="004113E2" w:rsidP="001B3659">
      <w:pPr>
        <w:spacing w:line="360" w:lineRule="auto"/>
        <w:rPr>
          <w:color w:val="000000" w:themeColor="text1"/>
        </w:rPr>
      </w:pPr>
      <w:r>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t xml:space="preserve"> </w:t>
      </w:r>
      <w:r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Pr="0040179C">
        <w:t>, returing</w:t>
      </w:r>
      <w:r>
        <w:t xml:space="preserve"> a </w:t>
      </w:r>
      <w:r w:rsidR="001B3659">
        <w:t xml:space="preserve">-1, 0, or 1, if </w:t>
      </w:r>
      <w:r w:rsidRPr="004113E2">
        <w:t>the difference</w:t>
      </w:r>
      <w:r>
        <w:rPr>
          <w:b/>
          <w:bCs/>
          <w:i/>
          <w:iCs/>
        </w:rPr>
        <w:t xml:space="preserve"> </w:t>
      </w:r>
      <w:r w:rsidR="001B3659" w:rsidRPr="001B3659">
        <w:t xml:space="preserve">is negative, zero, or </w:t>
      </w:r>
      <w:r w:rsidR="001B3659" w:rsidRPr="001B3659">
        <w:rPr>
          <w:color w:val="000000" w:themeColor="text1"/>
        </w:rPr>
        <w:t>positive</w:t>
      </w:r>
      <w:r>
        <w:rPr>
          <w:color w:val="000000" w:themeColor="text1"/>
        </w:rPr>
        <w:t xml:space="preserve">, respectively </w:t>
      </w:r>
      <w:r>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Pr>
          <w:color w:val="000000" w:themeColor="text1"/>
        </w:rPr>
        <w:fldChar w:fldCharType="separate"/>
      </w:r>
      <w:r w:rsidRPr="004113E2">
        <w:t>(EarthSoft, Inc., 2024)</w:t>
      </w:r>
      <w:r>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Pr>
          <w:color w:val="000000" w:themeColor="text1"/>
        </w:rPr>
        <w:t xml:space="preserve">increasing </w:t>
      </w:r>
      <w:r w:rsidR="00BB77A8" w:rsidRPr="001B3659">
        <w:rPr>
          <w:color w:val="000000" w:themeColor="text1"/>
        </w:rPr>
        <w:t>occurrences</w:t>
      </w:r>
      <w:r>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Pr>
          <w:color w:val="000000" w:themeColor="text1"/>
        </w:rPr>
        <w:t xml:space="preserve">of an upward trend </w:t>
      </w:r>
      <w:r w:rsidR="00BB77A8" w:rsidRPr="001B3659">
        <w:rPr>
          <w:color w:val="000000" w:themeColor="text1"/>
        </w:rPr>
        <w:t xml:space="preserve">over time. </w:t>
      </w:r>
      <w:r>
        <w:rPr>
          <w:color w:val="000000" w:themeColor="text1"/>
        </w:rPr>
        <w:t>The Z</w:t>
      </w:r>
      <w:r w:rsidR="001B2C1A">
        <w:rPr>
          <w:color w:val="000000" w:themeColor="text1"/>
        </w:rPr>
        <w:t xml:space="preserve"> </w:t>
      </w:r>
      <w:r>
        <w:rPr>
          <w:color w:val="000000" w:themeColor="text1"/>
        </w:rPr>
        <w:t>value provides a more practical look at the strength of the trend</w:t>
      </w:r>
      <w:r w:rsidR="001B2C1A">
        <w:rPr>
          <w:color w:val="000000" w:themeColor="text1"/>
        </w:rPr>
        <w:t>,</w:t>
      </w:r>
      <w:r>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353C9A6F" w:rsidR="003E5D6A" w:rsidRPr="00FA3903" w:rsidRDefault="004113E2" w:rsidP="004113E2">
      <w:pPr>
        <w:spacing w:line="360" w:lineRule="auto"/>
        <w:rPr>
          <w:b/>
          <w:bCs/>
        </w:rPr>
      </w:pPr>
      <w:r w:rsidRPr="004F309F">
        <w:t xml:space="preserve">where S – 1 is used if S &gt; 0, or S – 1 is used if S &lt; 0.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lastRenderedPageBreak/>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3AB5FEB0"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 xml:space="preserve">of this research.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11B630C2" w14:textId="22CE59A3" w:rsidR="001040A7" w:rsidRPr="002D7B07" w:rsidRDefault="00B53607" w:rsidP="001040A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 xml:space="preserve">ICESat-2 intentionally employs an off-nadir pointing at mid-latitudes to fill gaps </w:t>
      </w:r>
      <w:r>
        <w:lastRenderedPageBreak/>
        <w:t>between tracks and obtain dense coverage of terrestrial vegetation data</w:t>
      </w:r>
      <w:r w:rsidR="006D7784">
        <w:t xml:space="preserve">, </w:t>
      </w:r>
      <w:r>
        <w:t>prohibit</w:t>
      </w:r>
      <w:r w:rsidR="003B2CA1">
        <w:t xml:space="preserve">ing </w:t>
      </w:r>
      <w:r>
        <w:t>repeat</w:t>
      </w:r>
      <w:r w:rsidR="00590CB1">
        <w:t>ed</w:t>
      </w:r>
      <w:r>
        <w:t xml:space="preserve"> measurement of individual forest stands </w:t>
      </w:r>
      <w:r>
        <w:fldChar w:fldCharType="begin"/>
      </w:r>
      <w:r w:rsidR="00DF1F88">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RF3bxnaG/aQbCbRKy","uris":["http://zotero.org/users/local/cacSD1vw/i</w:instrText>
      </w:r>
      <w:r w:rsidR="00DF1F88" w:rsidRPr="00DF1F88">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r w:rsidR="001040A7">
        <w:rPr>
          <w:noProof/>
        </w:rPr>
        <w:drawing>
          <wp:inline distT="0" distB="0" distL="0" distR="0" wp14:anchorId="68C51948" wp14:editId="15E9EC37">
            <wp:extent cx="5486400" cy="1003935"/>
            <wp:effectExtent l="0" t="0" r="0" b="0"/>
            <wp:docPr id="912231918" name="Picture 2" descr="A black background with yellow and purpl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1918" name="Picture 2" descr="A black background with yellow and purple sp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577EAEF5" w14:textId="52D44A18"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BA0245">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067529C2"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1A3910">
        <w:t xml:space="preserve"> footprints</w:t>
      </w:r>
      <w:r w:rsidR="00B239A8">
        <w:t xml:space="preserve"> of each sample are </w:t>
      </w:r>
      <w:r w:rsidR="00B01ADA">
        <w:t xml:space="preserve">comparable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change</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54A99F02" w:rsidR="001040A7" w:rsidRDefault="001040A7" w:rsidP="009B0077">
      <w:pPr>
        <w:keepNext/>
        <w:spacing w:line="360" w:lineRule="auto"/>
      </w:pPr>
      <w:r>
        <w:lastRenderedPageBreak/>
        <w:tab/>
      </w:r>
      <w:r w:rsidR="00617E55">
        <w:t>We begin by</w:t>
      </w:r>
      <w:r w:rsidR="00F351E3" w:rsidRPr="00F351E3">
        <w:t xml:space="preserve"> </w:t>
      </w:r>
      <w:r w:rsidR="00F351E3">
        <w:t xml:space="preserve">randomly selecting 50,000 pixels from all forests in our study area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80149DB">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354364F4" w14:textId="3F8213F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BA0245">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2FFEEF0B" w:rsidR="00F351E3" w:rsidRDefault="00617E55" w:rsidP="001040A7">
      <w:pPr>
        <w:spacing w:line="360" w:lineRule="auto"/>
      </w:pPr>
      <w:r>
        <w:t>For each</w:t>
      </w:r>
      <w:r w:rsidR="00F351E3">
        <w:t xml:space="preserve"> selected pixel</w:t>
      </w:r>
      <w:r>
        <w:t xml:space="preserve">, we </w:t>
      </w:r>
      <w:r w:rsidR="001040A7">
        <w:t xml:space="preserve">create </w:t>
      </w:r>
      <w:r w:rsidR="009B0077">
        <w:t xml:space="preserve">an </w:t>
      </w:r>
      <w:r w:rsidR="001040A7">
        <w:t>ATL08 segment</w:t>
      </w:r>
      <w:r w:rsidR="009B0077">
        <w:t xml:space="preserve"> </w:t>
      </w:r>
      <w:r>
        <w:t xml:space="preserve">at its center </w:t>
      </w:r>
      <w:r w:rsidR="001040A7">
        <w:t xml:space="preserve">(see Section 2.3.2) </w:t>
      </w:r>
      <w:r w:rsidR="0065191E">
        <w:t xml:space="preserve">and </w:t>
      </w:r>
      <w:r w:rsidR="001040A7">
        <w:t>extract ALS canopy height</w:t>
      </w:r>
      <w:r w:rsidR="00F351E3">
        <w:t>s</w:t>
      </w:r>
      <w:r w:rsidR="001040A7">
        <w:t xml:space="preserve"> within the segment</w:t>
      </w:r>
      <w:r w:rsidR="0065191E">
        <w:t>.</w:t>
      </w:r>
      <w:r w:rsidR="00F351E3">
        <w:t xml:space="preserve"> </w:t>
      </w:r>
      <w:r w:rsidR="00911CD7">
        <w:t>Th</w:t>
      </w:r>
      <w:r w:rsidR="00037C72">
        <w:t xml:space="preserve">ese combined extractions </w:t>
      </w:r>
      <w:r w:rsidR="00911CD7">
        <w:t>serve</w:t>
      </w:r>
      <w:r w:rsidR="00037C72">
        <w:t xml:space="preserve"> </w:t>
      </w:r>
      <w:r w:rsidR="00911CD7">
        <w:t xml:space="preserve">as </w:t>
      </w:r>
      <w:r w:rsidR="00F351E3">
        <w:t xml:space="preserve">the </w:t>
      </w:r>
      <w:r w:rsidR="00F351E3" w:rsidRPr="00911CD7">
        <w:rPr>
          <w:i/>
          <w:iCs/>
        </w:rPr>
        <w:t>population</w:t>
      </w:r>
      <w:r w:rsidR="00F351E3">
        <w:t xml:space="preserve"> of canopy heights </w:t>
      </w:r>
      <w:r w:rsidR="006B6A72">
        <w:t xml:space="preserve">across </w:t>
      </w:r>
      <w:r w:rsidR="00F351E3">
        <w:t xml:space="preserve">the </w:t>
      </w:r>
      <w:r w:rsidR="006B6A72">
        <w:t xml:space="preserve">entire </w:t>
      </w:r>
      <w:r w:rsidR="00F351E3">
        <w:t xml:space="preserve">study area. </w:t>
      </w:r>
    </w:p>
    <w:p w14:paraId="1184824F" w14:textId="42CB78C8" w:rsidR="001040A7" w:rsidRPr="001040A7" w:rsidRDefault="00F351E3" w:rsidP="001040A7">
      <w:pPr>
        <w:spacing w:line="360" w:lineRule="auto"/>
      </w:pPr>
      <w:r>
        <w:tab/>
      </w:r>
      <w:r w:rsidR="0065191E">
        <w:t>To establish</w:t>
      </w:r>
      <w:r>
        <w:t xml:space="preserve"> individual</w:t>
      </w:r>
      <w:r w:rsidR="0065191E">
        <w:t xml:space="preserve"> samples as representative, we compare 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1B7D6BF5" w:rsidR="00B02E32" w:rsidRDefault="00B02E32" w:rsidP="001040A7">
      <w:pPr>
        <w:spacing w:line="360" w:lineRule="auto"/>
      </w:pPr>
      <w:r>
        <w:tab/>
      </w:r>
      <w:r w:rsidR="006D5C4F">
        <w:t>Next, we</w:t>
      </w:r>
      <w:r>
        <w:t xml:space="preserve"> establish the locations of the samples as equivalent</w:t>
      </w:r>
      <w:r w:rsidR="00765452">
        <w:t xml:space="preserve"> by comparing</w:t>
      </w:r>
      <w:r>
        <w:t xml:space="preserve"> the</w:t>
      </w:r>
      <w:r w:rsidR="00765452">
        <w:t>ir</w:t>
      </w:r>
      <w:r>
        <w:t xml:space="preserve"> distribution of ALS canopy heights 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 xml:space="preserve">population. For this we </w:t>
      </w:r>
      <w:r w:rsidR="00765452">
        <w:t xml:space="preserve">use </w:t>
      </w:r>
      <w:r w:rsidR="001040A7">
        <w:t xml:space="preserve">a bootstrapped TOST technique using 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15114F80"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across equivalence bound values of 2, 1.5, 1, 0.5, 0.25, and 0.1 meters, </w:t>
      </w:r>
      <w:r w:rsidR="001040A7">
        <w:lastRenderedPageBreak/>
        <w:t xml:space="preserve">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786D1AA4"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 xml:space="preserve">this we use </w:t>
      </w:r>
      <w:r w:rsidR="009623B9" w:rsidRPr="009623B9">
        <w:rPr>
          <w:i/>
          <w:iCs/>
        </w:rPr>
        <w:t>actual</w:t>
      </w:r>
      <w:r w:rsidR="009623B9">
        <w:t xml:space="preserve"> height measurements from FIA plots</w:t>
      </w:r>
      <w:r w:rsidR="006B2787">
        <w:t xml:space="preserve">-rather than </w:t>
      </w:r>
      <w:r w:rsidR="009623B9">
        <w:rPr>
          <w:i/>
          <w:iCs/>
        </w:rPr>
        <w:t xml:space="preserve">total </w:t>
      </w:r>
      <w:r w:rsidR="009623B9">
        <w:t>height measurements may involve subjective estimation</w:t>
      </w:r>
      <w:r w:rsidR="006B2787">
        <w:t xml:space="preserve"> for</w:t>
      </w:r>
      <w:r w:rsidR="009623B9">
        <w:t xml:space="preserve"> trees with missing tops</w:t>
      </w:r>
      <w:r w:rsidR="006B2787">
        <w:t>-as actual height measurements use the canopy surface sampled by LiDAR data</w:t>
      </w:r>
      <w:r w:rsidR="009623B9">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77777777"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D8531F">
        <w:t>increment and net</w:t>
      </w:r>
      <w:r w:rsidR="009623B9">
        <w:t xml:space="preserve"> change </w:t>
      </w:r>
      <w:r w:rsidR="008C3B04">
        <w:t>in canopy height</w:t>
      </w:r>
      <w:r w:rsidR="009623B9">
        <w:t>.</w:t>
      </w:r>
      <w:r w:rsidR="00D8531F">
        <w:t xml:space="preserve"> </w:t>
      </w:r>
    </w:p>
    <w:p w14:paraId="4A29CDAD" w14:textId="1850E440" w:rsidR="00336B77" w:rsidRDefault="00D8531F" w:rsidP="003C2C51">
      <w:pPr>
        <w:spacing w:line="360" w:lineRule="auto"/>
        <w:ind w:firstLine="360"/>
      </w:pPr>
      <w:r>
        <w:t xml:space="preserve">Increment </w:t>
      </w:r>
      <w:r w:rsidR="006B2787">
        <w:t>represents the annual,</w:t>
      </w:r>
      <w:r>
        <w:t xml:space="preserve"> year-over-year growth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previous</m:t>
                  </m:r>
                </m:sub>
              </m:sSub>
            </m:num>
            <m:den>
              <m:r>
                <w:rPr>
                  <w:rFonts w:ascii="Cambria Math" w:hAnsi="Cambria Math"/>
                </w:rPr>
                <m:t>remeasur</m:t>
              </m:r>
              <m:r>
                <w:rPr>
                  <w:rFonts w:ascii="Cambria Math" w:hAnsi="Cambria Math"/>
                </w:rPr>
                <m:t>e</m:t>
              </m:r>
              <m:r>
                <w:rPr>
                  <w:rFonts w:ascii="Cambria Math" w:hAnsi="Cambria Math"/>
                </w:rPr>
                <m:t>ment period</m:t>
              </m:r>
            </m:den>
          </m:f>
        </m:oMath>
      </m:oMathPara>
    </w:p>
    <w:p w14:paraId="19FD2828" w14:textId="3DFB8F48" w:rsidR="00D8531F" w:rsidRPr="00D8531F" w:rsidRDefault="00D8531F" w:rsidP="003C2C51">
      <w:pPr>
        <w:spacing w:line="360" w:lineRule="auto"/>
        <w:ind w:firstLine="360"/>
      </w:pPr>
      <w:r>
        <w:t>Net change</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2E5A68AB" w:rsidR="00527A01" w:rsidRDefault="003C2C51" w:rsidP="00336B77">
      <w:pPr>
        <w:pStyle w:val="ListParagraph"/>
        <w:spacing w:line="360" w:lineRule="auto"/>
        <w:contextualSpacing/>
      </w:pPr>
      <m:oMathPara>
        <m:oMath>
          <m:r>
            <w:rPr>
              <w:rFonts w:ascii="Cambria Math" w:hAnsi="Cambria Math"/>
            </w:rPr>
            <m:t>Net Change=Increment</m:t>
          </m:r>
          <m:r>
            <w:rPr>
              <w:rFonts w:ascii="Cambria Math" w:hAnsi="Cambria Math"/>
            </w:rPr>
            <m:t>*</m:t>
          </m:r>
          <m:r>
            <w:rPr>
              <w:rFonts w:ascii="Cambria Math" w:hAnsi="Cambria Math"/>
            </w:rPr>
            <m:t>Segment Timeframe</m:t>
          </m:r>
        </m:oMath>
      </m:oMathPara>
    </w:p>
    <w:p w14:paraId="2D09489A" w14:textId="6FA2B3F2" w:rsidR="009623B9" w:rsidRDefault="004216C4" w:rsidP="009623B9">
      <w:pPr>
        <w:spacing w:line="360" w:lineRule="auto"/>
        <w:ind w:firstLine="360"/>
      </w:pPr>
      <w:r>
        <w:t xml:space="preserve">Records with negative </w:t>
      </w:r>
      <w:r w:rsidR="003C2C51">
        <w:t xml:space="preserve">net </w:t>
      </w:r>
      <w:r>
        <w:t xml:space="preserve">change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D44017">
        <w:t>We summarize the distributions of increment and net change into</w:t>
      </w:r>
      <w:r w:rsidR="00D44017" w:rsidRPr="00D44017">
        <w:t xml:space="preserve"> minimum, 1st quartile, mean, median, 3rd </w:t>
      </w:r>
      <w:r w:rsidR="00D44017" w:rsidRPr="00D44017">
        <w:lastRenderedPageBreak/>
        <w:t xml:space="preserve">quartile, and maximum values. </w:t>
      </w:r>
      <w:r w:rsidR="006B2787">
        <w:t>We</w:t>
      </w:r>
      <w:r w:rsidR="00D44017">
        <w:t xml:space="preserve"> also</w:t>
      </w:r>
      <w:r w:rsidR="006B2787">
        <w:t xml:space="preserve"> visualize the </w:t>
      </w:r>
      <w:r w:rsidR="00771EB8">
        <w:t xml:space="preserve">distributions of </w:t>
      </w:r>
      <w:r w:rsidR="007B42C1">
        <w:t xml:space="preserve">increment and net change </w:t>
      </w:r>
      <w:r w:rsidR="006B2787">
        <w:t>with</w:t>
      </w:r>
      <w:r w:rsidR="00771EB8">
        <w:t xml:space="preserve"> histogram</w:t>
      </w:r>
      <w:r w:rsidR="006B2787">
        <w:t xml:space="preserve">s to provide </w:t>
      </w:r>
      <w:r w:rsidR="00771EB8">
        <w:t xml:space="preserve">insight into </w:t>
      </w:r>
      <w:r w:rsidR="006B2787">
        <w:t xml:space="preserve">typical </w:t>
      </w:r>
      <w:r w:rsidR="007B42C1">
        <w:t xml:space="preserve">annual and cumulative forest growth </w:t>
      </w:r>
      <w:r w:rsidR="006B2787">
        <w:t xml:space="preserve">in </w:t>
      </w:r>
      <w:r w:rsidR="007B42C1">
        <w:t>the study area.</w:t>
      </w:r>
      <w:r w:rsidR="00E51138">
        <w:t xml:space="preserve"> </w:t>
      </w:r>
      <w:r w:rsidR="003C2C51">
        <w:t xml:space="preserve">These </w:t>
      </w:r>
      <w:r w:rsidR="006B2787">
        <w:t xml:space="preserve">reference </w:t>
      </w:r>
      <w:r w:rsidR="003C2C51">
        <w:t xml:space="preserve">metrics serve not as </w:t>
      </w:r>
      <w:r w:rsidR="006B2787">
        <w:t>“</w:t>
      </w:r>
      <w:r w:rsidR="003C2C51">
        <w:t>targets</w:t>
      </w:r>
      <w:r w:rsidR="006B2787">
        <w:t>”</w:t>
      </w:r>
      <w:r w:rsidR="003C2C51">
        <w:t xml:space="preserve">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3-10 Years, 10-20 Years, 20-30 Years, 30+ Year</w:t>
      </w:r>
      <w:r w:rsidR="00EF288A">
        <w:t>s</w:t>
      </w:r>
    </w:p>
    <w:p w14:paraId="6D7554E2" w14:textId="1F59008E" w:rsidR="006D0768" w:rsidRDefault="006D0768" w:rsidP="006D0768">
      <w:pPr>
        <w:spacing w:line="360" w:lineRule="auto"/>
        <w:ind w:firstLine="360"/>
      </w:pPr>
      <w:r>
        <w:t xml:space="preserve">First, </w:t>
      </w:r>
      <w:r w:rsidR="00AC0C22">
        <w:t>we use a</w:t>
      </w:r>
      <w:r>
        <w:t xml:space="preserve"> Wilcoxon Rank Sum test to determine net change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segments</w:t>
      </w:r>
      <w:r>
        <w:t xml:space="preserve">. </w:t>
      </w:r>
    </w:p>
    <w:p w14:paraId="5A7F4766" w14:textId="27E2F5E7"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incremental change</w:t>
      </w:r>
      <w:r w:rsidR="00E27190">
        <w:t xml:space="preserve"> </w:t>
      </w:r>
      <w:r w:rsidR="00AC0C22">
        <w:t xml:space="preserve">in canopy height over time modeling the </w:t>
      </w:r>
      <w:r w:rsidR="00E04988">
        <w:t>response of ATL08 canopy heights (Y) to the year (X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034CFFC4" w:rsidR="00E04988" w:rsidRDefault="00E04988" w:rsidP="00FF639F">
      <w:pPr>
        <w:spacing w:line="360" w:lineRule="auto"/>
        <w:ind w:firstLine="360"/>
      </w:pPr>
      <w:r w:rsidRPr="002B5EF7">
        <w:t>Finally</w:t>
      </w:r>
      <w:r>
        <w:t xml:space="preserve">, </w:t>
      </w:r>
      <w:r w:rsidR="00E27190">
        <w:t xml:space="preserve">we use </w:t>
      </w:r>
      <w:r>
        <w:t>a one-sided Mann-Kendall (MK) test was used to identify monotonic trend</w:t>
      </w:r>
      <w:r w:rsidR="00AC0C22">
        <w:t>s</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E27190">
        <w:t>suggestive</w:t>
      </w:r>
      <w:r w:rsidR="0008790D">
        <w:t xml:space="preserve"> of growth over time</w:t>
      </w:r>
      <w:r>
        <w:t xml:space="preserve">. </w:t>
      </w:r>
      <w:r w:rsidR="004E550E">
        <w:t>From the MK test results we report the Z, S, and 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w:t>
      </w:r>
      <w:r w:rsidR="00082C51">
        <w:rPr>
          <w:color w:val="000000"/>
        </w:rPr>
        <w:lastRenderedPageBreak/>
        <w:t xml:space="preserve">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690169F1">
            <wp:extent cx="5486400" cy="342900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A3C765F" w14:textId="622AB933"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Pr="00BA0245">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 and ATL08. Canopy heights are reported in meters above ground. Red line indicates trend line from a Theil-Sen regression using ATL08 (Y) and ALS (X) canopy heights</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10765A0A" w14:textId="15397774" w:rsidR="00BA0245" w:rsidRDefault="00BA0245" w:rsidP="00BA0245">
      <w:pPr>
        <w:spacing w:line="360" w:lineRule="auto"/>
      </w:pPr>
      <w:r>
        <w:tab/>
        <w:t xml:space="preserve">When comparing ALS canopy heights in the locations of each sample against ALS canopy heights throughout entire study area, the samples appear representative of the broader population (Figure 10). Each sample’s canopy height distribution falls within the bounds of the overall population distribution, indicated by the overarching white </w:t>
      </w:r>
      <w:r>
        <w:lastRenderedPageBreak/>
        <w:t xml:space="preserve">histogram. Moreover, the distributions of the individual samples demonstrate reasonable alignment with each other. </w:t>
      </w:r>
    </w:p>
    <w:p w14:paraId="0A6FD7CA" w14:textId="780456DB" w:rsidR="00A75068" w:rsidRPr="00BA0245" w:rsidRDefault="00A75068" w:rsidP="00BA0245">
      <w:pPr>
        <w:spacing w:line="360" w:lineRule="auto"/>
      </w:pPr>
      <w:commentRangeStart w:id="64"/>
      <w:r w:rsidRPr="00A75068">
        <w:drawing>
          <wp:inline distT="0" distB="0" distL="0" distR="0" wp14:anchorId="5985171A" wp14:editId="6B1BE2B5">
            <wp:extent cx="5486400" cy="3429000"/>
            <wp:effectExtent l="0" t="0" r="0" b="0"/>
            <wp:docPr id="1975622258" name="Picture 9" descr="A graph of a height&#10;&#10;AI-generated content may be incorrect.">
              <a:extLst xmlns:a="http://schemas.openxmlformats.org/drawingml/2006/main">
                <a:ext uri="{FF2B5EF4-FFF2-40B4-BE49-F238E27FC236}">
                  <a16:creationId xmlns:a16="http://schemas.microsoft.com/office/drawing/2014/main" id="{F79094FF-E146-68E0-15D2-7C5FCA093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height&#10;&#10;AI-generated content may be incorrect.">
                      <a:extLst>
                        <a:ext uri="{FF2B5EF4-FFF2-40B4-BE49-F238E27FC236}">
                          <a16:creationId xmlns:a16="http://schemas.microsoft.com/office/drawing/2014/main" id="{F79094FF-E146-68E0-15D2-7C5FCA093CC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64"/>
      <w:r>
        <w:rPr>
          <w:rStyle w:val="CommentReference"/>
        </w:rPr>
        <w:commentReference w:id="64"/>
      </w:r>
    </w:p>
    <w:p w14:paraId="790EFD47" w14:textId="501574B8" w:rsidR="004B0211" w:rsidRDefault="007D51DE" w:rsidP="001F7AF2">
      <w:pPr>
        <w:numPr>
          <w:ilvl w:val="2"/>
          <w:numId w:val="9"/>
        </w:numPr>
        <w:spacing w:line="360" w:lineRule="auto"/>
        <w:rPr>
          <w:b/>
          <w:bCs/>
        </w:rPr>
      </w:pPr>
      <w:bookmarkStart w:id="65" w:name="_Toc195460514"/>
      <w:r>
        <w:rPr>
          <w:b/>
          <w:bCs/>
        </w:rPr>
        <w:t>Sample Location Equivalence</w:t>
      </w:r>
    </w:p>
    <w:p w14:paraId="6FA1FF06" w14:textId="09422EE1" w:rsidR="0092781F" w:rsidRDefault="002B7F9A" w:rsidP="0092781F">
      <w:pPr>
        <w:spacing w:line="360" w:lineRule="auto"/>
        <w:ind w:firstLine="360"/>
      </w:pPr>
      <w:r w:rsidRPr="00595F83">
        <w:t xml:space="preserve">Bootstrapped TOST </w:t>
      </w:r>
      <w:r>
        <w:t>show that</w:t>
      </w:r>
      <w:r w:rsidRPr="00595F83">
        <w:t xml:space="preserve"> </w:t>
      </w:r>
      <w:r w:rsidR="00A75068">
        <w:t xml:space="preserve">the footprints of samples </w:t>
      </w:r>
      <w:r w:rsidRPr="00595F83">
        <w:t>are practically equivalen</w:t>
      </w:r>
      <w:r>
        <w:t>t</w:t>
      </w:r>
      <w:r w:rsidRPr="00595F83">
        <w:t xml:space="preserve"> </w:t>
      </w:r>
      <w:r>
        <w:t xml:space="preserve">within </w:t>
      </w:r>
      <w:r w:rsidR="00A75068">
        <w:t>two</w:t>
      </w:r>
      <w:r>
        <w:t xml:space="preserve"> meter</w:t>
      </w:r>
      <w:r w:rsidR="00A75068">
        <w:t>s</w:t>
      </w:r>
      <w:r>
        <w:t xml:space="preserve"> of canopy height (</w:t>
      </w:r>
      <w:r w:rsidRPr="00595F83">
        <w:t>Figure 1</w:t>
      </w:r>
      <w:r>
        <w:t>3</w:t>
      </w:r>
      <w:r w:rsidRPr="00595F83">
        <w:t>)</w:t>
      </w:r>
      <w:r>
        <w:t xml:space="preserve">, </w:t>
      </w:r>
      <w:r w:rsidRPr="00595F83">
        <w:t xml:space="preserve">as below </w:t>
      </w:r>
      <w:r>
        <w:t xml:space="preserve">this </w:t>
      </w:r>
      <w:r w:rsidRPr="00595F83">
        <w:t>bound</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1BB78952">
            <wp:extent cx="6114758" cy="3821724"/>
            <wp:effectExtent l="0" t="0" r="0" b="762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1883" cy="3826177"/>
                    </a:xfrm>
                    <a:prstGeom prst="rect">
                      <a:avLst/>
                    </a:prstGeom>
                    <a:noFill/>
                    <a:ln>
                      <a:noFill/>
                    </a:ln>
                  </pic:spPr>
                </pic:pic>
              </a:graphicData>
            </a:graphic>
          </wp:inline>
        </w:drawing>
      </w:r>
    </w:p>
    <w:p w14:paraId="02CA132C" w14:textId="7E9498AC"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BA0245">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of equivalence tests between </w:t>
      </w:r>
      <w:r w:rsidR="00A75068">
        <w:rPr>
          <w:b w:val="0"/>
          <w:bCs w:val="0"/>
          <w:i/>
          <w:iCs/>
          <w:color w:val="000000" w:themeColor="text1"/>
        </w:rPr>
        <w:t>locations samples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that </w:t>
      </w:r>
      <w:r w:rsidR="00A75068">
        <w:rPr>
          <w:b w:val="0"/>
          <w:bCs w:val="0"/>
          <w:i/>
          <w:iCs/>
          <w:color w:val="000000" w:themeColor="text1"/>
        </w:rPr>
        <w:t xml:space="preserve">locations in Sample 1 </w:t>
      </w:r>
      <w:r w:rsidRPr="006D7784">
        <w:rPr>
          <w:b w:val="0"/>
          <w:bCs w:val="0"/>
          <w:i/>
          <w:iCs/>
          <w:color w:val="000000" w:themeColor="text1"/>
        </w:rPr>
        <w:t xml:space="preserve">(X) and </w:t>
      </w:r>
      <w:r w:rsidR="00A75068">
        <w:rPr>
          <w:b w:val="0"/>
          <w:bCs w:val="0"/>
          <w:i/>
          <w:iCs/>
          <w:color w:val="000000" w:themeColor="text1"/>
        </w:rPr>
        <w:t xml:space="preserve">Sample </w:t>
      </w:r>
      <w:r w:rsidRPr="006D7784">
        <w:rPr>
          <w:b w:val="0"/>
          <w:bCs w:val="0"/>
          <w:i/>
          <w:iCs/>
          <w:color w:val="000000" w:themeColor="text1"/>
        </w:rPr>
        <w:t>2</w:t>
      </w:r>
      <w:r>
        <w:rPr>
          <w:b w:val="0"/>
          <w:bCs w:val="0"/>
          <w:i/>
          <w:iCs/>
          <w:color w:val="000000" w:themeColor="text1"/>
        </w:rPr>
        <w:t xml:space="preserve"> </w:t>
      </w:r>
      <w:r w:rsidRPr="006D7784">
        <w:rPr>
          <w:b w:val="0"/>
          <w:bCs w:val="0"/>
          <w:i/>
          <w:iCs/>
          <w:color w:val="000000" w:themeColor="text1"/>
        </w:rPr>
        <w:t xml:space="preserve">(Y) are equivalent within the bound specified in the subplot title. </w:t>
      </w:r>
      <w:r w:rsidR="0092781F">
        <w:rPr>
          <w:b w:val="0"/>
          <w:bCs w:val="0"/>
          <w:i/>
          <w:iCs/>
          <w:color w:val="000000" w:themeColor="text1"/>
        </w:rPr>
        <w:t>Yellow</w:t>
      </w:r>
      <w:r w:rsidRPr="006D7784">
        <w:rPr>
          <w:b w:val="0"/>
          <w:bCs w:val="0"/>
          <w:i/>
          <w:iCs/>
          <w:color w:val="000000" w:themeColor="text1"/>
        </w:rPr>
        <w:t xml:space="preserve"> cells indicate </w:t>
      </w:r>
      <w:r w:rsidR="00A75068">
        <w:rPr>
          <w:b w:val="0"/>
          <w:bCs w:val="0"/>
          <w:i/>
          <w:iCs/>
          <w:color w:val="000000" w:themeColor="text1"/>
        </w:rPr>
        <w:t>Sample</w:t>
      </w:r>
      <w:r w:rsidR="00A75068">
        <w:rPr>
          <w:b w:val="0"/>
          <w:bCs w:val="0"/>
          <w:i/>
          <w:iCs/>
          <w:color w:val="000000" w:themeColor="text1"/>
        </w:rPr>
        <w:t>s</w:t>
      </w:r>
      <w:r w:rsidR="00A75068">
        <w:rPr>
          <w:b w:val="0"/>
          <w:bCs w:val="0"/>
          <w:i/>
          <w:iCs/>
          <w:color w:val="000000" w:themeColor="text1"/>
        </w:rPr>
        <w:t xml:space="preserve"> </w:t>
      </w:r>
      <w:r w:rsidRPr="006D7784">
        <w:rPr>
          <w:b w:val="0"/>
          <w:bCs w:val="0"/>
          <w:i/>
          <w:iCs/>
          <w:color w:val="000000" w:themeColor="text1"/>
        </w:rPr>
        <w:t>1 and 2 are not equivalent, as at least one of the null hypotheses in the TOST was not rejected.</w:t>
      </w:r>
    </w:p>
    <w:p w14:paraId="35B54364" w14:textId="6563990E" w:rsidR="00BA3BB6" w:rsidRPr="00BA3BB6" w:rsidRDefault="00BA3BB6" w:rsidP="00BA3BB6">
      <w:pPr>
        <w:spacing w:line="360" w:lineRule="auto"/>
      </w:pPr>
      <w:r>
        <w:tab/>
        <w:t xml:space="preserve">At more strict margins of equivalence such as 0.1 or 0.25, none of our samples demonstrate equivalence in canopy height with each other. Based on the results of the equivalence tests in Figure 11, the 2019 sample demonstrates noticeably lower equivalence than other samples. If the 2019 sample is removed from consideration, all other samples demonstrate equivalence at a margin as tight as 1 meter in canopy height. </w:t>
      </w:r>
      <w:r>
        <w:tab/>
        <w:t>With this in mind, we remove the 2019 sample from temporal analyses. While this sample may have represented the population, spatial differences in canopy height between this sample and the other</w:t>
      </w:r>
      <w:r w:rsidR="006A52AD">
        <w:t>s could impact trends over time. As a result, we’ve minimized the sampling bias present in our ATL08 segments, but have limited the timeframe for tracking change to only 5 years of data (2020-2024)</w:t>
      </w:r>
      <w:r>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3FCB773A" w:rsidR="0008020F" w:rsidRDefault="00595F83" w:rsidP="00BA3BB6">
      <w:pPr>
        <w:spacing w:line="360" w:lineRule="auto"/>
        <w:ind w:firstLine="360"/>
      </w:pPr>
      <w:r w:rsidRPr="00595F83">
        <w:lastRenderedPageBreak/>
        <w:t xml:space="preserve">Table 1 shows </w:t>
      </w:r>
      <w:r w:rsidR="00DD1CC5">
        <w:t>plot-level</w:t>
      </w:r>
      <w:r w:rsidRPr="00595F83">
        <w:t xml:space="preserve"> summary statistics for </w:t>
      </w:r>
      <w:r w:rsidR="005918D9" w:rsidRPr="00595F83">
        <w:t>increment</w:t>
      </w:r>
      <w:r w:rsidR="00D44017">
        <w:t xml:space="preserve"> and net change in canopy height from FIA remeasurement plots.</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4D1978">
        <w:trPr>
          <w:trHeight w:val="407"/>
        </w:trPr>
        <w:tc>
          <w:tcPr>
            <w:tcW w:w="1435" w:type="dxa"/>
            <w:tcBorders>
              <w:top w:val="single" w:sz="4" w:space="0" w:color="auto"/>
            </w:tcBorders>
            <w:shd w:val="clear" w:color="auto" w:fill="auto"/>
          </w:tcPr>
          <w:p w14:paraId="0200A31B" w14:textId="56F0D4E8" w:rsidR="005918D9" w:rsidRPr="004D1978" w:rsidRDefault="005918D9" w:rsidP="004D1978">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tcPr>
          <w:p w14:paraId="0E84A25F" w14:textId="7E6B4317" w:rsidR="005918D9" w:rsidRPr="004D1978" w:rsidRDefault="005918D9" w:rsidP="004D1978">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tcPr>
          <w:p w14:paraId="6D7E06FE" w14:textId="48CA289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tcPr>
          <w:p w14:paraId="16DF235B" w14:textId="0E2CFED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tcPr>
          <w:p w14:paraId="095C25D1" w14:textId="5BC7AC8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tcPr>
          <w:p w14:paraId="2F23688B" w14:textId="1465BD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tcPr>
          <w:p w14:paraId="7C6E5703" w14:textId="4F1241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tcPr>
          <w:p w14:paraId="300D08F9" w14:textId="350364A9" w:rsidR="005918D9" w:rsidRPr="004D1978" w:rsidRDefault="00DD1CC5" w:rsidP="004D1978">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4D1978">
        <w:trPr>
          <w:trHeight w:val="418"/>
        </w:trPr>
        <w:tc>
          <w:tcPr>
            <w:tcW w:w="1435" w:type="dxa"/>
            <w:tcBorders>
              <w:bottom w:val="single" w:sz="4" w:space="0" w:color="auto"/>
            </w:tcBorders>
            <w:shd w:val="clear" w:color="auto" w:fill="auto"/>
          </w:tcPr>
          <w:p w14:paraId="33354F75" w14:textId="5A0DE387" w:rsidR="005918D9" w:rsidRPr="004D1978" w:rsidRDefault="005918D9" w:rsidP="004D1978">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tcPr>
          <w:p w14:paraId="251D74C7" w14:textId="6C9EEC0F" w:rsidR="005918D9" w:rsidRPr="004D1978" w:rsidRDefault="005918D9" w:rsidP="004D1978">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tcPr>
          <w:p w14:paraId="1F360D41" w14:textId="71C81D6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tcPr>
          <w:p w14:paraId="77A7309B" w14:textId="13D293F3" w:rsidR="005918D9" w:rsidRPr="004D1978" w:rsidRDefault="00DD1CC5" w:rsidP="004D1978">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tcPr>
          <w:p w14:paraId="64009AC6" w14:textId="14406B8C" w:rsidR="005918D9" w:rsidRPr="004D1978" w:rsidRDefault="00DD1CC5" w:rsidP="004D1978">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tcPr>
          <w:p w14:paraId="063E9080" w14:textId="729107CF" w:rsidR="005918D9" w:rsidRPr="004D1978" w:rsidRDefault="005918D9" w:rsidP="004D1978">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tcPr>
          <w:p w14:paraId="293A2790" w14:textId="7E80699E" w:rsidR="005918D9" w:rsidRPr="004D1978" w:rsidRDefault="00DD1CC5" w:rsidP="004D1978">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tcPr>
          <w:p w14:paraId="370C8778" w14:textId="3497E8CF" w:rsidR="005918D9" w:rsidRPr="004D1978" w:rsidRDefault="00A34B1C" w:rsidP="004D1978">
            <w:pPr>
              <w:spacing w:line="360" w:lineRule="auto"/>
              <w:jc w:val="center"/>
              <w:rPr>
                <w:rFonts w:ascii="Times New Roman" w:hAnsi="Times New Roman"/>
              </w:rPr>
            </w:pPr>
            <w:r w:rsidRPr="004D1978">
              <w:rPr>
                <w:rFonts w:ascii="Times New Roman" w:hAnsi="Times New Roman"/>
              </w:rPr>
              <w:t>8.82</w:t>
            </w:r>
          </w:p>
        </w:tc>
      </w:tr>
    </w:tbl>
    <w:p w14:paraId="69C20A45" w14:textId="478ABD40"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one can expect an additional 0.</w:t>
      </w:r>
      <w:r w:rsidR="00561248">
        <w:t>3</w:t>
      </w:r>
      <w:r w:rsidR="002052B7">
        <w:t>4</w:t>
      </w:r>
      <w:r w:rsidR="00561248">
        <w:t xml:space="preserve"> </w:t>
      </w:r>
      <w:r w:rsidR="00BA1401" w:rsidRPr="00BA1401">
        <w:t xml:space="preserve">meters of </w:t>
      </w:r>
      <w:r w:rsidR="002052B7">
        <w:t xml:space="preserve">tree height </w:t>
      </w:r>
      <w:r w:rsidR="00BA1401" w:rsidRPr="00BA1401">
        <w:t xml:space="preserve">growth </w:t>
      </w:r>
      <w:r w:rsidR="00287510">
        <w:t>each year</w:t>
      </w:r>
      <w:r w:rsidR="002052B7">
        <w:t xml:space="preserve"> at the plot level</w:t>
      </w:r>
      <w:r w:rsidR="00BA1401" w:rsidRPr="00BA1401">
        <w:t>.</w:t>
      </w:r>
    </w:p>
    <w:p w14:paraId="37C66067" w14:textId="2BA0A20E" w:rsidR="00287510" w:rsidRDefault="002052B7" w:rsidP="00287510">
      <w:pPr>
        <w:keepNext/>
        <w:spacing w:line="360" w:lineRule="auto"/>
      </w:pPr>
      <w:r>
        <w:rPr>
          <w:noProof/>
        </w:rPr>
        <w:drawing>
          <wp:inline distT="0" distB="0" distL="0" distR="0" wp14:anchorId="22143B0B" wp14:editId="0887A0EE">
            <wp:extent cx="5486400" cy="3429000"/>
            <wp:effectExtent l="0" t="0" r="0" b="0"/>
            <wp:docPr id="1368437619" name="Picture 6"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7619" name="Picture 6"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75CF3A8D" w14:textId="719B05AD"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BA0245">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5440198B" w:rsidR="00BA1401" w:rsidRDefault="00BA1401" w:rsidP="00287510">
      <w:pPr>
        <w:spacing w:line="360" w:lineRule="auto"/>
        <w:ind w:firstLine="360"/>
      </w:pPr>
      <w:r w:rsidRPr="00BA1401">
        <w:t xml:space="preserve">Finally, Figure 12 shows the distribution of values for </w:t>
      </w:r>
      <w:r w:rsidR="00287510">
        <w:t>net change in actual height over</w:t>
      </w:r>
      <w:r w:rsidR="002052B7">
        <w:t xml:space="preserve"> five</w:t>
      </w:r>
      <w:r w:rsidR="00287510">
        <w:t xml:space="preserve"> </w:t>
      </w:r>
      <w:r w:rsidRPr="00BA1401">
        <w:t>year</w:t>
      </w:r>
      <w:r w:rsidR="00287510">
        <w:t xml:space="preserve">s. This distribution is centered at </w:t>
      </w:r>
      <w:r w:rsidR="00241347">
        <w:t>1.68</w:t>
      </w:r>
      <w:r w:rsidR="00287510">
        <w:t xml:space="preserve"> meters with a strong right skew, with values ranging from 0 to </w:t>
      </w:r>
      <w:r w:rsidR="00241347">
        <w:t>8.82</w:t>
      </w:r>
      <w:r w:rsidR="00287510">
        <w:t xml:space="preserve"> meters of tree growth in a </w:t>
      </w:r>
      <w:r w:rsidR="00241347">
        <w:t>5</w:t>
      </w:r>
      <w:r w:rsidR="00DF240C">
        <w:t>-year</w:t>
      </w:r>
      <w:r w:rsidR="00287510">
        <w:t xml:space="preserve"> period.</w:t>
      </w:r>
    </w:p>
    <w:p w14:paraId="4832E9BD" w14:textId="348B339B" w:rsidR="00287510" w:rsidRDefault="00241347" w:rsidP="00287510">
      <w:pPr>
        <w:keepNext/>
        <w:spacing w:line="360" w:lineRule="auto"/>
        <w:jc w:val="center"/>
      </w:pPr>
      <w:r>
        <w:rPr>
          <w:noProof/>
        </w:rPr>
        <w:lastRenderedPageBreak/>
        <w:drawing>
          <wp:inline distT="0" distB="0" distL="0" distR="0" wp14:anchorId="50D61BD6" wp14:editId="603C6511">
            <wp:extent cx="5486400" cy="3429000"/>
            <wp:effectExtent l="0" t="0" r="0" b="0"/>
            <wp:docPr id="727896214"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6214" name="Picture 8"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842CD2F" w14:textId="18FD6EB2"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BA0245">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change in 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3D0AC3FE" w14:textId="00D3C08C" w:rsidR="00E91B3F" w:rsidRDefault="00E91B3F" w:rsidP="00E91B3F">
      <w:pPr>
        <w:spacing w:line="360" w:lineRule="auto"/>
        <w:rPr>
          <w:b/>
          <w:bCs/>
        </w:rPr>
      </w:pPr>
      <w:r>
        <w:rPr>
          <w:b/>
          <w:bCs/>
        </w:rPr>
        <w:t>First net change (</w:t>
      </w:r>
      <w:proofErr w:type="spellStart"/>
      <w:r>
        <w:rPr>
          <w:b/>
          <w:bCs/>
        </w:rPr>
        <w:t>wilcoxon</w:t>
      </w:r>
      <w:proofErr w:type="spellEnd"/>
      <w:r>
        <w:rPr>
          <w:b/>
          <w:bCs/>
        </w:rPr>
        <w:t xml:space="preserve"> rank test)</w:t>
      </w:r>
    </w:p>
    <w:p w14:paraId="53A4C297" w14:textId="6089C97D" w:rsidR="007F2AE5" w:rsidRPr="00F825A8" w:rsidRDefault="007F2AE5" w:rsidP="00F825A8">
      <w:pPr>
        <w:spacing w:line="360" w:lineRule="auto"/>
        <w:ind w:firstLine="720"/>
      </w:pPr>
      <w:r w:rsidRPr="00A96568">
        <w:t xml:space="preserve">Table </w:t>
      </w:r>
      <w:r>
        <w:t>7</w:t>
      </w:r>
      <w:r w:rsidRPr="00A96568">
        <w:t xml:space="preserve"> shows the results of</w:t>
      </w:r>
      <w:r>
        <w:t xml:space="preserve"> net</w:t>
      </w:r>
      <w:r w:rsidRPr="00A96568">
        <w:t xml:space="preserve"> change </w:t>
      </w:r>
      <w:r>
        <w:t xml:space="preserve">in canopy height </w:t>
      </w:r>
      <w:r w:rsidRPr="00A96568">
        <w:t>between</w:t>
      </w:r>
      <w:r>
        <w:t xml:space="preserve"> 2020 </w:t>
      </w:r>
      <w:r w:rsidRPr="00A96568">
        <w:t>and</w:t>
      </w:r>
      <w:r>
        <w:t xml:space="preserve"> 2024</w:t>
      </w:r>
      <w:r>
        <w:t xml:space="preserve"> using Wilcoxon rank sum tests</w:t>
      </w:r>
      <w:r>
        <w:t>. A</w:t>
      </w:r>
      <w:r w:rsidRPr="00A96568">
        <w:t>ll factor</w:t>
      </w:r>
      <w:r>
        <w:t xml:space="preserve"> levels</w:t>
      </w:r>
      <w:r w:rsidRPr="00A96568">
        <w:t xml:space="preserve"> demonstrated significant net change over time</w:t>
      </w:r>
      <w:r>
        <w:t xml:space="preserve"> except for forests that experienced disturbance 20-30 years ago.</w:t>
      </w:r>
      <w:r w:rsidRPr="00A96568">
        <w:t xml:space="preserve"> </w:t>
      </w:r>
      <w:r>
        <w:t>All factors experienced net growth, as indicated by</w:t>
      </w:r>
      <w:r w:rsidRPr="00A96568">
        <w:t xml:space="preserve"> positive mean difference values. </w:t>
      </w:r>
      <w:commentRangeStart w:id="67"/>
      <w:r w:rsidRPr="00A96568">
        <w:t>Cohen’s d effect sizes are in the small to medium range, from 0.</w:t>
      </w:r>
      <w:r>
        <w:t xml:space="preserve">06 in forests with 20-30 Years Since Disturbance to </w:t>
      </w:r>
      <w:r w:rsidRPr="00A96568">
        <w:t>0.6</w:t>
      </w:r>
      <w:r>
        <w:t>4</w:t>
      </w:r>
      <w:r w:rsidRPr="00A96568">
        <w:t xml:space="preserve"> in forests with 30+ Years Since Disturbance.</w:t>
      </w:r>
      <w:commentRangeEnd w:id="67"/>
      <w:r>
        <w:rPr>
          <w:rStyle w:val="CommentReference"/>
        </w:rPr>
        <w:commentReference w:id="67"/>
      </w:r>
    </w:p>
    <w:p w14:paraId="73F44BCD" w14:textId="77777777" w:rsidR="007F2AE5" w:rsidRDefault="00E91B3F" w:rsidP="007F2AE5">
      <w:pPr>
        <w:spacing w:line="360" w:lineRule="auto"/>
        <w:rPr>
          <w:b/>
          <w:bCs/>
        </w:rPr>
      </w:pPr>
      <w:r>
        <w:rPr>
          <w:b/>
          <w:bCs/>
        </w:rPr>
        <w:t>Then incremental (TSR)</w:t>
      </w:r>
    </w:p>
    <w:p w14:paraId="638D2FE8" w14:textId="37A5CB8D" w:rsidR="007F2AE5" w:rsidRPr="007F2AE5" w:rsidRDefault="007F2AE5" w:rsidP="007F2AE5">
      <w:pPr>
        <w:spacing w:line="360" w:lineRule="auto"/>
        <w:rPr>
          <w:b/>
          <w:bCs/>
        </w:rPr>
      </w:pPr>
      <w:r>
        <w:rPr>
          <w:b/>
          <w:bCs/>
        </w:rPr>
        <w:tab/>
      </w:r>
      <w:r w:rsidRPr="007F2AE5">
        <w:t>Linear models show statistically significant positive rates of change for canopy height over time for only five of ten factor levels (Table 6). Linear models estimate the greatest rate of change for canopy heights over time in Woody Wetlands forest cover (0.43</w:t>
      </w:r>
      <w:r>
        <w:t xml:space="preserve"> </w:t>
      </w:r>
      <w:r w:rsidRPr="007F2AE5">
        <w:t>meters/year), followed by Evergreen Forest (0.41 meters/year), Mixed Forest (0.39  meters/year), and finally Deciduous Forest (0.31 meters/year). Disturbed forests show a  higher rate of change (0.49 meters/year) than forests that had not experienced disturbance</w:t>
      </w:r>
      <w:r>
        <w:t xml:space="preserve"> </w:t>
      </w:r>
      <w:r w:rsidRPr="007F2AE5">
        <w:t xml:space="preserve">(0.36 meters/year). Rate of change did not increase in tandem with time since </w:t>
      </w:r>
      <w:r w:rsidRPr="007F2AE5">
        <w:lastRenderedPageBreak/>
        <w:t>disturbance. It was highest in the 3-10 years since disturbance age group with a rate of</w:t>
      </w:r>
      <w:r>
        <w:t xml:space="preserve"> </w:t>
      </w:r>
      <w:r w:rsidRPr="007F2AE5">
        <w:t>0.64 meters/year, lower in the 10-20 years group with a rate of 0.33 meters/year, lower still in the 20-30 years group with a rate of 0.14 meters/year, and higher in the 30+ years group with a rate of 0.55 meters/year.</w:t>
      </w:r>
    </w:p>
    <w:p w14:paraId="0357374D" w14:textId="2BB53A14" w:rsidR="00E91B3F" w:rsidRPr="007F2AE5" w:rsidRDefault="00E91B3F" w:rsidP="00E91B3F">
      <w:pPr>
        <w:spacing w:line="360" w:lineRule="auto"/>
        <w:rPr>
          <w:b/>
          <w:bCs/>
        </w:rPr>
      </w:pPr>
      <w:r w:rsidRPr="007F2AE5">
        <w:rPr>
          <w:b/>
          <w:bCs/>
        </w:rPr>
        <w:t>Then monotonic (MK)</w:t>
      </w:r>
    </w:p>
    <w:p w14:paraId="6392C5F7" w14:textId="4412AB1A" w:rsidR="009866CF" w:rsidRDefault="002A03A2" w:rsidP="00E656CA">
      <w:pPr>
        <w:spacing w:line="360" w:lineRule="auto"/>
        <w:ind w:firstLine="720"/>
      </w:pPr>
      <w:bookmarkStart w:id="68" w:name="_Toc195197923"/>
      <w:bookmarkStart w:id="69" w:name="_Toc195198130"/>
      <w:bookmarkStart w:id="70" w:name="_Toc195460516"/>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BA0245">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BA0245">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BA0245">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BA0245">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68"/>
      <w:bookmarkEnd w:id="69"/>
      <w:bookmarkEnd w:id="70"/>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w:t>
      </w:r>
      <w:r>
        <w:lastRenderedPageBreak/>
        <w:t xml:space="preserve">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1"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2"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3" w:author="Poncy, William" w:date="2025-03-31T15:58:00Z">
        <w:r w:rsidR="00A67663" w:rsidDel="00D61D87">
          <w:delText>equivalence of</w:delText>
        </w:r>
      </w:del>
      <w:ins w:id="74" w:author="Poncy, William" w:date="2025-03-31T15:58:00Z">
        <w:r w:rsidR="00A67663">
          <w:t>equivalence</w:t>
        </w:r>
      </w:ins>
      <w:r w:rsidR="00A67663">
        <w:t xml:space="preserve"> </w:t>
      </w:r>
      <w:del w:id="75" w:author="Poncy, William" w:date="2025-03-31T15:58:00Z">
        <w:r w:rsidR="00A67663" w:rsidDel="00D61D87">
          <w:delText xml:space="preserve">with </w:delText>
        </w:r>
      </w:del>
      <w:ins w:id="76" w:author="Poncy, William" w:date="2025-03-31T15:58:00Z">
        <w:r w:rsidR="00A67663">
          <w:t xml:space="preserve">to </w:t>
        </w:r>
      </w:ins>
      <w:r w:rsidR="00A67663">
        <w:t>each other within an even tighter 1-meter margin.</w:t>
      </w:r>
      <w:del w:id="77" w:author="Poncy, William" w:date="2025-03-31T16:00:00Z">
        <w:r w:rsidR="00A67663" w:rsidDel="00FD2CC7">
          <w:delText xml:space="preserve"> (Figure 10).</w:delText>
        </w:r>
      </w:del>
      <w:del w:id="78"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9" w:author="Poncy, William" w:date="2025-03-31T16:00:00Z">
        <w:r>
          <w:t xml:space="preserve">Table 6 shows the </w:t>
        </w:r>
      </w:ins>
      <w:r>
        <w:t xml:space="preserve">count and </w:t>
      </w:r>
      <w:ins w:id="80" w:author="Poncy, William" w:date="2025-03-31T16:00:00Z">
        <w:r>
          <w:t xml:space="preserve">proportion of </w:t>
        </w:r>
      </w:ins>
      <w:r w:rsidR="00911389">
        <w:t>segments</w:t>
      </w:r>
      <w:ins w:id="81" w:author="Poncy, William" w:date="2025-03-31T16:00:00Z">
        <w:r>
          <w:t xml:space="preserve"> </w:t>
        </w:r>
      </w:ins>
      <w:r w:rsidR="004B7332">
        <w:t>within each group</w:t>
      </w:r>
      <w:ins w:id="82" w:author="Poncy, William" w:date="2025-03-31T16:00:00Z">
        <w:r>
          <w:t xml:space="preserve">. </w:t>
        </w:r>
      </w:ins>
      <w:r>
        <w:t xml:space="preserve">Since these </w:t>
      </w:r>
      <w:ins w:id="83"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4"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5"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6" w:author="Poncy, William" w:date="2025-03-31T16:01:00Z">
              <w:r w:rsidRPr="001036BC">
                <w:rPr>
                  <w:rFonts w:eastAsia="Calibri"/>
                  <w:b/>
                  <w:bCs/>
                  <w:sz w:val="22"/>
                  <w:szCs w:val="22"/>
                </w:rPr>
                <w:t xml:space="preserve"> of </w:t>
              </w:r>
            </w:ins>
            <w:r w:rsidR="00911389">
              <w:rPr>
                <w:rFonts w:eastAsia="Calibri"/>
                <w:b/>
                <w:bCs/>
                <w:sz w:val="22"/>
                <w:szCs w:val="22"/>
              </w:rPr>
              <w:t>Segments</w:t>
            </w:r>
            <w:ins w:id="87" w:author="Poncy, William" w:date="2025-03-31T16:01:00Z">
              <w:r w:rsidRPr="001036BC" w:rsidDel="00FD2CC7">
                <w:rPr>
                  <w:rFonts w:eastAsia="Calibri"/>
                  <w:b/>
                  <w:bCs/>
                  <w:sz w:val="22"/>
                  <w:szCs w:val="22"/>
                </w:rPr>
                <w:t xml:space="preserve"> </w:t>
              </w:r>
            </w:ins>
            <w:del w:id="88"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9" w:author="Poncy, William" w:date="2025-03-31T15:53:00Z">
              <w:r w:rsidRPr="001036BC">
                <w:rPr>
                  <w:rFonts w:eastAsia="Calibri"/>
                  <w:b/>
                  <w:bCs/>
                  <w:color w:val="000000"/>
                  <w:sz w:val="22"/>
                  <w:szCs w:val="22"/>
                </w:rPr>
                <w:t xml:space="preserve">Proportion of </w:t>
              </w:r>
            </w:ins>
            <w:ins w:id="90" w:author="Poncy, William" w:date="2025-03-31T15:54:00Z">
              <w:r w:rsidRPr="001036BC">
                <w:rPr>
                  <w:rFonts w:eastAsia="Calibri"/>
                  <w:b/>
                  <w:bCs/>
                  <w:color w:val="000000"/>
                  <w:sz w:val="22"/>
                  <w:szCs w:val="22"/>
                </w:rPr>
                <w:t>Total</w:t>
              </w:r>
            </w:ins>
            <w:ins w:id="91" w:author="Poncy, William" w:date="2025-03-31T15:57:00Z">
              <w:r w:rsidRPr="001036BC">
                <w:rPr>
                  <w:rFonts w:eastAsia="Calibri"/>
                  <w:b/>
                  <w:bCs/>
                  <w:color w:val="000000"/>
                  <w:sz w:val="22"/>
                  <w:szCs w:val="22"/>
                </w:rPr>
                <w:t xml:space="preserve"> (</w:t>
              </w:r>
            </w:ins>
            <w:ins w:id="92" w:author="Poncy, William" w:date="2025-03-31T15:58:00Z">
              <w:r w:rsidRPr="001036BC">
                <w:rPr>
                  <w:rFonts w:eastAsia="Calibri"/>
                  <w:b/>
                  <w:bCs/>
                  <w:color w:val="000000"/>
                  <w:sz w:val="22"/>
                  <w:szCs w:val="22"/>
                </w:rPr>
                <w:t>%</w:t>
              </w:r>
            </w:ins>
            <w:ins w:id="93"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9"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5205C5F8"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BA0245">
        <w:rPr>
          <w:b w:val="0"/>
          <w:bCs w:val="0"/>
          <w:i/>
          <w:iCs/>
          <w:noProof/>
          <w:sz w:val="22"/>
          <w:szCs w:val="22"/>
        </w:rPr>
        <w:t>14</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lastRenderedPageBreak/>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3285FFA9"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BA0245">
        <w:rPr>
          <w:b w:val="0"/>
          <w:bCs w:val="0"/>
          <w:i/>
          <w:iCs/>
          <w:noProof/>
          <w:sz w:val="22"/>
          <w:szCs w:val="22"/>
        </w:rPr>
        <w:t>15</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w:t>
      </w:r>
      <w:r w:rsidR="00A67663">
        <w:lastRenderedPageBreak/>
        <w:t xml:space="preserve">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tau values. A lower t-test mean difference in disturbed forests than undisturbed forests is likely due to an amplified underestimation of canopy height in sparser stands (Figure 15), as a sparser canopy has 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lastRenderedPageBreak/>
        <w:drawing>
          <wp:inline distT="0" distB="0" distL="0" distR="0" wp14:anchorId="2C04761E" wp14:editId="269B1A4F">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3D52709F"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BA0245">
        <w:rPr>
          <w:b w:val="0"/>
          <w:bCs w:val="0"/>
          <w:i/>
          <w:iCs/>
          <w:noProof/>
          <w:sz w:val="22"/>
          <w:szCs w:val="22"/>
        </w:rPr>
        <w:t>16</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lastRenderedPageBreak/>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 xml:space="preserve">(in meters) across ICESat-2 track locations we would tolerate when </w:t>
      </w:r>
      <w:r w:rsidR="001B2C49">
        <w:lastRenderedPageBreak/>
        <w:t>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100" w:name="_Toc195197924"/>
      <w:bookmarkStart w:id="101" w:name="_Toc195198131"/>
      <w:bookmarkStart w:id="102" w:name="_Toc195460517"/>
      <w:r w:rsidRPr="00FA3903">
        <w:rPr>
          <w:b/>
          <w:bCs/>
        </w:rPr>
        <w:t>Conclusion</w:t>
      </w:r>
      <w:bookmarkEnd w:id="100"/>
      <w:bookmarkEnd w:id="101"/>
      <w:bookmarkEnd w:id="102"/>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w:t>
      </w:r>
      <w:r>
        <w:lastRenderedPageBreak/>
        <w:t xml:space="preserve">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xml:space="preserve">. Such strategies can protect </w:t>
      </w:r>
      <w:r w:rsidR="00011870">
        <w:lastRenderedPageBreak/>
        <w:t>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3" w:name="_Toc195197925"/>
      <w:bookmarkStart w:id="104" w:name="_Toc195198132"/>
      <w:bookmarkStart w:id="105" w:name="_Toc195460518"/>
      <w:r>
        <w:rPr>
          <w:b/>
          <w:bCs/>
        </w:rPr>
        <w:br w:type="page"/>
      </w:r>
      <w:r w:rsidR="00DE60C7" w:rsidRPr="00FA3903">
        <w:rPr>
          <w:b/>
          <w:bCs/>
        </w:rPr>
        <w:lastRenderedPageBreak/>
        <w:t>Bibliography</w:t>
      </w:r>
      <w:bookmarkEnd w:id="103"/>
      <w:bookmarkEnd w:id="104"/>
      <w:bookmarkEnd w:id="105"/>
    </w:p>
    <w:p w14:paraId="0D665BC3" w14:textId="77777777" w:rsidR="00DF1F88" w:rsidRDefault="00FA3903" w:rsidP="00DF1F88">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DF1F88">
        <w:t xml:space="preserve">Altman, D. G., &amp; Bland, J. M. (1995). Statistics notes: Absence of evidence is not evidence of absence. </w:t>
      </w:r>
      <w:r w:rsidR="00DF1F88">
        <w:rPr>
          <w:i/>
          <w:iCs/>
        </w:rPr>
        <w:t>BMJ</w:t>
      </w:r>
      <w:r w:rsidR="00DF1F88">
        <w:t xml:space="preserve">, </w:t>
      </w:r>
      <w:r w:rsidR="00DF1F88">
        <w:rPr>
          <w:i/>
          <w:iCs/>
        </w:rPr>
        <w:t>311</w:t>
      </w:r>
      <w:r w:rsidR="00DF1F88">
        <w:t>(7003), 485–485. https://doi.org/10.1136/bmj.311.7003.485</w:t>
      </w:r>
    </w:p>
    <w:p w14:paraId="2ADAF59F" w14:textId="77777777" w:rsidR="00DF1F88" w:rsidRDefault="00DF1F88" w:rsidP="00DF1F88">
      <w:pPr>
        <w:pStyle w:val="Bibliography"/>
      </w:pPr>
      <w:r>
        <w:t xml:space="preserve">Amplitude, Inc. (2025). </w:t>
      </w:r>
      <w:r>
        <w:rPr>
          <w:i/>
          <w:iCs/>
        </w:rPr>
        <w:t>Bonferroni Correction Explained: Managing Multiple Testing in Statistics</w:t>
      </w:r>
      <w:r>
        <w:t>. https://amplitude.com/explore/experiment/what-is-bonferroni-correction</w:t>
      </w:r>
    </w:p>
    <w:p w14:paraId="2D0DADEE" w14:textId="77777777" w:rsidR="00DF1F88" w:rsidRDefault="00DF1F88" w:rsidP="00DF1F88">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00D63CC9" w14:textId="77777777" w:rsidR="00DF1F88" w:rsidRDefault="00DF1F88" w:rsidP="00DF1F88">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35E69CC6" w14:textId="77777777" w:rsidR="00DF1F88" w:rsidRDefault="00DF1F88" w:rsidP="00DF1F88">
      <w:pPr>
        <w:pStyle w:val="Bibliography"/>
      </w:pPr>
      <w:r>
        <w:t xml:space="preserve">Baker, J. B., &amp; Langdon, G. O. (1990). Pinus Taeda L. Loblolly Pine. In </w:t>
      </w:r>
      <w:r>
        <w:rPr>
          <w:i/>
          <w:iCs/>
        </w:rPr>
        <w:t>Silvics of North America</w:t>
      </w:r>
      <w:r>
        <w:t xml:space="preserve"> (Vol. 1, pp. 497–512). U.S. Dept. of Agriculture, Forest Service.</w:t>
      </w:r>
    </w:p>
    <w:p w14:paraId="6B1922C8" w14:textId="77777777" w:rsidR="00DF1F88" w:rsidRDefault="00DF1F88" w:rsidP="00DF1F88">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3E584991" w14:textId="77777777" w:rsidR="00DF1F88" w:rsidRDefault="00DF1F88" w:rsidP="00DF1F88">
      <w:pPr>
        <w:pStyle w:val="Bibliography"/>
      </w:pPr>
      <w:r>
        <w:t xml:space="preserve">Bennett, F. (1963). </w:t>
      </w:r>
      <w:r>
        <w:rPr>
          <w:i/>
          <w:iCs/>
        </w:rPr>
        <w:t>Gorwth and Yield of Slash Pine Plantations</w:t>
      </w:r>
      <w:r>
        <w:t xml:space="preserve"> (No. SE-1). U.S. Department of Agriculture, Forest Service Southern Forest Experiment Station.</w:t>
      </w:r>
    </w:p>
    <w:p w14:paraId="5C0B23B4" w14:textId="77777777" w:rsidR="00DF1F88" w:rsidRDefault="00DF1F88" w:rsidP="00DF1F88">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32659D0A" w14:textId="77777777" w:rsidR="00DF1F88" w:rsidRDefault="00DF1F88" w:rsidP="00DF1F88">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7F464AA4" w14:textId="77777777" w:rsidR="00DF1F88" w:rsidRPr="00DF1F88" w:rsidRDefault="00DF1F88" w:rsidP="00DF1F88">
      <w:pPr>
        <w:pStyle w:val="Bibliography"/>
        <w:rPr>
          <w:lang w:val="fr-FR"/>
        </w:rPr>
      </w:pPr>
      <w:r>
        <w:t xml:space="preserve">Caldwell, A. R. (2022). </w:t>
      </w:r>
      <w:r>
        <w:rPr>
          <w:i/>
          <w:iCs/>
        </w:rPr>
        <w:t>Exploring Equivalence Testing with the Updated TOSTER R Package</w:t>
      </w:r>
      <w:r>
        <w:t xml:space="preserve">. </w:t>
      </w:r>
      <w:r w:rsidRPr="00DF1F88">
        <w:rPr>
          <w:lang w:val="fr-FR"/>
        </w:rPr>
        <w:t>PsyArXiv. https://doi.org/10.31234/osf.io/ty8de</w:t>
      </w:r>
    </w:p>
    <w:p w14:paraId="46AA76C1" w14:textId="77777777" w:rsidR="00DF1F88" w:rsidRDefault="00DF1F88" w:rsidP="00DF1F88">
      <w:pPr>
        <w:pStyle w:val="Bibliography"/>
      </w:pPr>
      <w:r w:rsidRPr="00DF1F88">
        <w:rPr>
          <w:lang w:val="fr-FR"/>
        </w:rPr>
        <w:t xml:space="preserve">Caldwell, A. R. (2025). </w:t>
      </w:r>
      <w:r>
        <w:rPr>
          <w:i/>
          <w:iCs/>
        </w:rPr>
        <w:t>Robust TOST Procedures</w:t>
      </w:r>
      <w:r>
        <w:t xml:space="preserve"> [Vigenette]. https://cran.r-project.org/web/packages/TOSTER/vignettes/robustTOST.html</w:t>
      </w:r>
    </w:p>
    <w:p w14:paraId="149AA9A6" w14:textId="77777777" w:rsidR="00DF1F88" w:rsidRDefault="00DF1F88" w:rsidP="00DF1F88">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0C6B0F7D" w14:textId="77777777" w:rsidR="00DF1F88" w:rsidRDefault="00DF1F88" w:rsidP="00DF1F88">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023DDB25" w14:textId="77777777" w:rsidR="00DF1F88" w:rsidRDefault="00DF1F88" w:rsidP="00DF1F88">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1A0CDEC7" w14:textId="77777777" w:rsidR="00DF1F88" w:rsidRDefault="00DF1F88" w:rsidP="00DF1F88">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7ACB44F2" w14:textId="77777777" w:rsidR="00DF1F88" w:rsidRDefault="00DF1F88" w:rsidP="00DF1F88">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6320E1C9" w14:textId="77777777" w:rsidR="00DF1F88" w:rsidRDefault="00DF1F88" w:rsidP="00DF1F88">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7F82CF2E" w14:textId="77777777" w:rsidR="00DF1F88" w:rsidRDefault="00DF1F88" w:rsidP="00DF1F88">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58531EE1" w14:textId="77777777" w:rsidR="00DF1F88" w:rsidRDefault="00DF1F88" w:rsidP="00DF1F88">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07D491A8" w14:textId="77777777" w:rsidR="00DF1F88" w:rsidRDefault="00DF1F88" w:rsidP="00DF1F88">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00E48D70" w14:textId="77777777" w:rsidR="00DF1F88" w:rsidRDefault="00DF1F88" w:rsidP="00DF1F88">
      <w:pPr>
        <w:pStyle w:val="Bibliography"/>
      </w:pPr>
      <w:r>
        <w:t xml:space="preserve">Department of Statistics. (1997). </w:t>
      </w:r>
      <w:r>
        <w:rPr>
          <w:i/>
          <w:iCs/>
        </w:rPr>
        <w:t>Linear Regression</w:t>
      </w:r>
      <w:r>
        <w:t xml:space="preserve"> (No. 101; Course List for 1997-98). Yale University. http://www.stat.yale.edu/Courses/1997-98/101/linreg.htm</w:t>
      </w:r>
    </w:p>
    <w:p w14:paraId="5B12A607" w14:textId="77777777" w:rsidR="00DF1F88" w:rsidRDefault="00DF1F88" w:rsidP="00DF1F88">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7578380D" w14:textId="77777777" w:rsidR="00DF1F88" w:rsidRDefault="00DF1F88" w:rsidP="00DF1F88">
      <w:pPr>
        <w:pStyle w:val="Bibliography"/>
      </w:pPr>
      <w:r>
        <w:t xml:space="preserve">Dong, P., &amp; Chen, Q. (2017). </w:t>
      </w:r>
      <w:r>
        <w:rPr>
          <w:i/>
          <w:iCs/>
        </w:rPr>
        <w:t>LiDAR Remote Sensing and Applications</w:t>
      </w:r>
      <w:r>
        <w:t xml:space="preserve"> (1st ed.). CRC Press. https://doi.org/10.4324/9781351233354</w:t>
      </w:r>
    </w:p>
    <w:p w14:paraId="200B4A67" w14:textId="77777777" w:rsidR="00DF1F88" w:rsidRDefault="00DF1F88" w:rsidP="00DF1F88">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6C3218AC" w14:textId="77777777" w:rsidR="00DF1F88" w:rsidRDefault="00DF1F88" w:rsidP="00DF1F88">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58E974B8" w14:textId="77777777" w:rsidR="00DF1F88" w:rsidRDefault="00DF1F88" w:rsidP="00DF1F88">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0F2FA8F6" w14:textId="77777777" w:rsidR="00DF1F88" w:rsidRDefault="00DF1F88" w:rsidP="00DF1F88">
      <w:pPr>
        <w:pStyle w:val="Bibliography"/>
      </w:pPr>
      <w:r>
        <w:t xml:space="preserve">EarthSoft, Inc. (2024, July 8). </w:t>
      </w:r>
      <w:r>
        <w:rPr>
          <w:i/>
          <w:iCs/>
        </w:rPr>
        <w:t>Mann-Kendall Tests</w:t>
      </w:r>
      <w:r>
        <w:t>. EQuIS 7.24.3. https://help.earthsoft.com/lib_mann-kendall.htm</w:t>
      </w:r>
    </w:p>
    <w:p w14:paraId="3271B158" w14:textId="77777777" w:rsidR="00DF1F88" w:rsidRDefault="00DF1F88" w:rsidP="00DF1F88">
      <w:pPr>
        <w:pStyle w:val="Bibliography"/>
      </w:pPr>
      <w:r>
        <w:t xml:space="preserve">esri. (2025, April 18). How Linear regression algorithm works. </w:t>
      </w:r>
      <w:r>
        <w:rPr>
          <w:i/>
          <w:iCs/>
        </w:rPr>
        <w:t>Feature and Tabular Analysis Toolset Concepts</w:t>
      </w:r>
      <w:r>
        <w:t>. https://pro.arcgis.com/en/pro-app/latest/tool-reference/geoai/how-linear-regression-works.htm</w:t>
      </w:r>
    </w:p>
    <w:p w14:paraId="4EAD5DDA" w14:textId="77777777" w:rsidR="00DF1F88" w:rsidRDefault="00DF1F88" w:rsidP="00DF1F88">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6BF648B6" w14:textId="77777777" w:rsidR="00DF1F88" w:rsidRDefault="00DF1F88" w:rsidP="00DF1F88">
      <w:pPr>
        <w:pStyle w:val="Bibliography"/>
      </w:pPr>
      <w:r>
        <w:lastRenderedPageBreak/>
        <w:t xml:space="preserve">FAO and UNEP. (2020). </w:t>
      </w:r>
      <w:r>
        <w:rPr>
          <w:i/>
          <w:iCs/>
        </w:rPr>
        <w:t>The State of the World’s Forests 2020</w:t>
      </w:r>
      <w:r>
        <w:t>. FAO and UNEP. https://doi.org/10.4060/ca8642en</w:t>
      </w:r>
    </w:p>
    <w:p w14:paraId="62506A1F" w14:textId="77777777" w:rsidR="00DF1F88" w:rsidRDefault="00DF1F88" w:rsidP="00DF1F88">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20418C7" w14:textId="77777777" w:rsidR="00DF1F88" w:rsidRDefault="00DF1F88" w:rsidP="00DF1F88">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32376B40" w14:textId="77777777" w:rsidR="00DF1F88" w:rsidRDefault="00DF1F88" w:rsidP="00DF1F88">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131A51BE" w14:textId="77777777" w:rsidR="00DF1F88" w:rsidRDefault="00DF1F88" w:rsidP="00DF1F88">
      <w:pPr>
        <w:pStyle w:val="Bibliography"/>
      </w:pPr>
      <w:r>
        <w:t xml:space="preserve">Frost, J. (2023, July 17). What is the Bonferroni Correction and How to Use It. </w:t>
      </w:r>
      <w:r>
        <w:rPr>
          <w:i/>
          <w:iCs/>
        </w:rPr>
        <w:t>Hypothesis Testing</w:t>
      </w:r>
      <w:r>
        <w:t>. https://statisticsbyjim.com/hypothesis-testing/bonferroni-correction/</w:t>
      </w:r>
    </w:p>
    <w:p w14:paraId="73BE912E" w14:textId="77777777" w:rsidR="00DF1F88" w:rsidRDefault="00DF1F88" w:rsidP="00DF1F88">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70D48386" w14:textId="77777777" w:rsidR="00DF1F88" w:rsidRDefault="00DF1F88" w:rsidP="00DF1F88">
      <w:pPr>
        <w:pStyle w:val="Bibliography"/>
      </w:pPr>
      <w:r>
        <w:lastRenderedPageBreak/>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23C6A896" w14:textId="77777777" w:rsidR="00DF1F88" w:rsidRDefault="00DF1F88" w:rsidP="00DF1F88">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173E548B" w14:textId="77777777" w:rsidR="00DF1F88" w:rsidRPr="00DF1F88" w:rsidRDefault="00DF1F88" w:rsidP="00DF1F88">
      <w:pPr>
        <w:pStyle w:val="Bibliography"/>
        <w:rPr>
          <w:lang w:val="es-ES"/>
        </w:rPr>
      </w:pPr>
      <w:r>
        <w:t xml:space="preserve">Griffith, J. A., Stehman, S. V., &amp; Loveland, T. R. (2003). Landscape Trends in Mid-Atlantic and Southeastern United States Ecoregions. </w:t>
      </w:r>
      <w:r w:rsidRPr="00DF1F88">
        <w:rPr>
          <w:i/>
          <w:iCs/>
          <w:lang w:val="es-ES"/>
        </w:rPr>
        <w:t>Environmental Management</w:t>
      </w:r>
      <w:r w:rsidRPr="00DF1F88">
        <w:rPr>
          <w:lang w:val="es-ES"/>
        </w:rPr>
        <w:t xml:space="preserve">, </w:t>
      </w:r>
      <w:r w:rsidRPr="00DF1F88">
        <w:rPr>
          <w:i/>
          <w:iCs/>
          <w:lang w:val="es-ES"/>
        </w:rPr>
        <w:t>32</w:t>
      </w:r>
      <w:r w:rsidRPr="00DF1F88">
        <w:rPr>
          <w:lang w:val="es-ES"/>
        </w:rPr>
        <w:t>(5), 572–588. https://doi.org/10.1007/s00267-003-0078-2</w:t>
      </w:r>
    </w:p>
    <w:p w14:paraId="4D3E0800" w14:textId="77777777" w:rsidR="00DF1F88" w:rsidRDefault="00DF1F88" w:rsidP="00DF1F88">
      <w:pPr>
        <w:pStyle w:val="Bibliography"/>
      </w:pPr>
      <w:r w:rsidRPr="00DF1F88">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FC5C7FB" w14:textId="77777777" w:rsidR="00DF1F88" w:rsidRDefault="00DF1F88" w:rsidP="00DF1F88">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4195DC2C" w14:textId="77777777" w:rsidR="00DF1F88" w:rsidRDefault="00DF1F88" w:rsidP="00DF1F88">
      <w:pPr>
        <w:pStyle w:val="Bibliography"/>
      </w:pPr>
      <w:r>
        <w:t xml:space="preserve">Hall, F. G., Bergen, K., Blair, J. B., Dubayah, R., Houghton, R., Hurtt, G., Kellndorfer, J., Lefsky, M., Ranson, J., Saatchi, S., Shugart, H. H., &amp; Wickland, D. (2011). </w:t>
      </w:r>
      <w:r>
        <w:lastRenderedPageBreak/>
        <w:t xml:space="preserve">Characterizing 3D vegetation structure from space: Mission requirements. </w:t>
      </w:r>
      <w:r>
        <w:rPr>
          <w:i/>
          <w:iCs/>
        </w:rPr>
        <w:t>Remote Sensing of Environment</w:t>
      </w:r>
      <w:r>
        <w:t xml:space="preserve">, </w:t>
      </w:r>
      <w:r>
        <w:rPr>
          <w:i/>
          <w:iCs/>
        </w:rPr>
        <w:t>115</w:t>
      </w:r>
      <w:r>
        <w:t>(11), 2753–2775. https://doi.org/10.1016/j.rse.2011.01.024</w:t>
      </w:r>
    </w:p>
    <w:p w14:paraId="2D2C64B8" w14:textId="77777777" w:rsidR="00DF1F88" w:rsidRDefault="00DF1F88" w:rsidP="00DF1F88">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B20AD6E" w14:textId="77777777" w:rsidR="00DF1F88" w:rsidRDefault="00DF1F88" w:rsidP="00DF1F88">
      <w:pPr>
        <w:pStyle w:val="Bibliography"/>
      </w:pPr>
      <w:r>
        <w:t xml:space="preserve">Harrap, R., &amp; Lato, M. (2010, June 1). </w:t>
      </w:r>
      <w:r>
        <w:rPr>
          <w:i/>
          <w:iCs/>
        </w:rPr>
        <w:t>An Overview of LIDAR: collection to applications</w:t>
      </w:r>
      <w:r>
        <w:t>. Norwegian Geotechnical Institute.</w:t>
      </w:r>
    </w:p>
    <w:p w14:paraId="4FAA0C7B" w14:textId="77777777" w:rsidR="00DF1F88" w:rsidRDefault="00DF1F88" w:rsidP="00DF1F88">
      <w:pPr>
        <w:pStyle w:val="Bibliography"/>
      </w:pPr>
      <w:r>
        <w:t xml:space="preserve">Harris, N., &amp; Gibbs, D. (2021). </w:t>
      </w:r>
      <w:r>
        <w:rPr>
          <w:i/>
          <w:iCs/>
        </w:rPr>
        <w:t>Forests Absorb Twice As Much Carbon As They Emit Each Year</w:t>
      </w:r>
      <w:r>
        <w:t>. https://www.wri.org/insights/forests-absorb-twice-much-carbon-they-emit-each-year</w:t>
      </w:r>
    </w:p>
    <w:p w14:paraId="49ADBB60" w14:textId="77777777" w:rsidR="00DF1F88" w:rsidRDefault="00DF1F88" w:rsidP="00DF1F88">
      <w:pPr>
        <w:pStyle w:val="Bibliography"/>
      </w:pPr>
      <w:r>
        <w:t xml:space="preserve">Hobu, Inc. (2025). </w:t>
      </w:r>
      <w:r>
        <w:rPr>
          <w:i/>
          <w:iCs/>
        </w:rPr>
        <w:t>USGS 3DEP LiDAR Point Clouds</w:t>
      </w:r>
      <w:r>
        <w:t xml:space="preserve"> [S3 Bucket; Entwine Point Tiles]. https://registry.opendata.aws/usgs-lidar</w:t>
      </w:r>
    </w:p>
    <w:p w14:paraId="28FA32E9" w14:textId="77777777" w:rsidR="00DF1F88" w:rsidRDefault="00DF1F88" w:rsidP="00DF1F88">
      <w:pPr>
        <w:pStyle w:val="Bibliography"/>
      </w:pPr>
      <w:r>
        <w:t xml:space="preserve">Hole, G. (2015). The Wilcoxon test. In </w:t>
      </w:r>
      <w:r>
        <w:rPr>
          <w:i/>
          <w:iCs/>
        </w:rPr>
        <w:t>Research Skills One</w:t>
      </w:r>
      <w:r>
        <w:t xml:space="preserve"> (1.0).</w:t>
      </w:r>
    </w:p>
    <w:p w14:paraId="217FD0BD" w14:textId="77777777" w:rsidR="00DF1F88" w:rsidRDefault="00DF1F88" w:rsidP="00DF1F88">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3F77B010" w14:textId="77777777" w:rsidR="00DF1F88" w:rsidRDefault="00DF1F88" w:rsidP="00DF1F88">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6DAA21A3" w14:textId="77777777" w:rsidR="00DF1F88" w:rsidRDefault="00DF1F88" w:rsidP="00DF1F88">
      <w:pPr>
        <w:pStyle w:val="Bibliography"/>
      </w:pPr>
      <w:r w:rsidRPr="00DF1F88">
        <w:rPr>
          <w:lang w:val="fr-FR"/>
        </w:rPr>
        <w:lastRenderedPageBreak/>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32D96386" w14:textId="77777777" w:rsidR="00DF1F88" w:rsidRDefault="00DF1F88" w:rsidP="00DF1F88">
      <w:pPr>
        <w:pStyle w:val="Bibliography"/>
      </w:pPr>
      <w:r>
        <w:t xml:space="preserve">Hurtado, S. (2020). </w:t>
      </w:r>
      <w:r>
        <w:rPr>
          <w:i/>
          <w:iCs/>
        </w:rPr>
        <w:t>RobustLinearReg: Robust Linear Regressions</w:t>
      </w:r>
      <w:r>
        <w:t xml:space="preserve"> (p. 1.2.0) [Dataset]. https://doi.org/10.32614/CRAN.package.RobustLinearReg</w:t>
      </w:r>
    </w:p>
    <w:p w14:paraId="58CBE884" w14:textId="77777777" w:rsidR="00DF1F88" w:rsidRDefault="00DF1F88" w:rsidP="00DF1F88">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21A3EBD1" w14:textId="77777777" w:rsidR="00DF1F88" w:rsidRDefault="00DF1F88" w:rsidP="00DF1F88">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289A7EEE" w14:textId="77777777" w:rsidR="00DF1F88" w:rsidRDefault="00DF1F88" w:rsidP="00DF1F88">
      <w:pPr>
        <w:pStyle w:val="Bibliography"/>
      </w:pPr>
      <w:r>
        <w:t xml:space="preserve">JMP Statistical Discovery. (2025). The t-test. </w:t>
      </w:r>
      <w:r>
        <w:rPr>
          <w:i/>
          <w:iCs/>
        </w:rPr>
        <w:t>Statistics Knowledge Portal</w:t>
      </w:r>
      <w:r>
        <w:t>. https://www.jmp.com/en/statistics-knowledge-portal/t-test</w:t>
      </w:r>
    </w:p>
    <w:p w14:paraId="4A04274F" w14:textId="77777777" w:rsidR="00DF1F88" w:rsidRDefault="00DF1F88" w:rsidP="00DF1F88">
      <w:pPr>
        <w:pStyle w:val="Bibliography"/>
      </w:pPr>
      <w:r>
        <w:rPr>
          <w:i/>
          <w:iCs/>
        </w:rPr>
        <w:t>JMP Student Edition</w:t>
      </w:r>
      <w:r>
        <w:t xml:space="preserve"> (Version 18.2.0). (1989). [Computer software]. SAS Institute Inc.</w:t>
      </w:r>
    </w:p>
    <w:p w14:paraId="1C64DA0B" w14:textId="77777777" w:rsidR="00DF1F88" w:rsidRDefault="00DF1F88" w:rsidP="00DF1F88">
      <w:pPr>
        <w:pStyle w:val="Bibliography"/>
      </w:pPr>
      <w:r>
        <w:t xml:space="preserve">JMP Support. (2024). </w:t>
      </w:r>
      <w:r>
        <w:rPr>
          <w:i/>
          <w:iCs/>
        </w:rPr>
        <w:t>Equivalence Test Reports</w:t>
      </w:r>
      <w:r>
        <w:t>. JMP Statistical Discovery LLC. https://www.jmp.com/support/help/en/18.1/index.shtml#page/jmp/equivalence-test-reports.shtml</w:t>
      </w:r>
    </w:p>
    <w:p w14:paraId="640D9164" w14:textId="77777777" w:rsidR="00DF1F88" w:rsidRDefault="00DF1F88" w:rsidP="00DF1F88">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778F8869" w14:textId="77777777" w:rsidR="00DF1F88" w:rsidRDefault="00DF1F88" w:rsidP="00DF1F88">
      <w:pPr>
        <w:pStyle w:val="Bibliography"/>
      </w:pPr>
      <w:r>
        <w:lastRenderedPageBreak/>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5871113D" w14:textId="77777777" w:rsidR="00DF1F88" w:rsidRDefault="00DF1F88" w:rsidP="00DF1F88">
      <w:pPr>
        <w:pStyle w:val="Bibliography"/>
      </w:pPr>
      <w:r>
        <w:t xml:space="preserve">Kendall, M. G., &amp; Gibbons, J. D. (1990). </w:t>
      </w:r>
      <w:r>
        <w:rPr>
          <w:i/>
          <w:iCs/>
        </w:rPr>
        <w:t>Rank correlation methods</w:t>
      </w:r>
      <w:r>
        <w:t xml:space="preserve"> (5th ed). E. Arnold ; Oxford University Press.</w:t>
      </w:r>
    </w:p>
    <w:p w14:paraId="04AF3CFC" w14:textId="77777777" w:rsidR="00DF1F88" w:rsidRDefault="00DF1F88" w:rsidP="00DF1F88">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51C351A2" w14:textId="77777777" w:rsidR="00DF1F88" w:rsidRDefault="00DF1F88" w:rsidP="00DF1F88">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4D1F95A2" w14:textId="77777777" w:rsidR="00DF1F88" w:rsidRDefault="00DF1F88" w:rsidP="00DF1F88">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4FBC4343" w14:textId="77777777" w:rsidR="00DF1F88" w:rsidRDefault="00DF1F88" w:rsidP="00DF1F88">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046D5243" w14:textId="77777777" w:rsidR="00DF1F88" w:rsidRDefault="00DF1F88" w:rsidP="00DF1F88">
      <w:pPr>
        <w:pStyle w:val="Bibliography"/>
      </w:pPr>
      <w:r>
        <w:t xml:space="preserve">Lakens, D. (2022). </w:t>
      </w:r>
      <w:r>
        <w:rPr>
          <w:i/>
          <w:iCs/>
        </w:rPr>
        <w:t>Improving Your Statistical Inferences</w:t>
      </w:r>
      <w:r>
        <w:t>. https://doi.org/10.5281/ZENODO.6409077</w:t>
      </w:r>
    </w:p>
    <w:p w14:paraId="70F97D8C" w14:textId="77777777" w:rsidR="00DF1F88" w:rsidRDefault="00DF1F88" w:rsidP="00DF1F88">
      <w:pPr>
        <w:pStyle w:val="Bibliography"/>
      </w:pPr>
      <w:r>
        <w:t xml:space="preserve">Lamping, J. E., Zald, H. S. J., Madurapperuma, B. D., &amp; Graham, J. (2021). Comparison of Low-Cost Commercial Unpiloted Digital Aerial Photogrammetry to Airborne </w:t>
      </w:r>
      <w:r>
        <w:lastRenderedPageBreak/>
        <w:t xml:space="preserve">Laser Scanning across Multiple Forest Types in California, USA. </w:t>
      </w:r>
      <w:r>
        <w:rPr>
          <w:i/>
          <w:iCs/>
        </w:rPr>
        <w:t>Remote Sensing</w:t>
      </w:r>
      <w:r>
        <w:t xml:space="preserve">, </w:t>
      </w:r>
      <w:r>
        <w:rPr>
          <w:i/>
          <w:iCs/>
        </w:rPr>
        <w:t>13</w:t>
      </w:r>
      <w:r>
        <w:t>(21), 4292. https://doi.org/10.3390/rs13214292</w:t>
      </w:r>
    </w:p>
    <w:p w14:paraId="2E526051" w14:textId="77777777" w:rsidR="00DF1F88" w:rsidRPr="00DF1F88" w:rsidRDefault="00DF1F88" w:rsidP="00DF1F88">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DF1F88">
        <w:rPr>
          <w:i/>
          <w:iCs/>
          <w:lang w:val="es-ES"/>
        </w:rPr>
        <w:t>Ecosphere</w:t>
      </w:r>
      <w:r w:rsidRPr="00DF1F88">
        <w:rPr>
          <w:lang w:val="es-ES"/>
        </w:rPr>
        <w:t xml:space="preserve">, </w:t>
      </w:r>
      <w:r w:rsidRPr="00DF1F88">
        <w:rPr>
          <w:i/>
          <w:iCs/>
          <w:lang w:val="es-ES"/>
        </w:rPr>
        <w:t>13</w:t>
      </w:r>
      <w:r w:rsidRPr="00DF1F88">
        <w:rPr>
          <w:lang w:val="es-ES"/>
        </w:rPr>
        <w:t>(9), e4209. https://doi.org/10.1002/ecs2.4209</w:t>
      </w:r>
    </w:p>
    <w:p w14:paraId="2945D207" w14:textId="77777777" w:rsidR="00DF1F88" w:rsidRDefault="00DF1F88" w:rsidP="00DF1F88">
      <w:pPr>
        <w:pStyle w:val="Bibliography"/>
      </w:pPr>
      <w:r w:rsidRPr="00DF1F88">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76971EC5" w14:textId="77777777" w:rsidR="00DF1F88" w:rsidRDefault="00DF1F88" w:rsidP="00DF1F88">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1E846FAB" w14:textId="77777777" w:rsidR="00DF1F88" w:rsidRDefault="00DF1F88" w:rsidP="00DF1F88">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59BCAF96" w14:textId="77777777" w:rsidR="00DF1F88" w:rsidRPr="00DF1F88" w:rsidRDefault="00DF1F88" w:rsidP="00DF1F88">
      <w:pPr>
        <w:pStyle w:val="Bibliography"/>
        <w:rPr>
          <w:lang w:val="es-ES"/>
        </w:rPr>
      </w:pPr>
      <w:r>
        <w:t xml:space="preserve">Liu, M., Popescu, S., &amp; Malambo, L. (2019). Feasibility of Burned Area Mapping Based on ICESAT−2 Photon Counting Data. </w:t>
      </w:r>
      <w:r w:rsidRPr="00DF1F88">
        <w:rPr>
          <w:i/>
          <w:iCs/>
          <w:lang w:val="es-ES"/>
        </w:rPr>
        <w:t>Remote Sensing</w:t>
      </w:r>
      <w:r w:rsidRPr="00DF1F88">
        <w:rPr>
          <w:lang w:val="es-ES"/>
        </w:rPr>
        <w:t xml:space="preserve">, </w:t>
      </w:r>
      <w:r w:rsidRPr="00DF1F88">
        <w:rPr>
          <w:i/>
          <w:iCs/>
          <w:lang w:val="es-ES"/>
        </w:rPr>
        <w:t>12</w:t>
      </w:r>
      <w:r w:rsidRPr="00DF1F88">
        <w:rPr>
          <w:lang w:val="es-ES"/>
        </w:rPr>
        <w:t>(1), 24. https://doi.org/10.3390/rs12010024</w:t>
      </w:r>
    </w:p>
    <w:p w14:paraId="36A8FDBC" w14:textId="77777777" w:rsidR="00DF1F88" w:rsidRDefault="00DF1F88" w:rsidP="00DF1F88">
      <w:pPr>
        <w:pStyle w:val="Bibliography"/>
      </w:pPr>
      <w:r w:rsidRPr="00DF1F88">
        <w:rPr>
          <w:lang w:val="es-ES"/>
        </w:rPr>
        <w:t xml:space="preserve">Liu, X., Feng, Y., Hu, T., Luo, Y., Zhao, X., Wu, J., Maeda, E. E., Ju, W., Liu, L., Guo, Q., &amp; Su, Y. (2024). </w:t>
      </w:r>
      <w:r>
        <w:t xml:space="preserve">Enhancing ecosystem productivity and stability with </w:t>
      </w:r>
      <w:r>
        <w:lastRenderedPageBreak/>
        <w:t xml:space="preserve">increasing canopy structural complexity in global forests. </w:t>
      </w:r>
      <w:r>
        <w:rPr>
          <w:i/>
          <w:iCs/>
        </w:rPr>
        <w:t>Science Advances</w:t>
      </w:r>
      <w:r>
        <w:t xml:space="preserve">, </w:t>
      </w:r>
      <w:r>
        <w:rPr>
          <w:i/>
          <w:iCs/>
        </w:rPr>
        <w:t>10</w:t>
      </w:r>
      <w:r>
        <w:t>(20), eadl1947. https://doi.org/10.1126/sciadv.adl1947</w:t>
      </w:r>
    </w:p>
    <w:p w14:paraId="0C1AF2E3" w14:textId="77777777" w:rsidR="00DF1F88" w:rsidRDefault="00DF1F88" w:rsidP="00DF1F88">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00E49CED" w14:textId="77777777" w:rsidR="00DF1F88" w:rsidRDefault="00DF1F88" w:rsidP="00DF1F88">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5D64D4E3" w14:textId="77777777" w:rsidR="00DF1F88" w:rsidRDefault="00DF1F88" w:rsidP="00DF1F88">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0047E96D" w14:textId="77777777" w:rsidR="00DF1F88" w:rsidRDefault="00DF1F88" w:rsidP="00DF1F88">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61D2BB2F" w14:textId="77777777" w:rsidR="00DF1F88" w:rsidRDefault="00DF1F88" w:rsidP="00DF1F88">
      <w:pPr>
        <w:pStyle w:val="Bibliography"/>
      </w:pPr>
      <w:r>
        <w:t xml:space="preserve">Mann, H. B. (1945). Nonparametric Tests Against Trend. </w:t>
      </w:r>
      <w:r>
        <w:rPr>
          <w:i/>
          <w:iCs/>
        </w:rPr>
        <w:t>Econometrica</w:t>
      </w:r>
      <w:r>
        <w:t xml:space="preserve">, </w:t>
      </w:r>
      <w:r>
        <w:rPr>
          <w:i/>
          <w:iCs/>
        </w:rPr>
        <w:t>13</w:t>
      </w:r>
      <w:r>
        <w:t>(3), 245. https://doi.org/10.2307/1907187</w:t>
      </w:r>
    </w:p>
    <w:p w14:paraId="6C63E9F1" w14:textId="77777777" w:rsidR="00DF1F88" w:rsidRDefault="00DF1F88" w:rsidP="00DF1F88">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5012B20B" w14:textId="77777777" w:rsidR="00DF1F88" w:rsidRDefault="00DF1F88" w:rsidP="00DF1F88">
      <w:pPr>
        <w:pStyle w:val="Bibliography"/>
      </w:pPr>
      <w:r>
        <w:lastRenderedPageBreak/>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7845349F" w14:textId="77777777" w:rsidR="00DF1F88" w:rsidRDefault="00DF1F88" w:rsidP="00DF1F88">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1200B5CB" w14:textId="77777777" w:rsidR="00DF1F88" w:rsidRDefault="00DF1F88" w:rsidP="00DF1F88">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404AF44E" w14:textId="77777777" w:rsidR="00DF1F88" w:rsidRDefault="00DF1F88" w:rsidP="00DF1F88">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168B19B9" w14:textId="77777777" w:rsidR="00DF1F88" w:rsidRDefault="00DF1F88" w:rsidP="00DF1F88">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71668953" w14:textId="77777777" w:rsidR="00DF1F88" w:rsidRDefault="00DF1F88" w:rsidP="00DF1F88">
      <w:pPr>
        <w:pStyle w:val="Bibliography"/>
      </w:pPr>
      <w:r>
        <w:lastRenderedPageBreak/>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05AF1B0F" w14:textId="77777777" w:rsidR="00DF1F88" w:rsidRDefault="00DF1F88" w:rsidP="00DF1F88">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29ADC320" w14:textId="77777777" w:rsidR="00DF1F88" w:rsidRDefault="00DF1F88" w:rsidP="00DF1F88">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A2370B4" w14:textId="77777777" w:rsidR="00DF1F88" w:rsidRDefault="00DF1F88" w:rsidP="00DF1F88">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0CA76736" w14:textId="77777777" w:rsidR="00DF1F88" w:rsidRDefault="00DF1F88" w:rsidP="00DF1F88">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0D2F307A" w14:textId="77777777" w:rsidR="00DF1F88" w:rsidRDefault="00DF1F88" w:rsidP="00DF1F88">
      <w:pPr>
        <w:pStyle w:val="Bibliography"/>
      </w:pPr>
      <w:r>
        <w:t xml:space="preserve">Neuenschwander, A., Pitts, K., Jelley, B. J., Robbins, J., Markel, J., Popescu, S., Nelson, R., Harding, D., Pederson, Klotz, B., &amp; Sheridan, R. (2023). </w:t>
      </w:r>
      <w:r>
        <w:rPr>
          <w:i/>
          <w:iCs/>
        </w:rPr>
        <w:t xml:space="preserve">Ice, Cloud, and Land Elevation Satellite (ICESat-2) Project Algorithm Theoretical Basis Document </w:t>
      </w:r>
      <w:r>
        <w:rPr>
          <w:i/>
          <w:iCs/>
        </w:rPr>
        <w:lastRenderedPageBreak/>
        <w:t>(ATBD) for Land—Vegetation Along-Track Products (ATL08), version 6</w:t>
      </w:r>
      <w:r>
        <w:t>. https://doi.org/10.5067/8ANPSL1NN7YS</w:t>
      </w:r>
    </w:p>
    <w:p w14:paraId="66637217" w14:textId="77777777" w:rsidR="00DF1F88" w:rsidRDefault="00DF1F88" w:rsidP="00DF1F88">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101CB7EC"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8C88ADD"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084079F" w14:textId="77777777" w:rsidR="00DF1F88" w:rsidRDefault="00DF1F88" w:rsidP="00DF1F88">
      <w:pPr>
        <w:pStyle w:val="Bibliography"/>
      </w:pPr>
      <w:r>
        <w:t xml:space="preserve">Noordermeer, L., Bollandsås, O. M., Gobakken, T., &amp; Næsset, E. (2018). Direct and indirect site index determination for Norway spruce and Scots pine using </w:t>
      </w:r>
      <w:r>
        <w:lastRenderedPageBreak/>
        <w:t xml:space="preserve">bitemporal airborne laser scanner data. </w:t>
      </w:r>
      <w:r>
        <w:rPr>
          <w:i/>
          <w:iCs/>
        </w:rPr>
        <w:t>Forest Ecology and Management</w:t>
      </w:r>
      <w:r>
        <w:t xml:space="preserve">, </w:t>
      </w:r>
      <w:r>
        <w:rPr>
          <w:i/>
          <w:iCs/>
        </w:rPr>
        <w:t>428</w:t>
      </w:r>
      <w:r>
        <w:t>, 104–114. https://doi.org/10.1016/j.foreco.2018.06.041</w:t>
      </w:r>
    </w:p>
    <w:p w14:paraId="64250F3D" w14:textId="77777777" w:rsidR="00DF1F88" w:rsidRDefault="00DF1F88" w:rsidP="00DF1F88">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7CC68501" w14:textId="77777777" w:rsidR="00DF1F88" w:rsidRDefault="00DF1F88" w:rsidP="00DF1F88">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66E9679B" w14:textId="77777777" w:rsidR="00DF1F88" w:rsidRDefault="00DF1F88" w:rsidP="00DF1F88">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2338830C" w14:textId="77777777" w:rsidR="00DF1F88" w:rsidRDefault="00DF1F88" w:rsidP="00DF1F88">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4A081FC0" w14:textId="77777777" w:rsidR="00DF1F88" w:rsidRDefault="00DF1F88" w:rsidP="00DF1F88">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34B6F206" w14:textId="77777777" w:rsidR="00DF1F88" w:rsidRDefault="00DF1F88" w:rsidP="00DF1F88">
      <w:pPr>
        <w:pStyle w:val="Bibliography"/>
      </w:pPr>
      <w:r>
        <w:t xml:space="preserve">Pingel, T. J., Clarke, K. C., &amp; McBride, W. A. (2013). An improved simple morphological filter for the terrain classification of airborne LIDAR data. </w:t>
      </w:r>
      <w:r>
        <w:rPr>
          <w:i/>
          <w:iCs/>
        </w:rPr>
        <w:t xml:space="preserve">ISPRS </w:t>
      </w:r>
      <w:r>
        <w:rPr>
          <w:i/>
          <w:iCs/>
        </w:rPr>
        <w:lastRenderedPageBreak/>
        <w:t>Journal of Photogrammetry and Remote Sensing</w:t>
      </w:r>
      <w:r>
        <w:t xml:space="preserve">, </w:t>
      </w:r>
      <w:r>
        <w:rPr>
          <w:i/>
          <w:iCs/>
        </w:rPr>
        <w:t>77</w:t>
      </w:r>
      <w:r>
        <w:t>, 21–30. https://doi.org/10.1016/j.isprsjprs.2012.12.002</w:t>
      </w:r>
    </w:p>
    <w:p w14:paraId="696FB1E2" w14:textId="77777777" w:rsidR="00DF1F88" w:rsidRDefault="00DF1F88" w:rsidP="00DF1F88">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7D0825E8" w14:textId="77777777" w:rsidR="00DF1F88" w:rsidRPr="00DF1F88" w:rsidRDefault="00DF1F88" w:rsidP="00DF1F88">
      <w:pPr>
        <w:pStyle w:val="Bibliography"/>
        <w:rPr>
          <w:lang w:val="es-ES"/>
        </w:rPr>
      </w:pPr>
      <w:r>
        <w:t xml:space="preserve">Pronk, M., Eleveld, M., &amp; Ledoux, H. (2024). Assessing Vertical Accuracy and Spatial Coverage of ICESat-2 and GEDI Spaceborne Lidar for Creating Global Terrain Models. </w:t>
      </w:r>
      <w:r w:rsidRPr="00DF1F88">
        <w:rPr>
          <w:i/>
          <w:iCs/>
          <w:lang w:val="es-ES"/>
        </w:rPr>
        <w:t>Remote Sensing</w:t>
      </w:r>
      <w:r w:rsidRPr="00DF1F88">
        <w:rPr>
          <w:lang w:val="es-ES"/>
        </w:rPr>
        <w:t xml:space="preserve">, </w:t>
      </w:r>
      <w:r w:rsidRPr="00DF1F88">
        <w:rPr>
          <w:i/>
          <w:iCs/>
          <w:lang w:val="es-ES"/>
        </w:rPr>
        <w:t>16</w:t>
      </w:r>
      <w:r w:rsidRPr="00DF1F88">
        <w:rPr>
          <w:lang w:val="es-ES"/>
        </w:rPr>
        <w:t>(13), 2259. https://doi.org/10.3390/rs16132259</w:t>
      </w:r>
    </w:p>
    <w:p w14:paraId="3CA32A52" w14:textId="77777777" w:rsidR="00DF1F88" w:rsidRDefault="00DF1F88" w:rsidP="00DF1F88">
      <w:pPr>
        <w:pStyle w:val="Bibliography"/>
      </w:pPr>
      <w:r w:rsidRPr="00DF1F88">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5A9B5B23" w14:textId="77777777" w:rsidR="00DF1F88" w:rsidRDefault="00DF1F88" w:rsidP="00DF1F88">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15043545" w14:textId="77777777" w:rsidR="00DF1F88" w:rsidRDefault="00DF1F88" w:rsidP="00DF1F88">
      <w:pPr>
        <w:pStyle w:val="Bibliography"/>
      </w:pPr>
      <w:r>
        <w:t xml:space="preserve">radt0005. (2025). </w:t>
      </w:r>
      <w:r>
        <w:rPr>
          <w:i/>
          <w:iCs/>
        </w:rPr>
        <w:t>FIADB_Direct</w:t>
      </w:r>
      <w:r>
        <w:t xml:space="preserve"> [R]. https://github.com/radt0005/FIADB_Direct (Original work published 2025)</w:t>
      </w:r>
    </w:p>
    <w:p w14:paraId="5D7C4C97" w14:textId="77777777" w:rsidR="00DF1F88" w:rsidRDefault="00DF1F88" w:rsidP="00DF1F88">
      <w:pPr>
        <w:pStyle w:val="Bibliography"/>
      </w:pPr>
      <w:r w:rsidRPr="00DF1F88">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0493235C" w14:textId="77777777" w:rsidR="00DF1F88" w:rsidRDefault="00DF1F88" w:rsidP="00DF1F88">
      <w:pPr>
        <w:pStyle w:val="Bibliography"/>
      </w:pPr>
      <w:r>
        <w:t xml:space="preserve">Ribas-Costa, V. A., Gastón, A., Bloszies, S. A., Henderson, J. D., Trlica, A., Carter, D. R., Rubilar, R., Albaugh, T. J., &amp; Cook, R. L. (2024). Nature vs. nurture: Drivers of site productivity in loblolly pine (Pinus taeda L.) forests in the southeastern </w:t>
      </w:r>
      <w:r>
        <w:lastRenderedPageBreak/>
        <w:t xml:space="preserve">US. </w:t>
      </w:r>
      <w:r>
        <w:rPr>
          <w:i/>
          <w:iCs/>
        </w:rPr>
        <w:t>Forest Ecology and Management</w:t>
      </w:r>
      <w:r>
        <w:t xml:space="preserve">, </w:t>
      </w:r>
      <w:r>
        <w:rPr>
          <w:i/>
          <w:iCs/>
        </w:rPr>
        <w:t>572</w:t>
      </w:r>
      <w:r>
        <w:t>, 122334. https://doi.org/10.1016/j.foreco.2024.122334</w:t>
      </w:r>
    </w:p>
    <w:p w14:paraId="1BC0467B" w14:textId="77777777" w:rsidR="00DF1F88" w:rsidRDefault="00DF1F88" w:rsidP="00DF1F88">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3A5CB028" w14:textId="77777777" w:rsidR="00DF1F88" w:rsidRDefault="00DF1F88" w:rsidP="00DF1F88">
      <w:pPr>
        <w:pStyle w:val="Bibliography"/>
      </w:pPr>
      <w:r>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10DEAF59" w14:textId="77777777" w:rsidR="00DF1F88" w:rsidRDefault="00DF1F88" w:rsidP="00DF1F88">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49F9A161" w14:textId="77777777" w:rsidR="00DF1F88" w:rsidRDefault="00DF1F88" w:rsidP="00DF1F88">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08B0DAFC" w14:textId="77777777" w:rsidR="00DF1F88" w:rsidRDefault="00DF1F88" w:rsidP="00DF1F88">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03CDB9BC" w14:textId="77777777" w:rsidR="00DF1F88" w:rsidRDefault="00DF1F88" w:rsidP="00DF1F88">
      <w:pPr>
        <w:pStyle w:val="Bibliography"/>
      </w:pPr>
      <w:r>
        <w:t xml:space="preserve">Rossum, G. van, &amp; Drake, F. L. (2010). </w:t>
      </w:r>
      <w:r>
        <w:rPr>
          <w:i/>
          <w:iCs/>
        </w:rPr>
        <w:t>The Python language reference</w:t>
      </w:r>
      <w:r>
        <w:t xml:space="preserve"> (Release 3.0.1 [Repr.]). Python Software Foundation.</w:t>
      </w:r>
    </w:p>
    <w:p w14:paraId="065B2004" w14:textId="77777777" w:rsidR="00DF1F88" w:rsidRDefault="00DF1F88" w:rsidP="00DF1F88">
      <w:pPr>
        <w:pStyle w:val="Bibliography"/>
      </w:pPr>
      <w:r>
        <w:lastRenderedPageBreak/>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70E7EE33" w14:textId="77777777" w:rsidR="00DF1F88" w:rsidRDefault="00DF1F88" w:rsidP="00DF1F88">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0CAA15F0" w14:textId="77777777" w:rsidR="00DF1F88" w:rsidRDefault="00DF1F88" w:rsidP="00DF1F88">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741851F4" w14:textId="77777777" w:rsidR="00DF1F88" w:rsidRDefault="00DF1F88" w:rsidP="00DF1F88">
      <w:pPr>
        <w:pStyle w:val="Bibliography"/>
      </w:pPr>
      <w:r>
        <w:t xml:space="preserve">Shtaynberger, J., &amp; Bar, H. (2023). </w:t>
      </w:r>
      <w:r>
        <w:rPr>
          <w:i/>
          <w:iCs/>
        </w:rPr>
        <w:t>Equivalence Testing</w:t>
      </w:r>
      <w:r>
        <w:t>. Cornell Statistical Consulting Unit. https://cscu.cornell.edu/wp-content/uploads/equiv.pdf</w:t>
      </w:r>
    </w:p>
    <w:p w14:paraId="640CFF90" w14:textId="77777777" w:rsidR="00DF1F88" w:rsidRDefault="00DF1F88" w:rsidP="00DF1F88">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61B53650" w14:textId="77777777" w:rsidR="00DF1F88" w:rsidRDefault="00DF1F88" w:rsidP="00DF1F88">
      <w:pPr>
        <w:pStyle w:val="Bibliography"/>
      </w:pPr>
      <w:r w:rsidRPr="00DF1F88">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7FF196B1" w14:textId="77777777" w:rsidR="00DF1F88" w:rsidRDefault="00DF1F88" w:rsidP="00DF1F88">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722EF943" w14:textId="77777777" w:rsidR="00DF1F88" w:rsidRDefault="00DF1F88" w:rsidP="00DF1F88">
      <w:pPr>
        <w:pStyle w:val="Bibliography"/>
      </w:pPr>
      <w:r>
        <w:lastRenderedPageBreak/>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0F1D6E03" w14:textId="77777777" w:rsidR="00DF1F88" w:rsidRDefault="00DF1F88" w:rsidP="00DF1F88">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77122781" w14:textId="77777777" w:rsidR="00DF1F88" w:rsidRDefault="00DF1F88" w:rsidP="00DF1F88">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0E826578" w14:textId="77777777" w:rsidR="00DF1F88" w:rsidRDefault="00DF1F88" w:rsidP="00DF1F88">
      <w:pPr>
        <w:pStyle w:val="Bibliography"/>
      </w:pPr>
      <w:r>
        <w:t xml:space="preserve">The pandas development team. (2024). </w:t>
      </w:r>
      <w:r>
        <w:rPr>
          <w:i/>
          <w:iCs/>
        </w:rPr>
        <w:t>pandas-dev/pandas: Pandas</w:t>
      </w:r>
      <w:r>
        <w:t xml:space="preserve"> (Version v2.2.3) [Computer software]. Zenodo. https://doi.org/10.5281/ZENODO.3509134</w:t>
      </w:r>
    </w:p>
    <w:p w14:paraId="3B7B6BC2" w14:textId="77777777" w:rsidR="00DF1F88" w:rsidRDefault="00DF1F88" w:rsidP="00DF1F88">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08E1D00A" w14:textId="77777777" w:rsidR="00DF1F88" w:rsidRDefault="00DF1F88" w:rsidP="00DF1F88">
      <w:pPr>
        <w:pStyle w:val="Bibliography"/>
      </w:pPr>
      <w:r>
        <w:t xml:space="preserve">U.S. Department of Agriculture Forest Service. (2023, January 13). </w:t>
      </w:r>
      <w:r>
        <w:rPr>
          <w:i/>
          <w:iCs/>
        </w:rPr>
        <w:t>Forest Inventory and Analysis</w:t>
      </w:r>
      <w:r>
        <w:t>. Research. https://research.fs.usda.gov/programs/fia</w:t>
      </w:r>
    </w:p>
    <w:p w14:paraId="59F6CBF3" w14:textId="77777777" w:rsidR="00DF1F88" w:rsidRDefault="00DF1F88" w:rsidP="00DF1F88">
      <w:pPr>
        <w:pStyle w:val="Bibliography"/>
      </w:pPr>
      <w:r>
        <w:t xml:space="preserve">U.S. Department of Agriculture Forest Service. (2024). </w:t>
      </w:r>
      <w:r>
        <w:rPr>
          <w:i/>
          <w:iCs/>
        </w:rPr>
        <w:t>The Forest Inventory and Analysis Database User Guide (NFI): Vol. Database Description</w:t>
      </w:r>
      <w:r>
        <w:t>.</w:t>
      </w:r>
    </w:p>
    <w:p w14:paraId="6BFB0B95" w14:textId="77777777" w:rsidR="00DF1F88" w:rsidRDefault="00DF1F88" w:rsidP="00DF1F88">
      <w:pPr>
        <w:pStyle w:val="Bibliography"/>
      </w:pPr>
      <w:r>
        <w:lastRenderedPageBreak/>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18F838F6" w14:textId="77777777" w:rsidR="00DF1F88" w:rsidRDefault="00DF1F88" w:rsidP="00DF1F88">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05ADE327" w14:textId="77777777" w:rsidR="00DF1F88" w:rsidRDefault="00DF1F88" w:rsidP="00DF1F88">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7AF001F7" w14:textId="77777777" w:rsidR="00DF1F88" w:rsidRDefault="00DF1F88" w:rsidP="00DF1F88">
      <w:pPr>
        <w:pStyle w:val="Bibliography"/>
      </w:pPr>
      <w:r>
        <w:t xml:space="preserve">Wild, C. J., &amp; Seber, G. A. F. (2000). The Wilcoxon Test. In </w:t>
      </w:r>
      <w:r>
        <w:rPr>
          <w:i/>
          <w:iCs/>
        </w:rPr>
        <w:t>Chance encounters: A first course in data analysis and inference</w:t>
      </w:r>
      <w:r>
        <w:t xml:space="preserve"> (p. 10). Wiley.</w:t>
      </w:r>
    </w:p>
    <w:p w14:paraId="648866C6" w14:textId="77777777" w:rsidR="00DF1F88" w:rsidRDefault="00DF1F88" w:rsidP="00DF1F88">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5FDBB87B" w14:textId="77777777" w:rsidR="00DF1F88" w:rsidRDefault="00DF1F88" w:rsidP="00DF1F88">
      <w:pPr>
        <w:pStyle w:val="Bibliography"/>
      </w:pPr>
      <w:r>
        <w:t xml:space="preserve">Xi, Z., Xu, H., Xing, Y., Gong, W., Chen, G., &amp; Yang, S. (2022). Forest Canopy Height Mapping by Synergizing ICESat-2, Sentinel-1, Sentinel-2 and Topographic </w:t>
      </w:r>
      <w:r>
        <w:lastRenderedPageBreak/>
        <w:t xml:space="preserve">Information Based on Machine Learning Methods. </w:t>
      </w:r>
      <w:r>
        <w:rPr>
          <w:i/>
          <w:iCs/>
        </w:rPr>
        <w:t>Remote Sensing</w:t>
      </w:r>
      <w:r>
        <w:t xml:space="preserve">, </w:t>
      </w:r>
      <w:r>
        <w:rPr>
          <w:i/>
          <w:iCs/>
        </w:rPr>
        <w:t>14</w:t>
      </w:r>
      <w:r>
        <w:t>(2), 364. https://doi.org/10.3390/rs14020364</w:t>
      </w:r>
    </w:p>
    <w:p w14:paraId="0B413EDF" w14:textId="77777777" w:rsidR="00DF1F88" w:rsidRDefault="00DF1F88" w:rsidP="00DF1F88">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6115B1F9" w14:textId="77777777" w:rsidR="00DF1F88" w:rsidRDefault="00DF1F88" w:rsidP="00DF1F88">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185989CE" w14:textId="77777777" w:rsidR="00DF1F88" w:rsidRDefault="00DF1F88" w:rsidP="00DF1F88">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3E087057" w14:textId="77777777" w:rsidR="00DF1F88" w:rsidRDefault="00DF1F88" w:rsidP="00DF1F88">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64CA7E8A" w14:textId="77777777" w:rsidR="00DF1F88" w:rsidRDefault="00DF1F88" w:rsidP="00DF1F88">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4765522B" w14:textId="77777777" w:rsidR="00DF1F88" w:rsidRDefault="00DF1F88" w:rsidP="00DF1F88">
      <w:pPr>
        <w:pStyle w:val="Bibliography"/>
      </w:pPr>
      <w:r>
        <w:lastRenderedPageBreak/>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50E13E4" w14:textId="77777777" w:rsidR="00DF1F88" w:rsidRDefault="00DF1F88" w:rsidP="00DF1F88">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581DC441" w14:textId="77777777" w:rsidR="00DF1F88" w:rsidRDefault="00DF1F88" w:rsidP="00DF1F88">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08FED4D2" w14:textId="77777777" w:rsidR="00DF1F88" w:rsidRDefault="00DF1F88" w:rsidP="00DF1F88">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333742A6" w14:textId="77777777" w:rsidR="00DF1F88" w:rsidRDefault="00DF1F88" w:rsidP="00DF1F88">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4EF8FE36"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6" w:name="_Toc195197926"/>
      <w:bookmarkStart w:id="107" w:name="_Toc195198133"/>
      <w:bookmarkStart w:id="108" w:name="_Toc195460519"/>
      <w:r w:rsidRPr="00806DA9">
        <w:rPr>
          <w:b/>
          <w:bCs/>
        </w:rPr>
        <w:br w:type="page"/>
      </w:r>
      <w:bookmarkEnd w:id="106"/>
      <w:bookmarkEnd w:id="107"/>
      <w:bookmarkEnd w:id="108"/>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 w:id="67" w:author="Poncy, William" w:date="2025-05-20T21:41:00Z" w:initials="WP">
    <w:p w14:paraId="6ACB1933" w14:textId="77777777" w:rsidR="007F2AE5" w:rsidRDefault="007F2AE5" w:rsidP="007F2AE5">
      <w:pPr>
        <w:pStyle w:val="CommentText"/>
      </w:pPr>
      <w:r>
        <w:rPr>
          <w:rStyle w:val="CommentReference"/>
        </w:rPr>
        <w:annotationRef/>
      </w:r>
      <w:r>
        <w:t>Replace with something about W statistic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Ex w15:paraId="6ACB1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Extensible w16cex:durableId="29003AE9" w16cex:dateUtc="2025-05-21T0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Id w16cid:paraId="6ACB1933" w16cid:durableId="29003A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1E95E" w14:textId="77777777" w:rsidR="00AA1F8A" w:rsidRDefault="00AA1F8A">
      <w:r>
        <w:separator/>
      </w:r>
    </w:p>
  </w:endnote>
  <w:endnote w:type="continuationSeparator" w:id="0">
    <w:p w14:paraId="4E857408" w14:textId="77777777" w:rsidR="00AA1F8A" w:rsidRDefault="00AA1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EAD85" w14:textId="77777777" w:rsidR="00AA1F8A" w:rsidRDefault="00AA1F8A">
      <w:r>
        <w:separator/>
      </w:r>
    </w:p>
  </w:footnote>
  <w:footnote w:type="continuationSeparator" w:id="0">
    <w:p w14:paraId="50B7AF8C" w14:textId="77777777" w:rsidR="00AA1F8A" w:rsidRDefault="00AA1F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37C72"/>
    <w:rsid w:val="000542A1"/>
    <w:rsid w:val="000548D9"/>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4242"/>
    <w:rsid w:val="000E7E8B"/>
    <w:rsid w:val="000F13EB"/>
    <w:rsid w:val="000F4BF5"/>
    <w:rsid w:val="000F64DC"/>
    <w:rsid w:val="001036BC"/>
    <w:rsid w:val="001040A7"/>
    <w:rsid w:val="0010449C"/>
    <w:rsid w:val="00104D91"/>
    <w:rsid w:val="00112591"/>
    <w:rsid w:val="00114361"/>
    <w:rsid w:val="00120FF4"/>
    <w:rsid w:val="00125892"/>
    <w:rsid w:val="00130233"/>
    <w:rsid w:val="00135ACC"/>
    <w:rsid w:val="00162516"/>
    <w:rsid w:val="0016448B"/>
    <w:rsid w:val="001644BF"/>
    <w:rsid w:val="00164A0E"/>
    <w:rsid w:val="00166448"/>
    <w:rsid w:val="00166986"/>
    <w:rsid w:val="00167348"/>
    <w:rsid w:val="00175F95"/>
    <w:rsid w:val="00177AE5"/>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05D2"/>
    <w:rsid w:val="0020328F"/>
    <w:rsid w:val="00203A5F"/>
    <w:rsid w:val="002052B7"/>
    <w:rsid w:val="00211A2F"/>
    <w:rsid w:val="00214907"/>
    <w:rsid w:val="00216F5C"/>
    <w:rsid w:val="002309D3"/>
    <w:rsid w:val="002310A0"/>
    <w:rsid w:val="00241347"/>
    <w:rsid w:val="0024481A"/>
    <w:rsid w:val="00250E14"/>
    <w:rsid w:val="0025402D"/>
    <w:rsid w:val="00254B5D"/>
    <w:rsid w:val="002604ED"/>
    <w:rsid w:val="002652C5"/>
    <w:rsid w:val="00265EDC"/>
    <w:rsid w:val="00266F86"/>
    <w:rsid w:val="00270139"/>
    <w:rsid w:val="00272985"/>
    <w:rsid w:val="0027349A"/>
    <w:rsid w:val="002823E0"/>
    <w:rsid w:val="00283073"/>
    <w:rsid w:val="00287510"/>
    <w:rsid w:val="002A03A2"/>
    <w:rsid w:val="002A31FA"/>
    <w:rsid w:val="002A4980"/>
    <w:rsid w:val="002A59FE"/>
    <w:rsid w:val="002B6BE7"/>
    <w:rsid w:val="002B7F9A"/>
    <w:rsid w:val="002C2309"/>
    <w:rsid w:val="002D1EB4"/>
    <w:rsid w:val="002D4758"/>
    <w:rsid w:val="002D68AC"/>
    <w:rsid w:val="002D7B07"/>
    <w:rsid w:val="002F2C70"/>
    <w:rsid w:val="00300D79"/>
    <w:rsid w:val="00311D9D"/>
    <w:rsid w:val="003175C7"/>
    <w:rsid w:val="00336B77"/>
    <w:rsid w:val="00343F34"/>
    <w:rsid w:val="00346F0F"/>
    <w:rsid w:val="003520C1"/>
    <w:rsid w:val="00352D02"/>
    <w:rsid w:val="00356D68"/>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631"/>
    <w:rsid w:val="003F1B15"/>
    <w:rsid w:val="0040179C"/>
    <w:rsid w:val="004113E2"/>
    <w:rsid w:val="00415D98"/>
    <w:rsid w:val="0041788B"/>
    <w:rsid w:val="004216C4"/>
    <w:rsid w:val="0042218D"/>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716"/>
    <w:rsid w:val="004B7332"/>
    <w:rsid w:val="004C5FF2"/>
    <w:rsid w:val="004C6C4F"/>
    <w:rsid w:val="004D1978"/>
    <w:rsid w:val="004D536B"/>
    <w:rsid w:val="004D6905"/>
    <w:rsid w:val="004E153D"/>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5F83"/>
    <w:rsid w:val="005A0FAF"/>
    <w:rsid w:val="005C0AA6"/>
    <w:rsid w:val="005C3E0C"/>
    <w:rsid w:val="005D2839"/>
    <w:rsid w:val="005D4CDD"/>
    <w:rsid w:val="005D69A3"/>
    <w:rsid w:val="005E1B17"/>
    <w:rsid w:val="005F39AC"/>
    <w:rsid w:val="006020A9"/>
    <w:rsid w:val="00607EE2"/>
    <w:rsid w:val="00617E55"/>
    <w:rsid w:val="0062222A"/>
    <w:rsid w:val="0062229A"/>
    <w:rsid w:val="00623B53"/>
    <w:rsid w:val="0062761C"/>
    <w:rsid w:val="00632552"/>
    <w:rsid w:val="006410E6"/>
    <w:rsid w:val="00641BA5"/>
    <w:rsid w:val="006422DB"/>
    <w:rsid w:val="006430EE"/>
    <w:rsid w:val="0065191E"/>
    <w:rsid w:val="0068343D"/>
    <w:rsid w:val="00683ECA"/>
    <w:rsid w:val="00696FFF"/>
    <w:rsid w:val="006A3BEB"/>
    <w:rsid w:val="006A52AD"/>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7A4B"/>
    <w:rsid w:val="006F1402"/>
    <w:rsid w:val="006F6CC5"/>
    <w:rsid w:val="0070152C"/>
    <w:rsid w:val="00702F59"/>
    <w:rsid w:val="007034E2"/>
    <w:rsid w:val="00706659"/>
    <w:rsid w:val="00722C3E"/>
    <w:rsid w:val="00765452"/>
    <w:rsid w:val="007672A1"/>
    <w:rsid w:val="00771EB8"/>
    <w:rsid w:val="00781C86"/>
    <w:rsid w:val="00785C87"/>
    <w:rsid w:val="00787118"/>
    <w:rsid w:val="00792919"/>
    <w:rsid w:val="007A0BD5"/>
    <w:rsid w:val="007A5B47"/>
    <w:rsid w:val="007B42C1"/>
    <w:rsid w:val="007C0F9E"/>
    <w:rsid w:val="007D1786"/>
    <w:rsid w:val="007D3ACA"/>
    <w:rsid w:val="007D51DE"/>
    <w:rsid w:val="007D6E71"/>
    <w:rsid w:val="007E51C6"/>
    <w:rsid w:val="007F2AE5"/>
    <w:rsid w:val="007F755C"/>
    <w:rsid w:val="008060E4"/>
    <w:rsid w:val="00806DA9"/>
    <w:rsid w:val="00820ACB"/>
    <w:rsid w:val="0082222D"/>
    <w:rsid w:val="00825129"/>
    <w:rsid w:val="00832F2F"/>
    <w:rsid w:val="00850462"/>
    <w:rsid w:val="008611C4"/>
    <w:rsid w:val="00863212"/>
    <w:rsid w:val="00863538"/>
    <w:rsid w:val="008638FC"/>
    <w:rsid w:val="008662EF"/>
    <w:rsid w:val="00870852"/>
    <w:rsid w:val="008779DD"/>
    <w:rsid w:val="008845FE"/>
    <w:rsid w:val="00884DE5"/>
    <w:rsid w:val="00891D82"/>
    <w:rsid w:val="008A7468"/>
    <w:rsid w:val="008C2262"/>
    <w:rsid w:val="008C3B04"/>
    <w:rsid w:val="008F249C"/>
    <w:rsid w:val="008F71F3"/>
    <w:rsid w:val="009005FB"/>
    <w:rsid w:val="00911389"/>
    <w:rsid w:val="00911CD7"/>
    <w:rsid w:val="009155A8"/>
    <w:rsid w:val="0092781F"/>
    <w:rsid w:val="00930A99"/>
    <w:rsid w:val="009343D6"/>
    <w:rsid w:val="00945A02"/>
    <w:rsid w:val="00955B2F"/>
    <w:rsid w:val="0096026D"/>
    <w:rsid w:val="009623B9"/>
    <w:rsid w:val="009647E5"/>
    <w:rsid w:val="00966B8C"/>
    <w:rsid w:val="009728E5"/>
    <w:rsid w:val="00982559"/>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64BB"/>
    <w:rsid w:val="00A36E96"/>
    <w:rsid w:val="00A4179D"/>
    <w:rsid w:val="00A5295D"/>
    <w:rsid w:val="00A53532"/>
    <w:rsid w:val="00A67663"/>
    <w:rsid w:val="00A712AA"/>
    <w:rsid w:val="00A72C29"/>
    <w:rsid w:val="00A75068"/>
    <w:rsid w:val="00A831F0"/>
    <w:rsid w:val="00A85759"/>
    <w:rsid w:val="00A87895"/>
    <w:rsid w:val="00A92D02"/>
    <w:rsid w:val="00A96568"/>
    <w:rsid w:val="00A973B4"/>
    <w:rsid w:val="00A9771C"/>
    <w:rsid w:val="00AA1F8A"/>
    <w:rsid w:val="00AA2292"/>
    <w:rsid w:val="00AA3866"/>
    <w:rsid w:val="00AA7039"/>
    <w:rsid w:val="00AB018F"/>
    <w:rsid w:val="00AB0F80"/>
    <w:rsid w:val="00AC0C22"/>
    <w:rsid w:val="00AC10D0"/>
    <w:rsid w:val="00AD3843"/>
    <w:rsid w:val="00AD6039"/>
    <w:rsid w:val="00AD73AF"/>
    <w:rsid w:val="00AF48AB"/>
    <w:rsid w:val="00B01ADA"/>
    <w:rsid w:val="00B02E32"/>
    <w:rsid w:val="00B04999"/>
    <w:rsid w:val="00B205D0"/>
    <w:rsid w:val="00B2104F"/>
    <w:rsid w:val="00B239A8"/>
    <w:rsid w:val="00B2566D"/>
    <w:rsid w:val="00B33F7F"/>
    <w:rsid w:val="00B3714E"/>
    <w:rsid w:val="00B53607"/>
    <w:rsid w:val="00B57FC4"/>
    <w:rsid w:val="00B71A79"/>
    <w:rsid w:val="00B7543F"/>
    <w:rsid w:val="00B805C1"/>
    <w:rsid w:val="00B83CF6"/>
    <w:rsid w:val="00B86DB9"/>
    <w:rsid w:val="00B9174D"/>
    <w:rsid w:val="00B9491C"/>
    <w:rsid w:val="00BA0245"/>
    <w:rsid w:val="00BA1401"/>
    <w:rsid w:val="00BA3BB6"/>
    <w:rsid w:val="00BA4C7A"/>
    <w:rsid w:val="00BA50EB"/>
    <w:rsid w:val="00BB77A8"/>
    <w:rsid w:val="00BC1FA7"/>
    <w:rsid w:val="00BD3F1F"/>
    <w:rsid w:val="00BD79AB"/>
    <w:rsid w:val="00C02426"/>
    <w:rsid w:val="00C03E88"/>
    <w:rsid w:val="00C0647B"/>
    <w:rsid w:val="00C14733"/>
    <w:rsid w:val="00C147F8"/>
    <w:rsid w:val="00C22AB5"/>
    <w:rsid w:val="00C24D2B"/>
    <w:rsid w:val="00C255E8"/>
    <w:rsid w:val="00C34C70"/>
    <w:rsid w:val="00C42A1A"/>
    <w:rsid w:val="00C457A0"/>
    <w:rsid w:val="00C507C8"/>
    <w:rsid w:val="00C515E2"/>
    <w:rsid w:val="00C521E9"/>
    <w:rsid w:val="00C54E76"/>
    <w:rsid w:val="00C56546"/>
    <w:rsid w:val="00C56EDB"/>
    <w:rsid w:val="00C62938"/>
    <w:rsid w:val="00C669D4"/>
    <w:rsid w:val="00C917D6"/>
    <w:rsid w:val="00C966DD"/>
    <w:rsid w:val="00CA397C"/>
    <w:rsid w:val="00CC1FBB"/>
    <w:rsid w:val="00CD56DE"/>
    <w:rsid w:val="00CD7627"/>
    <w:rsid w:val="00CF2CF2"/>
    <w:rsid w:val="00D12797"/>
    <w:rsid w:val="00D13483"/>
    <w:rsid w:val="00D164D9"/>
    <w:rsid w:val="00D24C3E"/>
    <w:rsid w:val="00D34A82"/>
    <w:rsid w:val="00D44017"/>
    <w:rsid w:val="00D4405A"/>
    <w:rsid w:val="00D47227"/>
    <w:rsid w:val="00D62110"/>
    <w:rsid w:val="00D64EAF"/>
    <w:rsid w:val="00D66D45"/>
    <w:rsid w:val="00D7446C"/>
    <w:rsid w:val="00D82A10"/>
    <w:rsid w:val="00D8335E"/>
    <w:rsid w:val="00D8531F"/>
    <w:rsid w:val="00D85423"/>
    <w:rsid w:val="00D8601B"/>
    <w:rsid w:val="00D87020"/>
    <w:rsid w:val="00D962E2"/>
    <w:rsid w:val="00D97AA2"/>
    <w:rsid w:val="00DB265E"/>
    <w:rsid w:val="00DB3EAA"/>
    <w:rsid w:val="00DB4CAE"/>
    <w:rsid w:val="00DB5890"/>
    <w:rsid w:val="00DB68A2"/>
    <w:rsid w:val="00DD1CC5"/>
    <w:rsid w:val="00DD5988"/>
    <w:rsid w:val="00DE60C7"/>
    <w:rsid w:val="00DE74E6"/>
    <w:rsid w:val="00DF1F88"/>
    <w:rsid w:val="00DF240C"/>
    <w:rsid w:val="00DF58BB"/>
    <w:rsid w:val="00E04988"/>
    <w:rsid w:val="00E07421"/>
    <w:rsid w:val="00E20DB1"/>
    <w:rsid w:val="00E2153A"/>
    <w:rsid w:val="00E27190"/>
    <w:rsid w:val="00E408B7"/>
    <w:rsid w:val="00E4596D"/>
    <w:rsid w:val="00E45EE8"/>
    <w:rsid w:val="00E51138"/>
    <w:rsid w:val="00E62F07"/>
    <w:rsid w:val="00E656CA"/>
    <w:rsid w:val="00E7078D"/>
    <w:rsid w:val="00E738D0"/>
    <w:rsid w:val="00E749A0"/>
    <w:rsid w:val="00E82CA1"/>
    <w:rsid w:val="00E903A6"/>
    <w:rsid w:val="00E91728"/>
    <w:rsid w:val="00E91B3F"/>
    <w:rsid w:val="00EB00F0"/>
    <w:rsid w:val="00EB04C1"/>
    <w:rsid w:val="00EB0DA6"/>
    <w:rsid w:val="00EC7774"/>
    <w:rsid w:val="00ED536C"/>
    <w:rsid w:val="00EE17C8"/>
    <w:rsid w:val="00EF1D05"/>
    <w:rsid w:val="00EF288A"/>
    <w:rsid w:val="00EF46D6"/>
    <w:rsid w:val="00EF5824"/>
    <w:rsid w:val="00F07DB3"/>
    <w:rsid w:val="00F12D18"/>
    <w:rsid w:val="00F16044"/>
    <w:rsid w:val="00F2037D"/>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151</Pages>
  <Words>71603</Words>
  <Characters>408139</Characters>
  <Application>Microsoft Office Word</Application>
  <DocSecurity>0</DocSecurity>
  <Lines>3401</Lines>
  <Paragraphs>957</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478785</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12</cp:revision>
  <cp:lastPrinted>2025-04-28T16:13:00Z</cp:lastPrinted>
  <dcterms:created xsi:type="dcterms:W3CDTF">2025-05-20T23:28:00Z</dcterms:created>
  <dcterms:modified xsi:type="dcterms:W3CDTF">2025-05-21T03:49:00Z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id="RF3bxnaG"/&gt;&lt;style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