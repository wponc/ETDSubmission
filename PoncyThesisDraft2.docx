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094C3E7D"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793BA6">
        <w:instrText xml:space="preserve"> ADDIN ZOTERO_ITEM CSL_CITATION {"citationID":"JUu2U5lH","properties":{"formattedCitation":"(Psistaki et al., 2024)","plainCitation":"(Psistaki et al., 2024)","noteIndex":0},"citationItems":[{"id":"yNyRd3h0/enu5TMcZ","uris":["http://zotero.org/users/16907877/items/CG924FGN"],"itemData":{"id":338,"type":"article-journal","abstract":"Nowadays,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17051A73"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793BA6">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yNyRd3h0/H4MpxXH6","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616E9A00" w:rsidR="00C02426" w:rsidRDefault="00C02426" w:rsidP="00C02426">
      <w:pPr>
        <w:spacing w:line="360" w:lineRule="auto"/>
      </w:pPr>
      <w:r>
        <w:tab/>
        <w:t xml:space="preserve">The ICESat-2 satellite employs the Advanced Topographic Laser Altimeter System (ATLAS), a photon-counting LiDAR instrument, to </w:t>
      </w:r>
      <w:r w:rsidR="00AC5164">
        <w:t>sample</w:t>
      </w:r>
      <w:r w:rsidR="00F6134D">
        <w:t xml:space="preserv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01D49861" w:rsidR="0039531E" w:rsidRDefault="00C02426" w:rsidP="006D58E3">
      <w:pPr>
        <w:spacing w:line="360" w:lineRule="auto"/>
      </w:pPr>
      <w:r>
        <w:tab/>
      </w:r>
      <w:r w:rsidR="006D58E3">
        <w:t xml:space="preserve">Though primarily designed for ice sheet monitoring, </w:t>
      </w:r>
      <w:r w:rsidR="00AC5164">
        <w:t>products for ICESat-2 data</w:t>
      </w:r>
      <w:r w:rsidR="0039531E">
        <w:t xml:space="preserve">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65B8A6AC"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report an underestimation of canopy heights by ATL08 segments</w:t>
      </w:r>
      <w:r w:rsidR="00442178">
        <w:t xml:space="preserve">, </w:t>
      </w:r>
      <w:r w:rsidR="006D58E3">
        <w:t xml:space="preserve">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tab/>
      </w:r>
      <w:r>
        <w:t xml:space="preserve">These challenges notwithstanding, ICESat-2’s near-global coverage and high geolocation accuracy (&lt;5m) offer a unique advantage over GEDI to track forest dynamics </w:t>
      </w:r>
      <w:r>
        <w:lastRenderedPageBreak/>
        <w:t xml:space="preserve">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6AB3BAAC" w:rsidR="00966B8C" w:rsidRDefault="00966B8C" w:rsidP="00966B8C">
      <w:pPr>
        <w:pStyle w:val="ListParagraph"/>
        <w:numPr>
          <w:ilvl w:val="0"/>
          <w:numId w:val="14"/>
        </w:numPr>
        <w:tabs>
          <w:tab w:val="left" w:pos="630"/>
        </w:tabs>
        <w:spacing w:line="360" w:lineRule="auto"/>
      </w:pPr>
      <w:r>
        <w:t xml:space="preserve">To what extent can ICESat-2 ATL08 detect forest </w:t>
      </w:r>
      <w:r w:rsidR="00AC5164">
        <w:t>growth</w:t>
      </w:r>
      <w:r>
        <w:t xml:space="preserv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2BE16F89"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xml:space="preserve">. The study area of this research is defined as the collective boundaries of the 3DEP Hurricane Florence ALS projects (Figure 1). The study area comprises ~5.1 million total hectares in the Eastern </w:t>
      </w:r>
      <w:r w:rsidR="00AC5164">
        <w:t>region</w:t>
      </w:r>
      <w:r>
        <w:t xml:space="preserve">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59B082F6">
            <wp:extent cx="5943600" cy="4596475"/>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6475"/>
                    </a:xfrm>
                    <a:prstGeom prst="rect">
                      <a:avLst/>
                    </a:prstGeom>
                    <a:noFill/>
                    <a:ln>
                      <a:noFill/>
                    </a:ln>
                  </pic:spPr>
                </pic:pic>
              </a:graphicData>
            </a:graphic>
          </wp:inline>
        </w:drawing>
      </w:r>
    </w:p>
    <w:p w14:paraId="68E61F40" w14:textId="551C1A81"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4E98B59F"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w:t>
      </w:r>
      <w:r>
        <w:t xml:space="preserve"> </w:t>
      </w:r>
      <w:commentRangeStart w:id="40"/>
      <w:r>
        <w:t xml:space="preserve">Finally, the chosen study area falls within </w:t>
      </w:r>
      <w:r w:rsidR="002D68AC">
        <w:t xml:space="preserve">the </w:t>
      </w:r>
      <w:r>
        <w:lastRenderedPageBreak/>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w:t>
      </w:r>
      <w:r w:rsidR="00AC5164">
        <w:t xml:space="preserve">facilitate </w:t>
      </w:r>
      <w:r>
        <w:t xml:space="preserve">accurate canopy height estimation </w:t>
      </w:r>
      <w:r w:rsidR="00AC5164">
        <w:t xml:space="preserve">by ATL08 segments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3AEC115" w:rsidR="00A2362E" w:rsidRPr="00E82CA1" w:rsidRDefault="00A2362E" w:rsidP="00FF639F">
      <w:pPr>
        <w:spacing w:line="360" w:lineRule="auto"/>
        <w:ind w:firstLine="360"/>
      </w:pPr>
      <w:r>
        <w:t xml:space="preserve">This research utilizes ICESat-2 ATL08 canopy height data to assess changes in forest height over time. </w:t>
      </w:r>
      <w:r w:rsidR="00AC5164">
        <w:t>L</w:t>
      </w:r>
      <w:r>
        <w:t>and cover data from the Annual National Landcover Database</w:t>
      </w:r>
      <w:r w:rsidR="00AC5164">
        <w:t xml:space="preserve"> </w:t>
      </w:r>
      <w:r>
        <w:t xml:space="preserve">was used to </w:t>
      </w:r>
      <w:r w:rsidR="00ED7E52">
        <w:t xml:space="preserve">identify </w:t>
      </w:r>
      <w:r>
        <w:t>forested regions within the study</w:t>
      </w:r>
      <w:r w:rsidR="00ED7E52">
        <w:t xml:space="preserve"> area</w:t>
      </w:r>
      <w:r>
        <w:t xml:space="preserve">. The disturbance history of these </w:t>
      </w:r>
      <w:r w:rsidR="00AC5164">
        <w:t xml:space="preserve">forests </w:t>
      </w:r>
      <w:r>
        <w:t xml:space="preserve">was derived from </w:t>
      </w:r>
      <w:r w:rsidR="00AC5164">
        <w:t xml:space="preserve">the U.S. Forest Service’s </w:t>
      </w:r>
      <w:r>
        <w:t>Landscape Change Monitoring System</w:t>
      </w:r>
      <w:r w:rsidR="00ED7E52">
        <w:t>.</w:t>
      </w:r>
      <w:r>
        <w:t xml:space="preserve"> ALS data from the USGS 3D</w:t>
      </w:r>
      <w:r w:rsidR="00E82CA1">
        <w:t xml:space="preserve">EP </w:t>
      </w:r>
      <w:r>
        <w:t xml:space="preserve">was used as ground truth reference data to validate </w:t>
      </w:r>
      <w:r w:rsidR="00E82CA1">
        <w:t xml:space="preserve">ATL08 </w:t>
      </w:r>
      <w:r>
        <w:t>canopy height estimates</w:t>
      </w:r>
      <w:r w:rsidR="004B0930">
        <w:t xml:space="preserve"> and</w:t>
      </w:r>
      <w:r>
        <w:t xml:space="preserve"> assess spatial biases in ICESat-2 coverage</w:t>
      </w:r>
      <w:r w:rsidR="00ED7E52">
        <w:t xml:space="preserve"> locations</w:t>
      </w:r>
      <w:r>
        <w:t>. Finally, data from the U.S. Forest Service’s Forest Inventory and Analysis program provide</w:t>
      </w:r>
      <w:r w:rsidR="004B0930">
        <w:t>d</w:t>
      </w:r>
      <w:r>
        <w:t xml:space="preserve"> local, repeat measurement plot surveys for determining </w:t>
      </w:r>
      <w:r w:rsidR="004B0930">
        <w:t xml:space="preserve">expected canopy height growth over </w:t>
      </w:r>
      <w:r>
        <w:t xml:space="preserve">time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4EB0EC84"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sidR="00F032AF">
        <w:rPr>
          <w:color w:val="000000"/>
        </w:rPr>
        <w:t>reference</w:t>
      </w:r>
      <w:r w:rsidRPr="00E82CA1">
        <w:rPr>
          <w:color w:val="000000"/>
        </w:rPr>
        <w:t xml:space="preserve"> </w:t>
      </w:r>
      <w:r w:rsidR="00F032AF">
        <w:rPr>
          <w:color w:val="000000"/>
        </w:rPr>
        <w:t xml:space="preserve">for </w:t>
      </w:r>
      <w:r>
        <w:rPr>
          <w:color w:val="000000"/>
        </w:rPr>
        <w:t xml:space="preserve">ATL08 </w:t>
      </w:r>
      <w:r w:rsidRPr="00E82CA1">
        <w:rPr>
          <w:color w:val="000000"/>
        </w:rPr>
        <w:t>canopy height</w:t>
      </w:r>
      <w:r w:rsidR="00F032AF">
        <w:rPr>
          <w:color w:val="000000"/>
        </w:rPr>
        <w:t xml:space="preserve"> estimations</w:t>
      </w:r>
      <w:r w:rsidRPr="00E82CA1">
        <w:rPr>
          <w:color w:val="000000"/>
        </w:rPr>
        <w:t xml:space="preserve">.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xml:space="preserve">. From the </w:t>
      </w:r>
      <w:r w:rsidR="00E82CA1">
        <w:lastRenderedPageBreak/>
        <w:t>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2D12A63A"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w:t>
      </w:r>
      <w:r w:rsidR="008E47E6">
        <w:t xml:space="preserve"> </w:t>
      </w:r>
      <w:r w:rsidR="008E47E6">
        <w:fldChar w:fldCharType="begin"/>
      </w:r>
      <w:r w:rsidR="008E47E6">
        <w:instrText xml:space="preserve"> ADDIN ZOTERO_ITEM CSL_CITATION {"citationID":"xFpnNTqA","properties":{"formattedCitation":"(Neuenschwander &amp; Pitts, 2019)","plainCitation":"(Neuenschwander &amp; Pitts, 2019)","noteIndex":0},"citationItems":[{"id":124,"uris":["http://zotero.org/users/local/cacSD1vw/items/E9798K4Z","http://zotero.org/users/16907877/items/E9798K4Z"],"itemData":{"id":124,"type":"article-journal","container-title":"Remote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8E47E6">
        <w:fldChar w:fldCharType="separate"/>
      </w:r>
      <w:r w:rsidR="008E47E6" w:rsidRPr="008E47E6">
        <w:t>(Neuenschwander &amp; Pitts, 2019)</w:t>
      </w:r>
      <w:r w:rsidR="008E47E6">
        <w:fldChar w:fldCharType="end"/>
      </w:r>
      <w:r>
        <w:t xml:space="preserve">. </w:t>
      </w:r>
    </w:p>
    <w:p w14:paraId="10A44A03" w14:textId="0A8F6BD9" w:rsidR="00E82CA1" w:rsidRPr="00FA3903" w:rsidRDefault="00E82CA1" w:rsidP="00FF639F">
      <w:pPr>
        <w:spacing w:line="360" w:lineRule="auto"/>
        <w:ind w:firstLine="360"/>
        <w:rPr>
          <w:b/>
          <w:bCs/>
        </w:rPr>
      </w:pPr>
      <w:r w:rsidRPr="00E82CA1">
        <w:rPr>
          <w:color w:val="000000"/>
        </w:rPr>
        <w:t xml:space="preserve">For this study, all ATL08 </w:t>
      </w:r>
      <w:r w:rsidR="008E47E6">
        <w:rPr>
          <w:color w:val="000000"/>
        </w:rPr>
        <w:t>granules</w:t>
      </w:r>
      <w:r w:rsidRPr="00E82CA1">
        <w:rPr>
          <w:color w:val="000000"/>
        </w:rPr>
        <w:t xml:space="preserve"> collected between October 14</w:t>
      </w:r>
      <w:r w:rsidRPr="00E82CA1">
        <w:rPr>
          <w:color w:val="000000"/>
          <w:vertAlign w:val="superscript"/>
        </w:rPr>
        <w:t>th</w:t>
      </w:r>
      <w:r w:rsidRPr="00E82CA1">
        <w:rPr>
          <w:color w:val="000000"/>
        </w:rPr>
        <w:t xml:space="preserve">, 2018, and </w:t>
      </w:r>
      <w:r w:rsidR="008E47E6">
        <w:rPr>
          <w:color w:val="000000"/>
        </w:rPr>
        <w:t>December 24</w:t>
      </w:r>
      <w:r w:rsidRPr="00E82CA1">
        <w:rPr>
          <w:color w:val="000000"/>
          <w:vertAlign w:val="superscript"/>
        </w:rPr>
        <w:t>th</w:t>
      </w:r>
      <w:r w:rsidRPr="00E82CA1">
        <w:rPr>
          <w:color w:val="000000"/>
        </w:rPr>
        <w:t>, 202</w:t>
      </w:r>
      <w:r w:rsidR="008E47E6">
        <w:rPr>
          <w:color w:val="000000"/>
        </w:rPr>
        <w:t xml:space="preserve">4 </w:t>
      </w:r>
      <w:r w:rsidRPr="00E82CA1">
        <w:rPr>
          <w:color w:val="000000"/>
        </w:rPr>
        <w:t>within the study area was downloaded from the NASA Earthdata Search (</w:t>
      </w:r>
      <w:hyperlink r:id="rId16" w:history="1">
        <w:r w:rsidRPr="00913DBB">
          <w:rPr>
            <w:rStyle w:val="Hyperlink"/>
            <w:color w:val="000000"/>
            <w:u w:val="none"/>
          </w:rPr>
          <w:t>https://search.earthdata.nasa.gov/search</w:t>
        </w:r>
      </w:hyperlink>
      <w:r w:rsidRPr="00913DBB">
        <w:rPr>
          <w:color w:val="000000"/>
        </w:rPr>
        <w:t>),</w:t>
      </w:r>
      <w:r w:rsidRPr="00E82CA1">
        <w:rPr>
          <w:color w:val="000000"/>
        </w:rPr>
        <w:t xml:space="preserve">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w:t>
      </w:r>
      <w:r w:rsidRPr="00CF14C2">
        <w:lastRenderedPageBreak/>
        <w:t>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0F76D0B6"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00913DBB">
        <w:t>(</w:t>
      </w:r>
      <w:r w:rsidRPr="006D782B">
        <w:t>https://www.mrlc.gov/data</w:t>
      </w:r>
      <w:r w:rsidR="00913DBB">
        <w:t>)</w:t>
      </w:r>
      <w:r>
        <w:t>. Land cover for the contiguous United States was downloaded for the most recent year available, 2023, to provide the most up-to-date representation of forest</w:t>
      </w:r>
      <w:r w:rsidR="00913DBB">
        <w:t xml:space="preserve"> cover</w:t>
      </w:r>
      <w:r>
        <w:t xml:space="preserve">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44F0669A"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51366DE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w:t>
      </w:r>
      <w:r>
        <w:lastRenderedPageBreak/>
        <w:t xml:space="preserve">an abrupt disturbance to vegetation cover (fire, harvesting, mechanical disturbance), slow loss events indicate gradual structural or spectral decline, </w:t>
      </w:r>
      <w:r w:rsidR="00913DBB">
        <w:t>and</w:t>
      </w:r>
      <w:r>
        <w:t xml:space="preserv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Landscape Change Monitoring System data archive </w:t>
      </w:r>
      <w:r w:rsidR="00913DBB">
        <w:t>(</w:t>
      </w:r>
      <w:r w:rsidRPr="003538E2">
        <w:t>https://apps.fs.usda.gov/lcms-viewer/home.html#download</w:t>
      </w:r>
      <w:r w:rsidR="00913DBB">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lastRenderedPageBreak/>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15A4BC20"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xml:space="preserve">. As done by Malambo &amp; Popescu (2024), segments with a multiple scattering warning flag greater than zero or a cloud confidence flag </w:t>
      </w:r>
      <w:r w:rsidR="00226EAF">
        <w:t>greater than</w:t>
      </w:r>
      <w:r>
        <w:t xml:space="preserve"> one were removed</w:t>
      </w:r>
      <w:r w:rsidRPr="00EB2D61">
        <w:t xml:space="preserve"> </w:t>
      </w:r>
      <w:r>
        <w:t xml:space="preserve">to mitigate possible atmospheric interference. </w:t>
      </w:r>
    </w:p>
    <w:p w14:paraId="24744141" w14:textId="424E7FD5"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year </w:t>
      </w:r>
      <w:r w:rsidR="00226EAF">
        <w:t xml:space="preserve">of </w:t>
      </w:r>
      <w:r>
        <w:t xml:space="preserve">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t>
      </w:r>
      <w:r>
        <w:lastRenderedPageBreak/>
        <w:t>(Woody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w:t>
      </w:r>
      <w:r w:rsidR="00226EAF">
        <w:t xml:space="preserve">ICESat-2 </w:t>
      </w:r>
      <w:r>
        <w:t>collection were removed, 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20E1FD95">
            <wp:extent cx="5943600" cy="4594596"/>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9415A07" w14:textId="6678AD53"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4145F244" w:rsidR="00E903A6" w:rsidRPr="00E903A6" w:rsidRDefault="008638FC" w:rsidP="006020A9">
      <w:pPr>
        <w:spacing w:line="360" w:lineRule="auto"/>
        <w:ind w:firstLine="360"/>
      </w:pPr>
      <w:r>
        <w:lastRenderedPageBreak/>
        <w:t>For this research i</w:t>
      </w:r>
      <w:r w:rsidR="00E903A6" w:rsidRPr="00E903A6">
        <w:t xml:space="preserve">t is necessary to extract 2020 ALS data </w:t>
      </w:r>
      <w:r w:rsidR="00177AE5">
        <w:t>within</w:t>
      </w:r>
      <w:r w:rsidR="00E903A6" w:rsidRPr="00E903A6">
        <w:t xml:space="preserve"> each individual ATL08 segment, regardless of </w:t>
      </w:r>
      <w:r w:rsidR="00226EAF" w:rsidRPr="00E903A6">
        <w:t>the</w:t>
      </w:r>
      <w:r w:rsidR="00E903A6" w:rsidRPr="00E903A6">
        <w:t xml:space="preserve"> </w:t>
      </w:r>
      <w:r w:rsidR="00226EAF">
        <w:t xml:space="preserve">segment’s </w:t>
      </w:r>
      <w:r w:rsidR="00E903A6" w:rsidRPr="00E903A6">
        <w:t>collection year. To generate the rectangular segments of the ATL08 product, a polygon of 100 x 11 meters was created around the centroid coordinates of each segment</w:t>
      </w:r>
      <w:r w:rsidR="00226EAF">
        <w:t xml:space="preserve"> </w:t>
      </w:r>
      <w:r w:rsidR="00E903A6" w:rsidRPr="00E903A6">
        <w:t xml:space="preserve">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DA0FA87"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First</w:t>
      </w:r>
      <w:r w:rsidR="00226EAF">
        <w:t>,</w:t>
      </w:r>
      <w:r w:rsidR="00177AE5">
        <w:t xml:space="preserve">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w:t>
      </w:r>
      <w:r w:rsidR="00226EAF">
        <w:t xml:space="preserve"> </w:t>
      </w:r>
      <w:r w:rsidRPr="00E903A6">
        <w:t xml:space="preserve">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lastRenderedPageBreak/>
        <w:drawing>
          <wp:inline distT="0" distB="0" distL="0" distR="0" wp14:anchorId="28FB5C11" wp14:editId="2A33C85E">
            <wp:extent cx="5943600" cy="5990379"/>
            <wp:effectExtent l="0" t="0" r="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90379"/>
                    </a:xfrm>
                    <a:prstGeom prst="rect">
                      <a:avLst/>
                    </a:prstGeom>
                    <a:noFill/>
                    <a:ln>
                      <a:noFill/>
                    </a:ln>
                  </pic:spPr>
                </pic:pic>
              </a:graphicData>
            </a:graphic>
          </wp:inline>
        </w:drawing>
      </w:r>
      <w:commentRangeEnd w:id="50"/>
      <w:r w:rsidR="00216F5C">
        <w:rPr>
          <w:rStyle w:val="CommentReference"/>
        </w:rPr>
        <w:commentReference w:id="50"/>
      </w:r>
    </w:p>
    <w:p w14:paraId="7F72187D" w14:textId="2A05DDEB"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lastRenderedPageBreak/>
        <w:drawing>
          <wp:inline distT="0" distB="0" distL="0" distR="0" wp14:anchorId="1E3EB1E2" wp14:editId="0792B98B">
            <wp:extent cx="5943600" cy="4594596"/>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5EEE08E3" w14:textId="22B66A91"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2B3D20">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w:t>
      </w:r>
      <w:r w:rsidR="00226EAF">
        <w:rPr>
          <w:b w:val="0"/>
          <w:bCs w:val="0"/>
          <w:i/>
          <w:iCs/>
          <w:color w:val="000000"/>
          <w:sz w:val="22"/>
          <w:szCs w:val="22"/>
        </w:rPr>
        <w:t>contains</w:t>
      </w:r>
      <w:r w:rsidR="00D62110">
        <w:rPr>
          <w:b w:val="0"/>
          <w:bCs w:val="0"/>
          <w:i/>
          <w:iCs/>
          <w:color w:val="000000"/>
          <w:sz w:val="22"/>
          <w:szCs w:val="22"/>
        </w:rPr>
        <w:t xml:space="preserve"> only non-ground returns with reasonable vegetation height as described below.</w:t>
      </w:r>
    </w:p>
    <w:p w14:paraId="6CD7DDE7" w14:textId="33502E44"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and </w:t>
      </w:r>
      <w:r w:rsidR="00501126">
        <w:t>the</w:t>
      </w:r>
      <w:r w:rsidRPr="00E903A6">
        <w:t xml:space="preserve"> previously determined global maximum </w:t>
      </w:r>
      <w:r w:rsidR="00226EAF">
        <w:t xml:space="preserve">of </w:t>
      </w:r>
      <w:r w:rsidRPr="00E903A6">
        <w:t>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355B991A" w:rsidR="00E903A6" w:rsidRPr="00E903A6" w:rsidRDefault="00E903A6" w:rsidP="00FF639F">
      <w:pPr>
        <w:spacing w:line="360" w:lineRule="auto"/>
        <w:ind w:firstLine="720"/>
      </w:pPr>
      <w:r w:rsidRPr="00E903A6">
        <w:lastRenderedPageBreak/>
        <w:t>Due to the overlapping collection scheme of ALS</w:t>
      </w:r>
      <w:r w:rsidR="00A41EB8">
        <w:t xml:space="preserve"> 3DEP projects</w:t>
      </w:r>
      <w:r w:rsidRPr="00E903A6">
        <w:t xml:space="preserve">, many ATL08 segments intersected with multiple </w:t>
      </w:r>
      <w:r w:rsidR="00A41EB8">
        <w:t xml:space="preserve">ALS </w:t>
      </w:r>
      <w:r w:rsidR="00674DEF">
        <w:t>datasets, resulting in duplicate segments with vegetation metrics calculated for more than one project</w:t>
      </w:r>
      <w:r w:rsidRPr="00E903A6">
        <w:t xml:space="preserve"> (Figure 5)</w:t>
      </w:r>
      <w:r w:rsidR="00A41EB8">
        <w:t xml:space="preserve">.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58844FD7">
            <wp:extent cx="5943600" cy="4594596"/>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2849ADE" w14:textId="360BA1EE"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378E8825" w:rsidR="00E903A6" w:rsidRPr="00EB0DA6" w:rsidRDefault="00A41EB8" w:rsidP="00FF639F">
      <w:pPr>
        <w:spacing w:line="360" w:lineRule="auto"/>
        <w:ind w:firstLine="720"/>
      </w:pPr>
      <w:r>
        <w:t>In the</w:t>
      </w:r>
      <w:r w:rsidR="00674DEF">
        <w:t xml:space="preserve"> instance </w:t>
      </w:r>
      <w:r>
        <w:t>duplicate segments</w:t>
      </w:r>
      <w:r w:rsidR="00674DEF">
        <w:t xml:space="preserve">, </w:t>
      </w:r>
      <w:r w:rsidR="0071291E">
        <w:t xml:space="preserve">only </w:t>
      </w:r>
      <w:r w:rsidR="00674DEF">
        <w:t xml:space="preserve">the segment associated with the ALS project </w:t>
      </w:r>
      <w:r w:rsidR="000312C5">
        <w:t>providing</w:t>
      </w:r>
      <w:r w:rsidR="00674DEF">
        <w:t xml:space="preserve"> the</w:t>
      </w:r>
      <w:r>
        <w:t xml:space="preserve"> </w:t>
      </w:r>
      <w:r w:rsidR="00E903A6" w:rsidRPr="00E903A6">
        <w:t xml:space="preserve">highest number of vegetation returns </w:t>
      </w:r>
      <w:r>
        <w:t>was retained</w:t>
      </w:r>
      <w:r w:rsidR="00E903A6" w:rsidRPr="00E903A6">
        <w:t xml:space="preserve">. Additionally, the original </w:t>
      </w:r>
      <w:r w:rsidR="000312C5">
        <w:t xml:space="preserve">3DEP </w:t>
      </w:r>
      <w:r w:rsidR="00E903A6" w:rsidRPr="00E903A6">
        <w:t>ALS project boundaries are generalized</w:t>
      </w:r>
      <w:r w:rsidR="000312C5">
        <w:t>. The</w:t>
      </w:r>
      <w:r w:rsidR="00E903A6" w:rsidRPr="00E903A6">
        <w:t xml:space="preserve"> initial crop of ATL08 </w:t>
      </w:r>
      <w:r w:rsidR="000312C5">
        <w:t>segments</w:t>
      </w:r>
      <w:r w:rsidR="00E903A6" w:rsidRPr="00E903A6">
        <w:t xml:space="preserve"> to the </w:t>
      </w:r>
      <w:r w:rsidR="000312C5">
        <w:t xml:space="preserve">ALS project </w:t>
      </w:r>
      <w:r w:rsidR="00E903A6" w:rsidRPr="00E903A6">
        <w:t>boundaries resulted in several segments with zero ALS returns within their bounds. These were also removed from analyses, resulting in a final working set</w:t>
      </w:r>
      <w:r w:rsidR="000312C5">
        <w:t xml:space="preserve"> </w:t>
      </w:r>
      <w:r w:rsidR="00E903A6" w:rsidRPr="00E903A6">
        <w:t>of</w:t>
      </w:r>
      <w:r w:rsidR="00E903A6" w:rsidRPr="00E903A6">
        <w:rPr>
          <w:i/>
          <w:iCs/>
        </w:rPr>
        <w:t xml:space="preserve"> </w:t>
      </w:r>
      <w:commentRangeStart w:id="51"/>
      <w:r w:rsidR="00E903A6" w:rsidRPr="00E903A6">
        <w:t>53,9</w:t>
      </w:r>
      <w:r w:rsidR="00870852">
        <w:t>05</w:t>
      </w:r>
      <w:commentRangeEnd w:id="51"/>
      <w:r w:rsidR="00216F5C">
        <w:rPr>
          <w:rStyle w:val="CommentReference"/>
        </w:rPr>
        <w:commentReference w:id="51"/>
      </w:r>
      <w:r w:rsidR="00E903A6" w:rsidRPr="00E903A6">
        <w:rPr>
          <w:i/>
          <w:iCs/>
        </w:rPr>
        <w:t xml:space="preserve"> </w:t>
      </w:r>
      <w:r w:rsidR="00E903A6" w:rsidRPr="00E903A6">
        <w:t xml:space="preserve">ATL08 segments. In summary, our working set contains 6 years of ICESat-2 ATL08 segments (2019-2024), </w:t>
      </w:r>
      <w:r w:rsidR="00216F5C">
        <w:t>from</w:t>
      </w:r>
      <w:r w:rsidR="00E903A6" w:rsidRPr="00E903A6">
        <w:t xml:space="preserve"> which vegetation height metrics were also calculated from 2020 airborne laser scanning collected within </w:t>
      </w:r>
      <w:r w:rsidR="00216F5C">
        <w:t>each</w:t>
      </w:r>
      <w:r w:rsidR="00E903A6"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lastRenderedPageBreak/>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553C7C32">
            <wp:extent cx="5943600" cy="4594596"/>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4991CDF3" w14:textId="19B38E46"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2B3D20">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lastRenderedPageBreak/>
        <w:t xml:space="preserve">Unique plot sequence numbers were extracted from FIA plots within the study area counties. For these sequence numbers, the plot, condition, and tree tables were extracted 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02B24E5D"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53ADF5F5" w:rsidR="00001839" w:rsidRPr="00001839" w:rsidRDefault="00001839" w:rsidP="00001839">
      <w:pPr>
        <w:spacing w:line="360" w:lineRule="auto"/>
        <w:rPr>
          <w:b/>
          <w:bCs/>
        </w:rPr>
      </w:pPr>
      <w:r>
        <w:tab/>
        <w:t>Linear regression is a statistical method that aims to represent the relationship between a dependent and explanatory variable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21B67E66"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w:t>
      </w:r>
      <w:r w:rsidR="002D4BB4">
        <w:t>“</w:t>
      </w:r>
      <w:r w:rsidR="009E0A24">
        <w:t>least squares</w:t>
      </w:r>
      <w:r w:rsidR="002D4BB4">
        <w:t>”</w:t>
      </w:r>
      <w:r w:rsidR="009E0A24">
        <w:t xml:space="preserve">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w:t>
      </w:r>
      <w:r w:rsidR="009E0A24" w:rsidRPr="00A5452F">
        <w:lastRenderedPageBreak/>
        <w:t xml:space="preserve">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481B114D"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w:t>
      </w:r>
      <w:r w:rsidR="00564349">
        <w:t>the smallest effect size of interest is specified with an</w:t>
      </w:r>
      <w:r w:rsidR="00547694" w:rsidRPr="001B2C1A">
        <w:t xml:space="preserve">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lastRenderedPageBreak/>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554BDEA8"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w:t>
      </w:r>
      <w:r w:rsidR="007306B0">
        <w:rPr>
          <w:color w:val="000000" w:themeColor="text1"/>
        </w:rPr>
        <w:t xml:space="preserve">larger, </w:t>
      </w:r>
      <w:r w:rsidR="00BB77A8" w:rsidRPr="001B3659">
        <w:rPr>
          <w:color w:val="000000" w:themeColor="text1"/>
        </w:rPr>
        <w:t xml:space="preserve">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w:t>
      </w:r>
      <w:r w:rsidR="004F309F" w:rsidRPr="004F309F">
        <w:lastRenderedPageBreak/>
        <w:t xml:space="preserve">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505508A7"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of this research</w:t>
      </w:r>
      <w:r w:rsidR="007F557C">
        <w:t>, taking their reported estimations at face value</w:t>
      </w:r>
      <w:r w:rsidR="00356D68">
        <w:t xml:space="preserve">.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w:t>
      </w:r>
      <w:r>
        <w:lastRenderedPageBreak/>
        <w:t xml:space="preserve">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52F4ED6B" w14:textId="1EB3D8BB" w:rsidR="007F557C" w:rsidRDefault="00B53607" w:rsidP="00127F76">
      <w:pPr>
        <w:spacing w:line="360" w:lineRule="auto"/>
        <w:ind w:firstLine="360"/>
        <w:rPr>
          <w:noProof/>
        </w:rPr>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 xml:space="preserve">repeat measurement of individual forest stands </w:t>
      </w:r>
      <w:r>
        <w:fldChar w:fldCharType="begin"/>
      </w:r>
      <w:r w:rsidR="00793BA6">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yNyRd3h0/npg9junq","uris":["http://zotero.org/users/local/cacSD1vw/i</w:instrText>
      </w:r>
      <w:r w:rsidR="00793BA6" w:rsidRPr="00793BA6">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p>
    <w:p w14:paraId="1F7747EA" w14:textId="3A1C072B" w:rsidR="00127F76" w:rsidRPr="002D7B07" w:rsidRDefault="00127F76" w:rsidP="00127F76">
      <w:pPr>
        <w:spacing w:line="360" w:lineRule="auto"/>
        <w:rPr>
          <w:noProof/>
        </w:rPr>
      </w:pPr>
      <w:r>
        <w:rPr>
          <w:noProof/>
        </w:rPr>
        <w:drawing>
          <wp:inline distT="0" distB="0" distL="0" distR="0" wp14:anchorId="17946EEC" wp14:editId="37C4FB82">
            <wp:extent cx="5943600" cy="1110298"/>
            <wp:effectExtent l="0" t="0" r="0" b="0"/>
            <wp:docPr id="754679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10298"/>
                    </a:xfrm>
                    <a:prstGeom prst="rect">
                      <a:avLst/>
                    </a:prstGeom>
                    <a:noFill/>
                    <a:ln>
                      <a:noFill/>
                    </a:ln>
                  </pic:spPr>
                </pic:pic>
              </a:graphicData>
            </a:graphic>
          </wp:inline>
        </w:drawing>
      </w:r>
    </w:p>
    <w:p w14:paraId="577EAEF5" w14:textId="06785467"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2B3D20">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46480E9A"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A74BB0">
        <w:t xml:space="preserve"> footprints of</w:t>
      </w:r>
      <w:r w:rsidR="00B239A8">
        <w:t xml:space="preserve"> each sample are </w:t>
      </w:r>
      <w:r w:rsidR="00127F76">
        <w:t>equivalent</w:t>
      </w:r>
      <w:r w:rsidR="00B01ADA">
        <w:t xml:space="preserv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w:t>
      </w:r>
      <w:r w:rsidR="00127F76">
        <w:t>growth</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04ACA94B" w:rsidR="001040A7" w:rsidRDefault="001040A7" w:rsidP="009B0077">
      <w:pPr>
        <w:keepNext/>
        <w:spacing w:line="360" w:lineRule="auto"/>
      </w:pPr>
      <w:r>
        <w:lastRenderedPageBreak/>
        <w:tab/>
      </w:r>
      <w:r w:rsidR="00127F76">
        <w:t xml:space="preserve">To generate the population of forests within our study area, we use NLCD land cover data to </w:t>
      </w:r>
      <w:r w:rsidR="00F351E3">
        <w:t>randomly select</w:t>
      </w:r>
      <w:r w:rsidR="00127F76">
        <w:t xml:space="preserve"> </w:t>
      </w:r>
      <w:r w:rsidR="00F351E3">
        <w:t xml:space="preserve">50,000 pixels from all </w:t>
      </w:r>
      <w:r w:rsidR="00127F76">
        <w:t>forest cover types</w:t>
      </w:r>
      <w:r w:rsidR="00F351E3">
        <w:t xml:space="preserve">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5365119">
            <wp:extent cx="5943600" cy="2570057"/>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0057"/>
                    </a:xfrm>
                    <a:prstGeom prst="rect">
                      <a:avLst/>
                    </a:prstGeom>
                    <a:noFill/>
                    <a:ln>
                      <a:noFill/>
                    </a:ln>
                  </pic:spPr>
                </pic:pic>
              </a:graphicData>
            </a:graphic>
          </wp:inline>
        </w:drawing>
      </w:r>
    </w:p>
    <w:p w14:paraId="354364F4" w14:textId="4BBAAA2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2B3D20">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w:t>
      </w:r>
      <w:r w:rsidR="00127F76">
        <w:rPr>
          <w:b w:val="0"/>
          <w:bCs w:val="0"/>
          <w:i/>
          <w:iCs/>
          <w:sz w:val="22"/>
          <w:szCs w:val="22"/>
        </w:rPr>
        <w:t>,</w:t>
      </w:r>
      <w:r w:rsidRPr="005D4CDD">
        <w:rPr>
          <w:b w:val="0"/>
          <w:bCs w:val="0"/>
          <w:i/>
          <w:iCs/>
          <w:sz w:val="22"/>
          <w:szCs w:val="22"/>
        </w:rPr>
        <w:t xml:space="preserve">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1645E5F8" w:rsidR="00F351E3" w:rsidRDefault="008E5498" w:rsidP="001040A7">
      <w:pPr>
        <w:spacing w:line="360" w:lineRule="auto"/>
      </w:pPr>
      <w:r>
        <w:tab/>
      </w:r>
      <w:r w:rsidR="00617E55">
        <w:t>For each</w:t>
      </w:r>
      <w:r w:rsidR="00F351E3">
        <w:t xml:space="preserve"> selected pixel</w:t>
      </w:r>
      <w:r w:rsidR="00617E55">
        <w:t xml:space="preserve">, we </w:t>
      </w:r>
      <w:r w:rsidR="001040A7">
        <w:t xml:space="preserve">create </w:t>
      </w:r>
      <w:r w:rsidR="009B0077">
        <w:t xml:space="preserve">an </w:t>
      </w:r>
      <w:r w:rsidR="001040A7">
        <w:t>ATL08 segment</w:t>
      </w:r>
      <w:r w:rsidR="009B0077">
        <w:t xml:space="preserve"> </w:t>
      </w:r>
      <w:r w:rsidR="00617E55">
        <w:t xml:space="preserve">at its center </w:t>
      </w:r>
      <w:r w:rsidR="001040A7">
        <w:t>(see Section 2.3.2)</w:t>
      </w:r>
      <w:r>
        <w:t>,</w:t>
      </w:r>
      <w:r w:rsidR="001040A7">
        <w:t xml:space="preserve"> </w:t>
      </w:r>
      <w:r w:rsidR="0065191E">
        <w:t xml:space="preserve">and </w:t>
      </w:r>
      <w:r w:rsidR="001040A7">
        <w:t>extract ALS canopy height within the segment</w:t>
      </w:r>
      <w:r w:rsidR="0065191E">
        <w:t>.</w:t>
      </w:r>
      <w:r w:rsidR="00F351E3">
        <w:t xml:space="preserve"> </w:t>
      </w:r>
      <w:r w:rsidR="00911CD7">
        <w:t>Th</w:t>
      </w:r>
      <w:r w:rsidR="00037C72">
        <w:t xml:space="preserve">ese combined extractions </w:t>
      </w:r>
      <w:r w:rsidR="00127F76">
        <w:t>comprise</w:t>
      </w:r>
      <w:r w:rsidR="00911CD7">
        <w:t xml:space="preserve"> </w:t>
      </w:r>
      <w:r w:rsidR="00F351E3">
        <w:t xml:space="preserve">the </w:t>
      </w:r>
      <w:r w:rsidR="00F351E3" w:rsidRPr="008E5498">
        <w:t>population</w:t>
      </w:r>
      <w:r w:rsidR="00F351E3">
        <w:t xml:space="preserve"> of </w:t>
      </w:r>
      <w:r w:rsidR="00127F76">
        <w:t xml:space="preserve">forests across </w:t>
      </w:r>
      <w:r w:rsidR="00F351E3">
        <w:t xml:space="preserve">the </w:t>
      </w:r>
      <w:r w:rsidR="006B6A72">
        <w:t xml:space="preserve">entire </w:t>
      </w:r>
      <w:r w:rsidR="00F351E3">
        <w:t xml:space="preserve">study area. </w:t>
      </w:r>
    </w:p>
    <w:p w14:paraId="1184824F" w14:textId="7A07E3E5" w:rsidR="001040A7" w:rsidRPr="001040A7" w:rsidRDefault="00F351E3" w:rsidP="001040A7">
      <w:pPr>
        <w:spacing w:line="360" w:lineRule="auto"/>
      </w:pPr>
      <w:r>
        <w:tab/>
      </w:r>
      <w:r w:rsidR="0065191E">
        <w:t>To establish</w:t>
      </w:r>
      <w:r>
        <w:t xml:space="preserve"> individual</w:t>
      </w:r>
      <w:r w:rsidR="0065191E">
        <w:t xml:space="preserve"> samples as representative, we compare </w:t>
      </w:r>
      <w:r w:rsidR="00B831B4">
        <w:t xml:space="preserve">the </w:t>
      </w:r>
      <w:r w:rsidR="0065191E">
        <w:t>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7D1923A1" w:rsidR="00B02E32" w:rsidRDefault="00B02E32" w:rsidP="001040A7">
      <w:pPr>
        <w:spacing w:line="360" w:lineRule="auto"/>
      </w:pPr>
      <w:r>
        <w:tab/>
      </w:r>
      <w:r w:rsidR="006D5C4F">
        <w:t>Next, we</w:t>
      </w:r>
      <w:r>
        <w:t xml:space="preserve"> establish the samples as equivalent</w:t>
      </w:r>
      <w:r w:rsidR="00765452">
        <w:t xml:space="preserve"> by comparing</w:t>
      </w:r>
      <w:r>
        <w:t xml:space="preserve"> the distribution of ALS canopy heights </w:t>
      </w:r>
      <w:r w:rsidR="00D57F6E">
        <w:t xml:space="preserve">in their footprints </w:t>
      </w:r>
      <w:r>
        <w:t xml:space="preserve">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population. For this</w:t>
      </w:r>
      <w:r w:rsidR="00A74BB0">
        <w:t>,</w:t>
      </w:r>
      <w:r>
        <w:t xml:space="preserve"> we</w:t>
      </w:r>
      <w:r w:rsidR="00A74BB0">
        <w:t xml:space="preserve"> perform equivalence testing with </w:t>
      </w:r>
      <w:r w:rsidR="001040A7">
        <w:t xml:space="preserve">a bootstrapped TOST technique </w:t>
      </w:r>
      <w:r w:rsidR="00A74BB0">
        <w:t xml:space="preserve">from </w:t>
      </w:r>
      <w:r w:rsidR="001040A7">
        <w:t xml:space="preserve">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231F9ABB"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t>
      </w:r>
      <w:r w:rsidR="001040A7">
        <w:lastRenderedPageBreak/>
        <w:t xml:space="preserve">were performed </w:t>
      </w:r>
      <w:r w:rsidR="00A74BB0">
        <w:t>at</w:t>
      </w:r>
      <w:r w:rsidR="001040A7">
        <w:t xml:space="preserve"> equivalence bound values of 2, 1.5, 1, 0.5, 0.25, and 0.1 meters, 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5B6BD8C3"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this</w:t>
      </w:r>
      <w:r w:rsidR="00BB7C68">
        <w:t>,</w:t>
      </w:r>
      <w:r w:rsidR="009623B9">
        <w:t xml:space="preserve"> we use </w:t>
      </w:r>
      <w:r w:rsidR="009623B9" w:rsidRPr="009623B9">
        <w:rPr>
          <w:i/>
          <w:iCs/>
        </w:rPr>
        <w:t>actual</w:t>
      </w:r>
      <w:r w:rsidR="009623B9">
        <w:t xml:space="preserve"> height measurements from FIA plots</w:t>
      </w:r>
      <w:r w:rsidR="00BB7C68">
        <w:t xml:space="preserve"> </w:t>
      </w:r>
      <w:r w:rsidR="006B2787">
        <w:t xml:space="preserve">rather than </w:t>
      </w:r>
      <w:r w:rsidR="009623B9">
        <w:rPr>
          <w:i/>
          <w:iCs/>
        </w:rPr>
        <w:t xml:space="preserve">total </w:t>
      </w:r>
      <w:r w:rsidR="009623B9">
        <w:t>height measurements</w:t>
      </w:r>
      <w:r w:rsidR="00BB7C68">
        <w:t>. A</w:t>
      </w:r>
      <w:r w:rsidR="00BB7C68">
        <w:t>ctual height measurements use the canopy surface sampled by LiDAR data</w:t>
      </w:r>
      <w:r w:rsidR="00BB7C68">
        <w:t>, while total height measurements</w:t>
      </w:r>
      <w:r w:rsidR="009623B9">
        <w:t xml:space="preserve"> may involve subjective estimation</w:t>
      </w:r>
      <w:r w:rsidR="006B2787">
        <w:t xml:space="preserve"> for</w:t>
      </w:r>
      <w:r w:rsidR="009623B9">
        <w:t xml:space="preserve"> trees with missing tops</w:t>
      </w:r>
      <w:r w:rsidR="00BB7C68">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1FDB2C69"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2B15E2">
        <w:t xml:space="preserve">annual </w:t>
      </w:r>
      <w:r w:rsidR="00D8531F">
        <w:t>increment and net</w:t>
      </w:r>
      <w:r w:rsidR="009623B9">
        <w:t xml:space="preserve"> </w:t>
      </w:r>
      <w:r w:rsidR="00BB7C68">
        <w:t>growth</w:t>
      </w:r>
      <w:r w:rsidR="009623B9">
        <w:t xml:space="preserve"> </w:t>
      </w:r>
      <w:r w:rsidR="008C3B04">
        <w:t>in canopy height</w:t>
      </w:r>
      <w:r w:rsidR="009623B9">
        <w:t>.</w:t>
      </w:r>
      <w:r w:rsidR="00D8531F">
        <w:t xml:space="preserve"> </w:t>
      </w:r>
    </w:p>
    <w:p w14:paraId="4A29CDAD" w14:textId="1D566068" w:rsidR="00336B77" w:rsidRDefault="00D8531F" w:rsidP="003C2C51">
      <w:pPr>
        <w:spacing w:line="360" w:lineRule="auto"/>
        <w:ind w:firstLine="360"/>
      </w:pPr>
      <w:r>
        <w:t xml:space="preserve">Increment </w:t>
      </w:r>
      <w:r w:rsidR="006B2787">
        <w:t>represents the annual,</w:t>
      </w:r>
      <w:r>
        <w:t xml:space="preserve"> year-over-year </w:t>
      </w:r>
      <w:r w:rsidR="002B15E2">
        <w:t>change</w:t>
      </w:r>
      <w:r>
        <w:t xml:space="preserve">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79728A1B" w:rsidR="00D8531F" w:rsidRPr="00D8531F" w:rsidRDefault="00D8531F" w:rsidP="003C2C51">
      <w:pPr>
        <w:spacing w:line="360" w:lineRule="auto"/>
        <w:ind w:firstLine="360"/>
      </w:pPr>
      <w:r>
        <w:t xml:space="preserve">Net </w:t>
      </w:r>
      <w:r w:rsidR="00BB7C68">
        <w:t>growth</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64D52C68" w:rsidR="00527A01" w:rsidRDefault="003C2C51" w:rsidP="00336B77">
      <w:pPr>
        <w:pStyle w:val="ListParagraph"/>
        <w:spacing w:line="360" w:lineRule="auto"/>
        <w:contextualSpacing/>
      </w:pPr>
      <m:oMathPara>
        <m:oMath>
          <m:r>
            <w:rPr>
              <w:rFonts w:ascii="Cambria Math" w:hAnsi="Cambria Math"/>
            </w:rPr>
            <m:t xml:space="preserve">Net </m:t>
          </m:r>
          <m:r>
            <w:rPr>
              <w:rFonts w:ascii="Cambria Math" w:hAnsi="Cambria Math"/>
            </w:rPr>
            <m:t>Growth</m:t>
          </m:r>
          <m:r>
            <w:rPr>
              <w:rFonts w:ascii="Cambria Math" w:hAnsi="Cambria Math"/>
            </w:rPr>
            <m:t>=Increment*Segment Timeframe</m:t>
          </m:r>
        </m:oMath>
      </m:oMathPara>
    </w:p>
    <w:p w14:paraId="2D09489A" w14:textId="5DD76572" w:rsidR="009623B9" w:rsidRDefault="004216C4" w:rsidP="009623B9">
      <w:pPr>
        <w:spacing w:line="360" w:lineRule="auto"/>
        <w:ind w:firstLine="360"/>
      </w:pPr>
      <w:r>
        <w:lastRenderedPageBreak/>
        <w:t xml:space="preserve">Records with negative </w:t>
      </w:r>
      <w:r w:rsidR="003C2C51">
        <w:t xml:space="preserve">net </w:t>
      </w:r>
      <w:r w:rsidR="00BB7C68">
        <w:t>growth</w:t>
      </w:r>
      <w:r>
        <w:t xml:space="preserv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2B15E2">
        <w:t xml:space="preserve">Distributions of </w:t>
      </w:r>
      <w:r w:rsidR="00D44017">
        <w:t xml:space="preserve">increment and net </w:t>
      </w:r>
      <w:r w:rsidR="00BB7C68">
        <w:t>growth</w:t>
      </w:r>
      <w:r w:rsidR="00D44017">
        <w:t xml:space="preserve"> </w:t>
      </w:r>
      <w:r w:rsidR="002B15E2">
        <w:t xml:space="preserve">are summarized </w:t>
      </w:r>
      <w:r w:rsidR="00D44017">
        <w:t>into</w:t>
      </w:r>
      <w:r w:rsidR="00D44017" w:rsidRPr="00D44017">
        <w:t xml:space="preserve"> minimum, 1st quartile, mean, median, 3rd quartile, and maximum values</w:t>
      </w:r>
      <w:r w:rsidR="002B15E2">
        <w:t xml:space="preserve">, and visualized with histograms to </w:t>
      </w:r>
      <w:r w:rsidR="006B2787">
        <w:t xml:space="preserve">provide </w:t>
      </w:r>
      <w:r w:rsidR="00771EB8">
        <w:t xml:space="preserve">insight </w:t>
      </w:r>
      <w:r w:rsidR="00BB7C68">
        <w:t xml:space="preserve">into </w:t>
      </w:r>
      <w:r w:rsidR="002B15E2">
        <w:t xml:space="preserve">typical </w:t>
      </w:r>
      <w:r w:rsidR="007B42C1">
        <w:t xml:space="preserve">annual and cumulative forest growth </w:t>
      </w:r>
      <w:r w:rsidR="002B15E2">
        <w:t xml:space="preserve">patterns in the </w:t>
      </w:r>
      <w:r w:rsidR="007B42C1">
        <w:t>study area.</w:t>
      </w:r>
      <w:r w:rsidR="00DA482C">
        <w:t xml:space="preserve"> T</w:t>
      </w:r>
      <w:r w:rsidR="002B15E2">
        <w:t xml:space="preserve">hese metrics from FIA remeasurement plots </w:t>
      </w:r>
      <w:r w:rsidR="003C2C51">
        <w:t>serve not as targets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D637E77" w:rsidR="006D0768" w:rsidRDefault="006D0768" w:rsidP="006D0768">
      <w:pPr>
        <w:spacing w:line="360" w:lineRule="auto"/>
        <w:ind w:firstLine="360"/>
      </w:pPr>
      <w:r>
        <w:t xml:space="preserve">First, </w:t>
      </w:r>
      <w:r w:rsidR="00AC0C22">
        <w:t>we use a</w:t>
      </w:r>
      <w:r>
        <w:t xml:space="preserve"> Wilcoxon Rank Sum test to determine net </w:t>
      </w:r>
      <w:r w:rsidR="00BE19DA">
        <w:t>growth</w:t>
      </w:r>
      <w:r>
        <w:t xml:space="preserv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w:t>
      </w:r>
      <w:r w:rsidR="00BE19DA">
        <w:t xml:space="preserve"> data</w:t>
      </w:r>
      <w:r>
        <w:t xml:space="preserve">. </w:t>
      </w:r>
    </w:p>
    <w:p w14:paraId="5A7F4766" w14:textId="67491043"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 xml:space="preserve">incremental </w:t>
      </w:r>
      <w:r w:rsidR="00E813F4">
        <w:t>growth</w:t>
      </w:r>
      <w:r w:rsidR="00E27190">
        <w:t xml:space="preserve"> </w:t>
      </w:r>
      <w:r w:rsidR="00AC0C22">
        <w:t xml:space="preserve">in canopy height over time modeling the </w:t>
      </w:r>
      <w:r w:rsidR="00E04988">
        <w:t xml:space="preserve">response of ATL08 canopy heights (Y) to the year </w:t>
      </w:r>
      <w:r w:rsidR="00BE19DA">
        <w:t xml:space="preserve">of collection </w:t>
      </w:r>
      <w:r w:rsidR="00E04988">
        <w:t>(X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69139C20" w:rsidR="00E04988" w:rsidRDefault="00E04988" w:rsidP="00FF639F">
      <w:pPr>
        <w:spacing w:line="360" w:lineRule="auto"/>
        <w:ind w:firstLine="360"/>
      </w:pPr>
      <w:r w:rsidRPr="002B5EF7">
        <w:t>Finally</w:t>
      </w:r>
      <w:r>
        <w:t xml:space="preserve">, </w:t>
      </w:r>
      <w:r w:rsidR="00E27190">
        <w:t xml:space="preserve">we use </w:t>
      </w:r>
      <w:r>
        <w:t xml:space="preserve">a one-sided Mann-Kendall (MK) test was used to identify monotonic </w:t>
      </w:r>
      <w:r w:rsidR="00E813F4">
        <w:t>growth</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BE19DA">
        <w:t>suggesting</w:t>
      </w:r>
      <w:r w:rsidR="0008790D">
        <w:t xml:space="preserve"> growth over time</w:t>
      </w:r>
      <w:r>
        <w:t xml:space="preserve">. </w:t>
      </w:r>
      <w:r w:rsidR="004E550E">
        <w:t>From the MK test results we report the Z</w:t>
      </w:r>
      <w:r w:rsidR="00591F9C">
        <w:t xml:space="preserve"> and </w:t>
      </w:r>
      <w:r w:rsidR="004E550E">
        <w:t>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lastRenderedPageBreak/>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4F93982E">
            <wp:extent cx="5943600" cy="371475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3C765F" w14:textId="0B4A0BA8"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2B3D20">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w:t>
      </w:r>
      <w:r w:rsidR="001163E4">
        <w:rPr>
          <w:b w:val="0"/>
          <w:bCs w:val="0"/>
          <w:i/>
          <w:iCs/>
          <w:sz w:val="24"/>
          <w:szCs w:val="24"/>
        </w:rPr>
        <w:t xml:space="preserve"> (X)</w:t>
      </w:r>
      <w:r w:rsidRPr="00BA0245">
        <w:rPr>
          <w:b w:val="0"/>
          <w:bCs w:val="0"/>
          <w:i/>
          <w:iCs/>
          <w:sz w:val="24"/>
          <w:szCs w:val="24"/>
        </w:rPr>
        <w:t xml:space="preserve"> and ATL08</w:t>
      </w:r>
      <w:r w:rsidR="001163E4">
        <w:rPr>
          <w:b w:val="0"/>
          <w:bCs w:val="0"/>
          <w:i/>
          <w:iCs/>
          <w:sz w:val="24"/>
          <w:szCs w:val="24"/>
        </w:rPr>
        <w:t xml:space="preserve"> (Y), with each point in scatterplot corresponding to an individual ATL08 segment.</w:t>
      </w:r>
      <w:r w:rsidRPr="00BA0245">
        <w:rPr>
          <w:b w:val="0"/>
          <w:bCs w:val="0"/>
          <w:i/>
          <w:iCs/>
          <w:sz w:val="24"/>
          <w:szCs w:val="24"/>
        </w:rPr>
        <w:t xml:space="preserve"> Canopy heights are reported in meters above ground. Red line indicates trend line from a Theil-Sen regression</w:t>
      </w:r>
      <w:r w:rsidR="001163E4">
        <w:rPr>
          <w:b w:val="0"/>
          <w:bCs w:val="0"/>
          <w:i/>
          <w:iCs/>
          <w:sz w:val="24"/>
          <w:szCs w:val="24"/>
        </w:rPr>
        <w:t>.</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lastRenderedPageBreak/>
        <w:t>Sample Representation</w:t>
      </w:r>
    </w:p>
    <w:p w14:paraId="10765A0A" w14:textId="5E5DAFB3" w:rsidR="00BA0245" w:rsidRDefault="00BA0245" w:rsidP="00BA0245">
      <w:pPr>
        <w:spacing w:line="360" w:lineRule="auto"/>
      </w:pPr>
      <w:r>
        <w:tab/>
        <w:t xml:space="preserve">When comparing ALS canopy heights in the </w:t>
      </w:r>
      <w:r w:rsidR="001163E4">
        <w:t>footprints</w:t>
      </w:r>
      <w:r>
        <w:t xml:space="preserve"> of each sample against </w:t>
      </w:r>
      <w:r w:rsidR="001163E4">
        <w:t xml:space="preserve">the full population of </w:t>
      </w:r>
      <w:r>
        <w:t xml:space="preserve">ALS canopy heights </w:t>
      </w:r>
      <w:r w:rsidR="001163E4">
        <w:t xml:space="preserve">across the </w:t>
      </w:r>
      <w:r>
        <w:t xml:space="preserve">study area, the samples appear representative of the broader </w:t>
      </w:r>
      <w:r w:rsidR="001163E4">
        <w:t xml:space="preserve">forest </w:t>
      </w:r>
      <w:r>
        <w:t>population (Figure 10). Each sample’s canopy height distribution falls within the bounds of the overall population distribution</w:t>
      </w:r>
      <w:r w:rsidR="001163E4">
        <w:t>, with good overlap between samples. This suggests that ICESat-2 samples sufficiently</w:t>
      </w:r>
      <w:r w:rsidR="00D57F6E">
        <w:t xml:space="preserve"> capture the range of canopy heights across the study area</w:t>
      </w:r>
      <w:r w:rsidR="001163E4">
        <w:t>, despite the spatial shift between samples</w:t>
      </w:r>
      <w:r>
        <w:t xml:space="preserve">. </w:t>
      </w:r>
    </w:p>
    <w:p w14:paraId="2AC83CB4" w14:textId="77777777" w:rsidR="005E1AA5" w:rsidRDefault="00A75068" w:rsidP="005E1AA5">
      <w:pPr>
        <w:keepNext/>
        <w:spacing w:line="360" w:lineRule="auto"/>
      </w:pPr>
      <w:commentRangeStart w:id="64"/>
      <w:commentRangeEnd w:id="64"/>
      <w:r>
        <w:rPr>
          <w:rStyle w:val="CommentReference"/>
        </w:rPr>
        <w:commentReference w:id="64"/>
      </w:r>
      <w:r w:rsidR="005E1AA5" w:rsidRPr="005E1AA5">
        <w:t xml:space="preserve"> </w:t>
      </w:r>
      <w:r w:rsidR="005E1AA5">
        <w:rPr>
          <w:noProof/>
        </w:rPr>
        <w:drawing>
          <wp:inline distT="0" distB="0" distL="0" distR="0" wp14:anchorId="06310D53" wp14:editId="654245AD">
            <wp:extent cx="6217920" cy="3886200"/>
            <wp:effectExtent l="0" t="0" r="0" b="0"/>
            <wp:docPr id="844478916"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8916" name="Picture 10" descr="A graph of a sound wav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43CABEB8" w14:textId="29C2FBCC" w:rsidR="005E1AA5" w:rsidRDefault="005E1AA5" w:rsidP="005E1AA5">
      <w:pPr>
        <w:pStyle w:val="Caption"/>
        <w:spacing w:line="360" w:lineRule="auto"/>
      </w:pPr>
      <w:r w:rsidRPr="005E1AA5">
        <w:rPr>
          <w:b w:val="0"/>
          <w:bCs w:val="0"/>
          <w:i/>
          <w:iCs/>
          <w:sz w:val="22"/>
          <w:szCs w:val="22"/>
        </w:rPr>
        <w:t xml:space="preserve">Figure </w:t>
      </w:r>
      <w:r w:rsidRPr="005E1AA5">
        <w:rPr>
          <w:b w:val="0"/>
          <w:bCs w:val="0"/>
          <w:i/>
          <w:iCs/>
          <w:sz w:val="22"/>
          <w:szCs w:val="22"/>
        </w:rPr>
        <w:fldChar w:fldCharType="begin"/>
      </w:r>
      <w:r w:rsidRPr="005E1AA5">
        <w:rPr>
          <w:b w:val="0"/>
          <w:bCs w:val="0"/>
          <w:i/>
          <w:iCs/>
          <w:sz w:val="22"/>
          <w:szCs w:val="22"/>
        </w:rPr>
        <w:instrText xml:space="preserve"> SEQ Figure \* ARABIC </w:instrText>
      </w:r>
      <w:r w:rsidRPr="005E1AA5">
        <w:rPr>
          <w:b w:val="0"/>
          <w:bCs w:val="0"/>
          <w:i/>
          <w:iCs/>
          <w:sz w:val="22"/>
          <w:szCs w:val="22"/>
        </w:rPr>
        <w:fldChar w:fldCharType="separate"/>
      </w:r>
      <w:r w:rsidR="002B3D20">
        <w:rPr>
          <w:b w:val="0"/>
          <w:bCs w:val="0"/>
          <w:i/>
          <w:iCs/>
          <w:noProof/>
          <w:sz w:val="22"/>
          <w:szCs w:val="22"/>
        </w:rPr>
        <w:t>10</w:t>
      </w:r>
      <w:r w:rsidRPr="005E1AA5">
        <w:rPr>
          <w:b w:val="0"/>
          <w:bCs w:val="0"/>
          <w:i/>
          <w:iCs/>
          <w:sz w:val="22"/>
          <w:szCs w:val="22"/>
        </w:rPr>
        <w:fldChar w:fldCharType="end"/>
      </w:r>
      <w:r w:rsidRPr="005E1AA5">
        <w:rPr>
          <w:b w:val="0"/>
          <w:bCs w:val="0"/>
          <w:i/>
          <w:iCs/>
          <w:sz w:val="22"/>
          <w:szCs w:val="22"/>
        </w:rPr>
        <w:t>: Plot showing distribution</w:t>
      </w:r>
      <w:r w:rsidR="00D57F6E">
        <w:rPr>
          <w:b w:val="0"/>
          <w:bCs w:val="0"/>
          <w:i/>
          <w:iCs/>
          <w:sz w:val="22"/>
          <w:szCs w:val="22"/>
        </w:rPr>
        <w:t>s</w:t>
      </w:r>
      <w:r w:rsidRPr="005E1AA5">
        <w:rPr>
          <w:b w:val="0"/>
          <w:bCs w:val="0"/>
          <w:i/>
          <w:iCs/>
          <w:sz w:val="22"/>
          <w:szCs w:val="22"/>
        </w:rPr>
        <w:t xml:space="preserve"> of ALS canopy heights for each </w:t>
      </w:r>
      <w:r w:rsidR="00D57F6E">
        <w:rPr>
          <w:b w:val="0"/>
          <w:bCs w:val="0"/>
          <w:i/>
          <w:iCs/>
          <w:sz w:val="22"/>
          <w:szCs w:val="22"/>
        </w:rPr>
        <w:t xml:space="preserve">ICESat-2 </w:t>
      </w:r>
      <w:r w:rsidRPr="005E1AA5">
        <w:rPr>
          <w:b w:val="0"/>
          <w:bCs w:val="0"/>
          <w:i/>
          <w:iCs/>
          <w:sz w:val="22"/>
          <w:szCs w:val="22"/>
        </w:rPr>
        <w:t xml:space="preserve">sample </w:t>
      </w:r>
      <w:r w:rsidR="00D57F6E">
        <w:rPr>
          <w:b w:val="0"/>
          <w:bCs w:val="0"/>
          <w:i/>
          <w:iCs/>
          <w:sz w:val="22"/>
          <w:szCs w:val="22"/>
        </w:rPr>
        <w:t>year (colored lines), overlaid on full</w:t>
      </w:r>
      <w:r w:rsidRPr="005E1AA5">
        <w:rPr>
          <w:b w:val="0"/>
          <w:bCs w:val="0"/>
          <w:i/>
          <w:iCs/>
          <w:sz w:val="22"/>
          <w:szCs w:val="22"/>
        </w:rPr>
        <w:t xml:space="preserve"> population </w:t>
      </w:r>
      <w:r w:rsidR="00D57F6E">
        <w:rPr>
          <w:b w:val="0"/>
          <w:bCs w:val="0"/>
          <w:i/>
          <w:iCs/>
          <w:sz w:val="22"/>
          <w:szCs w:val="22"/>
        </w:rPr>
        <w:t xml:space="preserve">distribution of </w:t>
      </w:r>
      <w:r w:rsidRPr="005E1AA5">
        <w:rPr>
          <w:b w:val="0"/>
          <w:bCs w:val="0"/>
          <w:i/>
          <w:iCs/>
          <w:sz w:val="22"/>
          <w:szCs w:val="22"/>
        </w:rPr>
        <w:t xml:space="preserve">ALS canopy heights </w:t>
      </w:r>
      <w:r w:rsidR="00D57F6E">
        <w:rPr>
          <w:b w:val="0"/>
          <w:bCs w:val="0"/>
          <w:i/>
          <w:iCs/>
          <w:sz w:val="22"/>
          <w:szCs w:val="22"/>
        </w:rPr>
        <w:t xml:space="preserve">across the study area </w:t>
      </w:r>
      <w:r w:rsidRPr="005E1AA5">
        <w:rPr>
          <w:b w:val="0"/>
          <w:bCs w:val="0"/>
          <w:i/>
          <w:iCs/>
          <w:sz w:val="22"/>
          <w:szCs w:val="22"/>
        </w:rPr>
        <w:t>(</w:t>
      </w:r>
      <w:r>
        <w:rPr>
          <w:b w:val="0"/>
          <w:bCs w:val="0"/>
          <w:i/>
          <w:iCs/>
          <w:sz w:val="22"/>
          <w:szCs w:val="22"/>
        </w:rPr>
        <w:t>light gray</w:t>
      </w:r>
      <w:r w:rsidRPr="005E1AA5">
        <w:rPr>
          <w:b w:val="0"/>
          <w:bCs w:val="0"/>
          <w:i/>
          <w:iCs/>
          <w:sz w:val="22"/>
          <w:szCs w:val="22"/>
        </w:rPr>
        <w:t xml:space="preserve"> histogram). Unique colors chosen for distributions of each sample</w:t>
      </w:r>
      <w:r>
        <w:rPr>
          <w:b w:val="0"/>
          <w:bCs w:val="0"/>
          <w:i/>
          <w:iCs/>
          <w:sz w:val="22"/>
          <w:szCs w:val="22"/>
        </w:rPr>
        <w:t>.</w:t>
      </w:r>
    </w:p>
    <w:p w14:paraId="790EFD47" w14:textId="501574B8" w:rsidR="004B0211" w:rsidRDefault="007D51DE" w:rsidP="005E1AA5">
      <w:pPr>
        <w:numPr>
          <w:ilvl w:val="2"/>
          <w:numId w:val="9"/>
        </w:numPr>
        <w:spacing w:line="360" w:lineRule="auto"/>
        <w:rPr>
          <w:b/>
          <w:bCs/>
        </w:rPr>
      </w:pPr>
      <w:bookmarkStart w:id="65" w:name="_Toc195460514"/>
      <w:r>
        <w:rPr>
          <w:b/>
          <w:bCs/>
        </w:rPr>
        <w:t>Sample Location Equivalence</w:t>
      </w:r>
    </w:p>
    <w:p w14:paraId="6FA1FF06" w14:textId="404BE992" w:rsidR="0092781F" w:rsidRDefault="002B7F9A" w:rsidP="005E1AA5">
      <w:pPr>
        <w:spacing w:line="360" w:lineRule="auto"/>
        <w:ind w:firstLine="360"/>
      </w:pPr>
      <w:r w:rsidRPr="00595F83">
        <w:t xml:space="preserve">Bootstrapped TOST </w:t>
      </w:r>
      <w:r>
        <w:t>show that</w:t>
      </w:r>
      <w:r w:rsidRPr="00595F83">
        <w:t xml:space="preserve"> </w:t>
      </w:r>
      <w:r w:rsidR="002F5212">
        <w:t>all</w:t>
      </w:r>
      <w:r w:rsidR="00A75068">
        <w:t xml:space="preserve"> sample</w:t>
      </w:r>
      <w:r w:rsidR="002F5212">
        <w:t xml:space="preserve"> footprints </w:t>
      </w:r>
      <w:r w:rsidRPr="00595F83">
        <w:t>are practically equivalen</w:t>
      </w:r>
      <w:r>
        <w:t>t</w:t>
      </w:r>
      <w:r w:rsidRPr="00595F83">
        <w:t xml:space="preserve"> </w:t>
      </w:r>
      <w:r>
        <w:t xml:space="preserve">within </w:t>
      </w:r>
      <w:r w:rsidR="002F5212">
        <w:t>a margin of two meters in</w:t>
      </w:r>
      <w:r>
        <w:t xml:space="preserve"> canopy height (</w:t>
      </w:r>
      <w:r w:rsidRPr="00595F83">
        <w:t>Figure 1</w:t>
      </w:r>
      <w:r>
        <w:t>3</w:t>
      </w:r>
      <w:r w:rsidRPr="00595F83">
        <w:t>)</w:t>
      </w:r>
      <w:r w:rsidR="002F5212">
        <w:t>. B</w:t>
      </w:r>
      <w:r w:rsidRPr="00595F83">
        <w:t xml:space="preserve">elow </w:t>
      </w:r>
      <w:r>
        <w:t xml:space="preserve">this </w:t>
      </w:r>
      <w:r w:rsidR="002F5212">
        <w:t xml:space="preserve">equivalence </w:t>
      </w:r>
      <w:r w:rsidRPr="00595F83">
        <w:t>bound</w:t>
      </w:r>
      <w:r w:rsidR="002F5212">
        <w:t>,</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3E32E90C">
            <wp:extent cx="6217920" cy="3886200"/>
            <wp:effectExtent l="0" t="0" r="0" b="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02CA132C" w14:textId="36CEC5FF"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2B3D20">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w:t>
      </w:r>
      <w:r w:rsidR="00D57F6E">
        <w:rPr>
          <w:b w:val="0"/>
          <w:bCs w:val="0"/>
          <w:i/>
          <w:iCs/>
          <w:color w:val="000000" w:themeColor="text1"/>
        </w:rPr>
        <w:t>from</w:t>
      </w:r>
      <w:r w:rsidRPr="006D7784">
        <w:rPr>
          <w:b w:val="0"/>
          <w:bCs w:val="0"/>
          <w:i/>
          <w:iCs/>
          <w:color w:val="000000" w:themeColor="text1"/>
        </w:rPr>
        <w:t xml:space="preserve"> equivalence tests between</w:t>
      </w:r>
      <w:r w:rsidR="00D57F6E">
        <w:rPr>
          <w:b w:val="0"/>
          <w:bCs w:val="0"/>
          <w:i/>
          <w:iCs/>
          <w:color w:val="000000" w:themeColor="text1"/>
        </w:rPr>
        <w:t xml:space="preserve"> sample</w:t>
      </w:r>
      <w:r w:rsidRPr="006D7784">
        <w:rPr>
          <w:b w:val="0"/>
          <w:bCs w:val="0"/>
          <w:i/>
          <w:iCs/>
          <w:color w:val="000000" w:themeColor="text1"/>
        </w:rPr>
        <w:t xml:space="preserve"> </w:t>
      </w:r>
      <w:r w:rsidR="00D57F6E">
        <w:rPr>
          <w:b w:val="0"/>
          <w:bCs w:val="0"/>
          <w:i/>
          <w:iCs/>
          <w:color w:val="000000" w:themeColor="text1"/>
        </w:rPr>
        <w:t>distributions of ALS canopy heights. E</w:t>
      </w:r>
      <w:r>
        <w:rPr>
          <w:b w:val="0"/>
          <w:bCs w:val="0"/>
          <w:i/>
          <w:iCs/>
          <w:color w:val="000000" w:themeColor="text1"/>
        </w:rPr>
        <w:t xml:space="preserve">ach subplot represents a unique </w:t>
      </w:r>
      <w:r w:rsidRPr="006D7784">
        <w:rPr>
          <w:b w:val="0"/>
          <w:bCs w:val="0"/>
          <w:i/>
          <w:iCs/>
          <w:color w:val="000000" w:themeColor="text1"/>
        </w:rPr>
        <w:t xml:space="preserve">equivalence bound </w:t>
      </w:r>
      <w:r w:rsidR="004C539F">
        <w:rPr>
          <w:b w:val="0"/>
          <w:bCs w:val="0"/>
          <w:i/>
          <w:iCs/>
          <w:color w:val="000000" w:themeColor="text1"/>
        </w:rPr>
        <w:t xml:space="preserve">(in meters). Individual cells indicate the result of </w:t>
      </w:r>
      <w:r w:rsidRPr="006D7784">
        <w:rPr>
          <w:b w:val="0"/>
          <w:bCs w:val="0"/>
          <w:i/>
          <w:iCs/>
          <w:color w:val="000000" w:themeColor="text1"/>
        </w:rPr>
        <w:t xml:space="preserve">a TOST </w:t>
      </w:r>
      <w:r w:rsidR="004C539F">
        <w:rPr>
          <w:b w:val="0"/>
          <w:bCs w:val="0"/>
          <w:i/>
          <w:iCs/>
          <w:color w:val="000000" w:themeColor="text1"/>
        </w:rPr>
        <w:t>conducted between Sample 1 (X) and Sample 2 (Y).</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w:t>
      </w:r>
      <w:r w:rsidR="00804A42">
        <w:rPr>
          <w:b w:val="0"/>
          <w:bCs w:val="0"/>
          <w:i/>
          <w:iCs/>
          <w:color w:val="000000" w:themeColor="text1"/>
        </w:rPr>
        <w:t xml:space="preserve">practical </w:t>
      </w:r>
      <w:r w:rsidRPr="006D7784">
        <w:rPr>
          <w:b w:val="0"/>
          <w:bCs w:val="0"/>
          <w:i/>
          <w:iCs/>
          <w:color w:val="000000" w:themeColor="text1"/>
        </w:rPr>
        <w:t>equivalen</w:t>
      </w:r>
      <w:r w:rsidR="004C539F">
        <w:rPr>
          <w:b w:val="0"/>
          <w:bCs w:val="0"/>
          <w:i/>
          <w:iCs/>
          <w:color w:val="000000" w:themeColor="text1"/>
        </w:rPr>
        <w:t>ce</w:t>
      </w:r>
      <w:r w:rsidRPr="006D7784">
        <w:rPr>
          <w:b w:val="0"/>
          <w:bCs w:val="0"/>
          <w:i/>
          <w:iCs/>
          <w:color w:val="000000" w:themeColor="text1"/>
        </w:rPr>
        <w:t xml:space="preserve"> within the bound specified in the subplot titl</w:t>
      </w:r>
      <w:r w:rsidR="004C539F">
        <w:rPr>
          <w:b w:val="0"/>
          <w:bCs w:val="0"/>
          <w:i/>
          <w:iCs/>
          <w:color w:val="000000" w:themeColor="text1"/>
        </w:rPr>
        <w:t>e. Y</w:t>
      </w:r>
      <w:r w:rsidR="0092781F">
        <w:rPr>
          <w:b w:val="0"/>
          <w:bCs w:val="0"/>
          <w:i/>
          <w:iCs/>
          <w:color w:val="000000" w:themeColor="text1"/>
        </w:rPr>
        <w:t>ellow</w:t>
      </w:r>
      <w:r w:rsidRPr="006D7784">
        <w:rPr>
          <w:b w:val="0"/>
          <w:bCs w:val="0"/>
          <w:i/>
          <w:iCs/>
          <w:color w:val="000000" w:themeColor="text1"/>
        </w:rPr>
        <w:t xml:space="preserve"> cells indicate </w:t>
      </w:r>
      <w:r w:rsidR="004C539F">
        <w:rPr>
          <w:b w:val="0"/>
          <w:bCs w:val="0"/>
          <w:i/>
          <w:iCs/>
          <w:color w:val="000000" w:themeColor="text1"/>
        </w:rPr>
        <w:t>non-equivalence,</w:t>
      </w:r>
      <w:r w:rsidRPr="006D7784">
        <w:rPr>
          <w:b w:val="0"/>
          <w:bCs w:val="0"/>
          <w:i/>
          <w:iCs/>
          <w:color w:val="000000" w:themeColor="text1"/>
        </w:rPr>
        <w:t xml:space="preserve"> as at least one of the null hypotheses in the TOST was not rejected.</w:t>
      </w:r>
    </w:p>
    <w:p w14:paraId="685B7F03" w14:textId="77777777" w:rsidR="00417C2A" w:rsidRDefault="00BA3BB6" w:rsidP="00BA3BB6">
      <w:pPr>
        <w:spacing w:line="360" w:lineRule="auto"/>
      </w:pPr>
      <w:r>
        <w:tab/>
        <w:t xml:space="preserve">At more strict </w:t>
      </w:r>
      <w:r w:rsidR="008D798A">
        <w:t xml:space="preserve">equivalence </w:t>
      </w:r>
      <w:r>
        <w:t xml:space="preserve">margins </w:t>
      </w:r>
      <w:r w:rsidR="008D798A">
        <w:t xml:space="preserve">such </w:t>
      </w:r>
      <w:r>
        <w:t>as 0.1 or 0.25</w:t>
      </w:r>
      <w:r w:rsidR="00C74668">
        <w:t xml:space="preserve"> meters</w:t>
      </w:r>
      <w:r>
        <w:t xml:space="preserve">, none of </w:t>
      </w:r>
      <w:r w:rsidR="008D798A">
        <w:t>the</w:t>
      </w:r>
      <w:r>
        <w:t xml:space="preserve"> samples demonstrate equivalence in canopy height. Based on the results in Figure 11, the 2019 sample demonstrates </w:t>
      </w:r>
      <w:r w:rsidR="007D4DF3">
        <w:t xml:space="preserve">the lowest </w:t>
      </w:r>
      <w:r>
        <w:t xml:space="preserve">equivalence </w:t>
      </w:r>
      <w:r w:rsidR="00C74668">
        <w:t xml:space="preserve">with </w:t>
      </w:r>
      <w:r>
        <w:t xml:space="preserve">other samples. </w:t>
      </w:r>
      <w:r w:rsidR="007D4DF3">
        <w:t xml:space="preserve">This suggests that although </w:t>
      </w:r>
      <w:r w:rsidR="00C74668">
        <w:t xml:space="preserve">this sample </w:t>
      </w:r>
      <w:r w:rsidR="007D4DF3">
        <w:t xml:space="preserve">may </w:t>
      </w:r>
      <w:r w:rsidR="00C74668">
        <w:t>represent</w:t>
      </w:r>
      <w:r w:rsidR="007D4DF3">
        <w:t xml:space="preserve"> </w:t>
      </w:r>
      <w:r w:rsidR="00C74668">
        <w:t xml:space="preserve">the </w:t>
      </w:r>
      <w:r w:rsidR="007D4DF3">
        <w:t xml:space="preserve">overall </w:t>
      </w:r>
      <w:r w:rsidR="00C74668">
        <w:t xml:space="preserve">population, </w:t>
      </w:r>
      <w:r w:rsidR="007D4DF3">
        <w:t xml:space="preserve">it contains spatial differences in canopy height </w:t>
      </w:r>
      <w:r w:rsidR="00417C2A">
        <w:t xml:space="preserve">with the other </w:t>
      </w:r>
      <w:r w:rsidR="00C74668">
        <w:t>sample</w:t>
      </w:r>
      <w:r w:rsidR="00417C2A">
        <w:t>s</w:t>
      </w:r>
      <w:r w:rsidR="00C74668">
        <w:t xml:space="preserve"> </w:t>
      </w:r>
      <w:r w:rsidR="00417C2A">
        <w:t xml:space="preserve">which </w:t>
      </w:r>
      <w:r w:rsidR="00C74668">
        <w:t xml:space="preserve">could </w:t>
      </w:r>
      <w:r w:rsidR="00417C2A">
        <w:t xml:space="preserve">bias </w:t>
      </w:r>
      <w:r w:rsidR="00C74668">
        <w:t>trends over time.</w:t>
      </w:r>
    </w:p>
    <w:p w14:paraId="35B54364" w14:textId="4350FA73" w:rsidR="00BA3BB6" w:rsidRPr="00BA3BB6" w:rsidRDefault="00417C2A" w:rsidP="00BA3BB6">
      <w:pPr>
        <w:spacing w:line="360" w:lineRule="auto"/>
      </w:pPr>
      <w:r>
        <w:tab/>
      </w:r>
      <w:r w:rsidR="00C74668">
        <w:t xml:space="preserve">With this in mind, </w:t>
      </w:r>
      <w:r>
        <w:t xml:space="preserve">we remove the </w:t>
      </w:r>
      <w:r w:rsidR="00C74668">
        <w:t xml:space="preserve">2019 sample from </w:t>
      </w:r>
      <w:r w:rsidR="00641C4C">
        <w:t xml:space="preserve">further </w:t>
      </w:r>
      <w:r w:rsidR="00C74668">
        <w:t>analyses</w:t>
      </w:r>
      <w:r>
        <w:t>. With this</w:t>
      </w:r>
      <w:r w:rsidR="00C74668">
        <w:t xml:space="preserve"> </w:t>
      </w:r>
      <w:r>
        <w:t xml:space="preserve">exclusion, </w:t>
      </w:r>
      <w:r w:rsidR="00BA3BB6">
        <w:t xml:space="preserve">all </w:t>
      </w:r>
      <w:r>
        <w:t xml:space="preserve">remaining </w:t>
      </w:r>
      <w:r w:rsidR="00BA3BB6">
        <w:t xml:space="preserve">samples </w:t>
      </w:r>
      <w:r>
        <w:t xml:space="preserve">(2020-2024) </w:t>
      </w:r>
      <w:r w:rsidR="002F5212">
        <w:t xml:space="preserve">now </w:t>
      </w:r>
      <w:r w:rsidR="00BA3BB6">
        <w:t xml:space="preserve">demonstrate equivalence at a margin </w:t>
      </w:r>
      <w:r w:rsidR="00F22646">
        <w:t>of</w:t>
      </w:r>
      <w:r w:rsidR="00BA3BB6">
        <w:t xml:space="preserve"> 1 meter</w:t>
      </w:r>
      <w:r w:rsidR="00F22646">
        <w:t xml:space="preserve"> in canopy height</w:t>
      </w:r>
      <w:r w:rsidR="00BA3BB6">
        <w:t xml:space="preserve">. </w:t>
      </w:r>
      <w:r>
        <w:t xml:space="preserve">This </w:t>
      </w:r>
      <w:r w:rsidR="006A52AD">
        <w:t>minimize</w:t>
      </w:r>
      <w:r>
        <w:t xml:space="preserve">s </w:t>
      </w:r>
      <w:r w:rsidR="006A52AD">
        <w:t>the sampling bias present in our ATL08 segments</w:t>
      </w:r>
      <w:r>
        <w:t>, but slightly limits</w:t>
      </w:r>
      <w:r w:rsidR="006A52AD">
        <w:t xml:space="preserve"> the timeframe for tracking </w:t>
      </w:r>
      <w:r>
        <w:t>canopy height growth</w:t>
      </w:r>
      <w:r w:rsidR="006A52AD">
        <w:t xml:space="preserve"> to only 5 years of data</w:t>
      </w:r>
      <w:r>
        <w:t>.</w:t>
      </w:r>
      <w:r w:rsidR="00BA3BB6">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184F7C90" w:rsidR="0008020F" w:rsidRDefault="00595F83" w:rsidP="00BA3BB6">
      <w:pPr>
        <w:spacing w:line="360" w:lineRule="auto"/>
        <w:ind w:firstLine="360"/>
      </w:pPr>
      <w:r w:rsidRPr="00595F83">
        <w:lastRenderedPageBreak/>
        <w:t xml:space="preserve">Table 1 shows </w:t>
      </w:r>
      <w:r w:rsidR="00DD1CC5">
        <w:t>plot-level</w:t>
      </w:r>
      <w:r w:rsidRPr="00595F83">
        <w:t xml:space="preserve"> summary statistics for </w:t>
      </w:r>
      <w:r w:rsidR="00525C6B">
        <w:t xml:space="preserve">annual </w:t>
      </w:r>
      <w:r w:rsidR="005918D9" w:rsidRPr="00595F83">
        <w:t>increment</w:t>
      </w:r>
      <w:r w:rsidR="00D44017">
        <w:t xml:space="preserve"> and net </w:t>
      </w:r>
      <w:r w:rsidR="00525C6B">
        <w:t>growth</w:t>
      </w:r>
      <w:r w:rsidR="00D44017">
        <w:t xml:space="preserve"> in canopy height from FIA remeasurement plots.</w:t>
      </w:r>
    </w:p>
    <w:p w14:paraId="2338C177" w14:textId="2C2990CF"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525C6B">
        <w:rPr>
          <w:b w:val="0"/>
          <w:bCs w:val="0"/>
          <w:i/>
          <w:iCs/>
          <w:sz w:val="22"/>
          <w:szCs w:val="22"/>
        </w:rPr>
        <w:t>annual</w:t>
      </w:r>
      <w:r w:rsidR="00B42C10">
        <w:rPr>
          <w:b w:val="0"/>
          <w:bCs w:val="0"/>
          <w:i/>
          <w:iCs/>
          <w:sz w:val="22"/>
          <w:szCs w:val="22"/>
        </w:rPr>
        <w:t xml:space="preserve"> height</w:t>
      </w:r>
      <w:r w:rsidR="00525C6B">
        <w:rPr>
          <w:b w:val="0"/>
          <w:bCs w:val="0"/>
          <w:i/>
          <w:iCs/>
          <w:sz w:val="22"/>
          <w:szCs w:val="22"/>
        </w:rPr>
        <w:t xml:space="preserve"> increment and </w:t>
      </w:r>
      <w:r w:rsidR="00B42C10">
        <w:rPr>
          <w:b w:val="0"/>
          <w:bCs w:val="0"/>
          <w:i/>
          <w:iCs/>
          <w:sz w:val="22"/>
          <w:szCs w:val="22"/>
        </w:rPr>
        <w:t xml:space="preserve">five-year </w:t>
      </w:r>
      <w:r w:rsidR="00525C6B">
        <w:rPr>
          <w:b w:val="0"/>
          <w:bCs w:val="0"/>
          <w:i/>
          <w:iCs/>
          <w:sz w:val="22"/>
          <w:szCs w:val="22"/>
        </w:rPr>
        <w:t xml:space="preserve">net growth measurements from FIA remeasurement plots. Units </w:t>
      </w:r>
      <w:r w:rsidR="00343F34">
        <w:rPr>
          <w:b w:val="0"/>
          <w:bCs w:val="0"/>
          <w:i/>
          <w:iCs/>
          <w:sz w:val="22"/>
          <w:szCs w:val="22"/>
        </w:rPr>
        <w:t xml:space="preserve">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5E31DC">
        <w:trPr>
          <w:trHeight w:val="407"/>
        </w:trPr>
        <w:tc>
          <w:tcPr>
            <w:tcW w:w="1435" w:type="dxa"/>
            <w:tcBorders>
              <w:top w:val="single" w:sz="4" w:space="0" w:color="auto"/>
            </w:tcBorders>
            <w:shd w:val="clear" w:color="auto" w:fill="auto"/>
            <w:vAlign w:val="center"/>
          </w:tcPr>
          <w:p w14:paraId="0200A31B" w14:textId="56F0D4E8" w:rsidR="005918D9" w:rsidRPr="004D1978" w:rsidRDefault="005918D9" w:rsidP="00B42C10">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vAlign w:val="center"/>
          </w:tcPr>
          <w:p w14:paraId="0E84A25F" w14:textId="7E6B4317" w:rsidR="005918D9" w:rsidRPr="004D1978" w:rsidRDefault="005918D9" w:rsidP="00B42C10">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vAlign w:val="center"/>
          </w:tcPr>
          <w:p w14:paraId="6D7E06FE" w14:textId="48CA289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vAlign w:val="center"/>
          </w:tcPr>
          <w:p w14:paraId="16DF235B" w14:textId="0E2CFED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vAlign w:val="center"/>
          </w:tcPr>
          <w:p w14:paraId="095C25D1" w14:textId="5BC7AC8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vAlign w:val="center"/>
          </w:tcPr>
          <w:p w14:paraId="2F23688B" w14:textId="1465BD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vAlign w:val="center"/>
          </w:tcPr>
          <w:p w14:paraId="7C6E5703" w14:textId="4F1241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vAlign w:val="center"/>
          </w:tcPr>
          <w:p w14:paraId="300D08F9" w14:textId="350364A9" w:rsidR="005918D9" w:rsidRPr="004D1978" w:rsidRDefault="00DD1CC5" w:rsidP="005E31DC">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5E31DC">
        <w:trPr>
          <w:trHeight w:val="288"/>
        </w:trPr>
        <w:tc>
          <w:tcPr>
            <w:tcW w:w="1435" w:type="dxa"/>
            <w:tcBorders>
              <w:bottom w:val="single" w:sz="4" w:space="0" w:color="auto"/>
            </w:tcBorders>
            <w:shd w:val="clear" w:color="auto" w:fill="auto"/>
            <w:vAlign w:val="center"/>
          </w:tcPr>
          <w:p w14:paraId="33354F75" w14:textId="5A0DE387" w:rsidR="005918D9" w:rsidRPr="004D1978" w:rsidRDefault="005918D9" w:rsidP="00B42C10">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vAlign w:val="center"/>
          </w:tcPr>
          <w:p w14:paraId="251D74C7" w14:textId="6C9EEC0F" w:rsidR="005918D9" w:rsidRPr="004D1978" w:rsidRDefault="005918D9" w:rsidP="00B42C10">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vAlign w:val="center"/>
          </w:tcPr>
          <w:p w14:paraId="1F360D41" w14:textId="71C81D6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vAlign w:val="center"/>
          </w:tcPr>
          <w:p w14:paraId="77A7309B" w14:textId="13D293F3" w:rsidR="005918D9" w:rsidRPr="004D1978" w:rsidRDefault="00DD1CC5" w:rsidP="005E31DC">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vAlign w:val="center"/>
          </w:tcPr>
          <w:p w14:paraId="64009AC6" w14:textId="14406B8C" w:rsidR="005918D9" w:rsidRPr="004D1978" w:rsidRDefault="00DD1CC5" w:rsidP="005E31DC">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vAlign w:val="center"/>
          </w:tcPr>
          <w:p w14:paraId="063E9080" w14:textId="729107CF" w:rsidR="005918D9" w:rsidRPr="004D1978" w:rsidRDefault="005918D9" w:rsidP="005E31DC">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vAlign w:val="center"/>
          </w:tcPr>
          <w:p w14:paraId="293A2790" w14:textId="7E80699E" w:rsidR="005918D9" w:rsidRPr="004D1978" w:rsidRDefault="00DD1CC5" w:rsidP="005E31DC">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vAlign w:val="center"/>
          </w:tcPr>
          <w:p w14:paraId="370C8778" w14:textId="3497E8CF" w:rsidR="005918D9" w:rsidRPr="004D1978" w:rsidRDefault="00A34B1C" w:rsidP="005E31DC">
            <w:pPr>
              <w:spacing w:line="360" w:lineRule="auto"/>
              <w:jc w:val="center"/>
              <w:rPr>
                <w:rFonts w:ascii="Times New Roman" w:hAnsi="Times New Roman"/>
              </w:rPr>
            </w:pPr>
            <w:r w:rsidRPr="004D1978">
              <w:rPr>
                <w:rFonts w:ascii="Times New Roman" w:hAnsi="Times New Roman"/>
              </w:rPr>
              <w:t>8.82</w:t>
            </w:r>
          </w:p>
        </w:tc>
      </w:tr>
    </w:tbl>
    <w:p w14:paraId="69C20A45" w14:textId="65B6A05B" w:rsidR="00BA1401" w:rsidRDefault="00E51138" w:rsidP="005918D9">
      <w:pPr>
        <w:spacing w:line="360" w:lineRule="auto"/>
      </w:pPr>
      <w:r>
        <w:tab/>
      </w:r>
      <w:r w:rsidR="006D4E45">
        <w:t>Figure</w:t>
      </w:r>
      <w:r w:rsidR="00BA1401" w:rsidRPr="00BA1401">
        <w:t xml:space="preserve"> 1</w:t>
      </w:r>
      <w:r w:rsidR="005E31DC">
        <w:t>2</w:t>
      </w:r>
      <w:r w:rsidR="00BA1401" w:rsidRPr="00BA1401">
        <w:t xml:space="preserve">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w:t>
      </w:r>
      <w:r w:rsidR="00B42C10">
        <w:t xml:space="preserve">of 0.34 meters per year </w:t>
      </w:r>
      <w:r w:rsidR="00BA1401" w:rsidRPr="00BA1401">
        <w:t xml:space="preserve">indicates </w:t>
      </w:r>
      <w:r w:rsidR="00B42C10">
        <w:t xml:space="preserve">the expected plot-level tree height growth </w:t>
      </w:r>
      <w:r w:rsidR="00287510">
        <w:t xml:space="preserve">across the range of forest </w:t>
      </w:r>
      <w:r w:rsidR="005E31DC">
        <w:t>conditions</w:t>
      </w:r>
      <w:r w:rsidR="00287510">
        <w:t xml:space="preserve"> in </w:t>
      </w:r>
      <w:r w:rsidR="005E31DC">
        <w:t>the</w:t>
      </w:r>
      <w:r w:rsidR="00287510">
        <w:t xml:space="preserve"> study area</w:t>
      </w:r>
      <w:r w:rsidR="00B42C10">
        <w:t>.</w:t>
      </w:r>
    </w:p>
    <w:p w14:paraId="37C66067" w14:textId="6DAADFF9" w:rsidR="00287510" w:rsidRDefault="00B42C10" w:rsidP="00287510">
      <w:pPr>
        <w:keepNext/>
        <w:spacing w:line="360" w:lineRule="auto"/>
      </w:pPr>
      <w:r>
        <w:rPr>
          <w:noProof/>
        </w:rPr>
        <w:drawing>
          <wp:inline distT="0" distB="0" distL="0" distR="0" wp14:anchorId="686A86B8" wp14:editId="364F85AE">
            <wp:extent cx="6217920" cy="3886200"/>
            <wp:effectExtent l="0" t="0" r="0" b="0"/>
            <wp:docPr id="1097097816" name="Picture 1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816" name="Picture 14"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75CF3A8D" w14:textId="703EE053"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34745612" w:rsidR="00BA1401" w:rsidRDefault="00BA1401" w:rsidP="00287510">
      <w:pPr>
        <w:spacing w:line="360" w:lineRule="auto"/>
        <w:ind w:firstLine="360"/>
      </w:pPr>
      <w:r w:rsidRPr="00BA1401">
        <w:t>Figure 1</w:t>
      </w:r>
      <w:r w:rsidR="005E31DC">
        <w:t>3</w:t>
      </w:r>
      <w:r w:rsidRPr="00BA1401">
        <w:t xml:space="preserve"> shows the distribution of </w:t>
      </w:r>
      <w:r w:rsidR="002052B7">
        <w:t>five</w:t>
      </w:r>
      <w:r w:rsidR="00B42C10">
        <w:t>-</w:t>
      </w:r>
      <w:r w:rsidRPr="00BA1401">
        <w:t>year</w:t>
      </w:r>
      <w:r w:rsidR="00B42C10">
        <w:t xml:space="preserve"> net growth in tree height at the plot level</w:t>
      </w:r>
      <w:r w:rsidR="00287510">
        <w:t xml:space="preserve">. This distribution is centered at </w:t>
      </w:r>
      <w:r w:rsidR="00241347">
        <w:t>1.68</w:t>
      </w:r>
      <w:r w:rsidR="00287510">
        <w:t xml:space="preserve"> meters with a strong right skew,</w:t>
      </w:r>
      <w:r w:rsidR="00B42C10">
        <w:t xml:space="preserve"> indicating a modest growth for most plots with some experiencing up to 8 meters of growth in a five year period</w:t>
      </w:r>
      <w:r w:rsidR="00287510">
        <w:t>.</w:t>
      </w:r>
    </w:p>
    <w:p w14:paraId="4832E9BD" w14:textId="1A5AA22E" w:rsidR="00287510" w:rsidRDefault="00B42C10" w:rsidP="00287510">
      <w:pPr>
        <w:keepNext/>
        <w:spacing w:line="360" w:lineRule="auto"/>
        <w:jc w:val="center"/>
      </w:pPr>
      <w:r>
        <w:rPr>
          <w:noProof/>
        </w:rPr>
        <w:lastRenderedPageBreak/>
        <w:drawing>
          <wp:inline distT="0" distB="0" distL="0" distR="0" wp14:anchorId="15754B41" wp14:editId="1D6B3EA8">
            <wp:extent cx="6217920" cy="3886200"/>
            <wp:effectExtent l="0" t="0" r="0" b="0"/>
            <wp:docPr id="173484128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1280" name="Picture 15"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6842CD2F" w14:textId="7E1C5760"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w:t>
      </w:r>
      <w:r w:rsidR="005E31DC">
        <w:rPr>
          <w:b w:val="0"/>
          <w:bCs w:val="0"/>
          <w:i/>
          <w:iCs/>
          <w:sz w:val="22"/>
          <w:szCs w:val="22"/>
        </w:rPr>
        <w:t>growth</w:t>
      </w:r>
      <w:r>
        <w:rPr>
          <w:b w:val="0"/>
          <w:bCs w:val="0"/>
          <w:i/>
          <w:iCs/>
          <w:sz w:val="22"/>
          <w:szCs w:val="22"/>
        </w:rPr>
        <w:t xml:space="preserve"> in </w:t>
      </w:r>
      <w:r w:rsidR="005E31DC">
        <w:rPr>
          <w:b w:val="0"/>
          <w:bCs w:val="0"/>
          <w:i/>
          <w:iCs/>
          <w:sz w:val="22"/>
          <w:szCs w:val="22"/>
        </w:rPr>
        <w:t xml:space="preserve">tree </w:t>
      </w:r>
      <w:r>
        <w:rPr>
          <w:b w:val="0"/>
          <w:bCs w:val="0"/>
          <w:i/>
          <w:iCs/>
          <w:sz w:val="22"/>
          <w:szCs w:val="22"/>
        </w:rPr>
        <w:t xml:space="preserve">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3E8C2899" w14:textId="6120F96E"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42C10">
        <w:t>moving away from disturbance in time</w:t>
      </w:r>
      <w:r w:rsidR="00BE6723">
        <w:t>.</w:t>
      </w:r>
    </w:p>
    <w:p w14:paraId="3C808066" w14:textId="31CD70B5" w:rsidR="00A35761" w:rsidRDefault="006F1694" w:rsidP="00BE6723">
      <w:pPr>
        <w:spacing w:line="360" w:lineRule="auto"/>
      </w:pPr>
      <w:r>
        <w:tab/>
        <w:t>The mean difference</w:t>
      </w:r>
      <w:r w:rsidR="00E813F4">
        <w:t>s</w:t>
      </w:r>
      <w:r>
        <w:t xml:space="preserve"> in canopy height between the last and first year of data follow a similar pattern. </w:t>
      </w:r>
      <w:r w:rsidR="00E813F4">
        <w:t>Of the forest cover types</w:t>
      </w:r>
      <w:r>
        <w:t xml:space="preserve"> </w:t>
      </w:r>
      <w:r w:rsidR="00E813F4">
        <w:t xml:space="preserve">it </w:t>
      </w:r>
      <w:r>
        <w:t>is highest in Woody Wetlands</w:t>
      </w:r>
      <w:r w:rsidR="00BE6723">
        <w:t xml:space="preserve">, with </w:t>
      </w:r>
      <w:r w:rsidR="00777623">
        <w:t xml:space="preserve">a mean difference </w:t>
      </w:r>
      <w:r w:rsidR="00BE6723">
        <w:t xml:space="preserve">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E813F4">
        <w:t xml:space="preserve">moving away </w:t>
      </w:r>
      <w:r w:rsidR="00BE6723">
        <w:t xml:space="preserve">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094FD257">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67451EF2"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2B3D20">
        <w:rPr>
          <w:b w:val="0"/>
          <w:bCs w:val="0"/>
          <w:i/>
          <w:iCs/>
          <w:noProof/>
          <w:sz w:val="24"/>
          <w:szCs w:val="24"/>
        </w:rPr>
        <w:t>14</w:t>
      </w:r>
      <w:r w:rsidRPr="00591F9C">
        <w:rPr>
          <w:b w:val="0"/>
          <w:bCs w:val="0"/>
          <w:i/>
          <w:iCs/>
          <w:sz w:val="24"/>
          <w:szCs w:val="24"/>
        </w:rPr>
        <w:fldChar w:fldCharType="end"/>
      </w:r>
      <w:r>
        <w:rPr>
          <w:b w:val="0"/>
          <w:bCs w:val="0"/>
          <w:i/>
          <w:iCs/>
          <w:sz w:val="24"/>
          <w:szCs w:val="24"/>
        </w:rPr>
        <w:t xml:space="preserve">: Bar graphs showing results of canopy height </w:t>
      </w:r>
      <w:r w:rsidR="00E813F4">
        <w:rPr>
          <w:b w:val="0"/>
          <w:bCs w:val="0"/>
          <w:i/>
          <w:iCs/>
          <w:sz w:val="24"/>
          <w:szCs w:val="24"/>
        </w:rPr>
        <w:t xml:space="preserve">net growth </w:t>
      </w:r>
      <w:r>
        <w:rPr>
          <w:b w:val="0"/>
          <w:bCs w:val="0"/>
          <w:i/>
          <w:iCs/>
          <w:sz w:val="24"/>
          <w:szCs w:val="24"/>
        </w:rPr>
        <w:t>over time from Wilcoxon Rank</w:t>
      </w:r>
      <w:r w:rsidR="00E813F4">
        <w:rPr>
          <w:b w:val="0"/>
          <w:bCs w:val="0"/>
          <w:i/>
          <w:iCs/>
          <w:sz w:val="24"/>
          <w:szCs w:val="24"/>
        </w:rPr>
        <w:t xml:space="preserve"> </w:t>
      </w:r>
      <w:r>
        <w:rPr>
          <w:b w:val="0"/>
          <w:bCs w:val="0"/>
          <w:i/>
          <w:iCs/>
          <w:sz w:val="24"/>
          <w:szCs w:val="24"/>
        </w:rPr>
        <w:t>Sum test</w:t>
      </w:r>
      <w:r w:rsidR="00E813F4">
        <w:rPr>
          <w:b w:val="0"/>
          <w:bCs w:val="0"/>
          <w:i/>
          <w:iCs/>
          <w:sz w:val="24"/>
          <w:szCs w:val="24"/>
        </w:rPr>
        <w:t>s</w:t>
      </w:r>
      <w:r>
        <w:rPr>
          <w:b w:val="0"/>
          <w:bCs w:val="0"/>
          <w:i/>
          <w:iCs/>
          <w:sz w:val="24"/>
          <w:szCs w:val="24"/>
        </w:rPr>
        <w:t>, grouped by factor and level. Separate plots show a) the W statistic, and b) mean difference in canopy height between the first and last years of data. Bars with value labels indicate statistically significant trends (p &lt; 0.05).</w:t>
      </w:r>
    </w:p>
    <w:p w14:paraId="49F3FEC1" w14:textId="7E5F4ACC"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00E813F4">
        <w:t xml:space="preserve">incremental canopy height </w:t>
      </w:r>
      <w:r w:rsidR="0096585F">
        <w:t xml:space="preserve">growth </w:t>
      </w:r>
      <w:r w:rsidRPr="00591F9C">
        <w:t xml:space="preserve">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growth </w:t>
      </w:r>
      <w:r w:rsidR="0096585F">
        <w:lastRenderedPageBreak/>
        <w:t xml:space="preserve">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3264C8AA" w:rsidR="00613B67" w:rsidRDefault="00613B67" w:rsidP="00591F9C">
      <w:pPr>
        <w:spacing w:line="360" w:lineRule="auto"/>
      </w:pPr>
      <w:r>
        <w:tab/>
      </w:r>
      <w:r w:rsidR="007F2AE5" w:rsidRPr="007F2AE5">
        <w:t xml:space="preserve">Disturbed forests show a </w:t>
      </w:r>
      <w:r w:rsidR="00E813F4">
        <w:t>higher growth rate (</w:t>
      </w:r>
      <w:r w:rsidR="007F2AE5" w:rsidRPr="007F2AE5">
        <w:t xml:space="preserve">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3DD66736">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5A5E5F67"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002B3D20">
        <w:rPr>
          <w:b w:val="0"/>
          <w:bCs w:val="0"/>
          <w:i/>
          <w:iCs/>
          <w:noProof/>
          <w:sz w:val="22"/>
          <w:szCs w:val="22"/>
        </w:rPr>
        <w:t>15</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37102CD3" w:rsidR="00217F80" w:rsidRDefault="002A03A2" w:rsidP="00613B67">
      <w:pPr>
        <w:spacing w:line="360" w:lineRule="auto"/>
        <w:ind w:firstLine="720"/>
      </w:pPr>
      <w:bookmarkStart w:id="67" w:name="_Toc195197923"/>
      <w:bookmarkStart w:id="68" w:name="_Toc195198130"/>
      <w:bookmarkStart w:id="69" w:name="_Toc195460516"/>
      <w:r>
        <w:t xml:space="preserve">Finally, </w:t>
      </w:r>
      <w:r w:rsidR="009866CF" w:rsidRPr="00BA1401">
        <w:t xml:space="preserve">MK tests show statistically significant monotonic </w:t>
      </w:r>
      <w:r w:rsidR="00E813F4">
        <w:t xml:space="preserve">growth in </w:t>
      </w:r>
      <w:r w:rsidR="009866CF" w:rsidRPr="00BA1401">
        <w:t xml:space="preserve">canopy height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0E7BC8E3">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1A25F168"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2B3D20">
        <w:rPr>
          <w:b w:val="0"/>
          <w:bCs w:val="0"/>
          <w:i/>
          <w:iCs/>
          <w:noProof/>
          <w:sz w:val="22"/>
          <w:szCs w:val="22"/>
        </w:rPr>
        <w:t>16</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579DC536"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w:t>
      </w:r>
      <w:r w:rsidR="00E77653">
        <w:t>acquisition</w:t>
      </w:r>
      <w:r>
        <w:t xml:space="preserve">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35476689"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w:t>
      </w:r>
      <w:r w:rsidR="00E77653">
        <w:t xml:space="preserve"> of canopy height</w:t>
      </w:r>
      <w:r w:rsidR="00A67663">
        <w:t xml:space="preserve">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.1, the strong performance of height estimation by ATL08 was likely due to the consistent tree height and regular tree spacing found in forest plantations within our study area.</w:t>
      </w:r>
      <w:r w:rsidR="00DA482C">
        <w:t xml:space="preserve"> From the results of Phase 1,</w:t>
      </w:r>
      <w:r w:rsidR="00A67663">
        <w:t xml:space="preserve"> </w:t>
      </w:r>
      <w:r w:rsidR="00A67663" w:rsidRPr="00A67663">
        <w:rPr>
          <w:color w:val="000000"/>
        </w:rPr>
        <w:t>ATL08</w:t>
      </w:r>
      <w:r w:rsidR="00A67663">
        <w:t xml:space="preserve"> canopy height estimations in the study area at a single point in time were deemed adequate for identifying trends throughout time. </w:t>
      </w:r>
    </w:p>
    <w:p w14:paraId="3C495BE7" w14:textId="471DA5EA" w:rsidR="00A67663" w:rsidRPr="00BA40F9" w:rsidRDefault="009E449A" w:rsidP="00BA40F9">
      <w:pPr>
        <w:spacing w:line="360" w:lineRule="auto"/>
        <w:ind w:firstLine="360"/>
      </w:pPr>
      <w:r>
        <w:t>Next we</w:t>
      </w:r>
      <w:r w:rsidR="00A67663">
        <w:t xml:space="preserve"> assessed the </w:t>
      </w:r>
      <w:r w:rsidR="00E77653">
        <w:t xml:space="preserve">sampling </w:t>
      </w:r>
      <w:r w:rsidR="0003019A">
        <w:t xml:space="preserve">bias </w:t>
      </w:r>
      <w:r w:rsidR="00E77653">
        <w:t xml:space="preserve">present </w:t>
      </w:r>
      <w:r w:rsidR="00F22646">
        <w:t xml:space="preserve">ATL08 data by </w:t>
      </w:r>
      <w:r w:rsidR="00E77653">
        <w:t xml:space="preserve">treating each year of ATL08 </w:t>
      </w:r>
      <w:r w:rsidR="00F22646">
        <w:t>segments</w:t>
      </w:r>
      <w:r w:rsidR="00E77653">
        <w:t xml:space="preserve"> as an individual sample of the landscape. Comparing 2020 ALS in the footprints of each sample against the population of forests indicate that ATL08 segment locations provide a representative sample of forest conditions throughout the study area. </w:t>
      </w:r>
      <w:r w:rsidR="00F22646">
        <w:t>Comparing the samples against each other, a</w:t>
      </w:r>
      <w:r w:rsidR="00E77653">
        <w:t xml:space="preserve">ll samples </w:t>
      </w:r>
      <w:r w:rsidR="00F22646">
        <w:t xml:space="preserve">demonstrate equivalence </w:t>
      </w:r>
      <w:r w:rsidR="00E77653">
        <w:t xml:space="preserve">within </w:t>
      </w:r>
      <w:r w:rsidR="00A67663">
        <w:t>a margin of 2 meters</w:t>
      </w:r>
      <w:r w:rsidR="00E77653">
        <w:t xml:space="preserve"> in canopy height</w:t>
      </w:r>
      <w:r w:rsidR="00A67663">
        <w:t xml:space="preserve">, showing a considerable level of agreement across a study area of over 5 million hectares. When tightening the equivalence margin to 1.5 meters, </w:t>
      </w:r>
      <w:r w:rsidR="00E77653">
        <w:t xml:space="preserve">the 2019 sample </w:t>
      </w:r>
      <w:r w:rsidR="00A67663">
        <w:t xml:space="preserve">did not demonstrate equivalence </w:t>
      </w:r>
      <w:r w:rsidR="004B7332">
        <w:t xml:space="preserve">with </w:t>
      </w:r>
      <w:r w:rsidR="00E77653">
        <w:t>the samples from 2021, 2023, or 2024</w:t>
      </w:r>
      <w:r w:rsidR="00A67663">
        <w:t xml:space="preserve">, indicating some spatial </w:t>
      </w:r>
      <w:r w:rsidR="004B7332">
        <w:t xml:space="preserve">difference in canopy height between </w:t>
      </w:r>
      <w:r w:rsidR="00F22646">
        <w:t>the locations of those samples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w:t>
      </w:r>
      <w:r w:rsidR="00F22646">
        <w:t>After removing the 2019 sample</w:t>
      </w:r>
      <w:r w:rsidR="00A67663">
        <w:t xml:space="preserve">, all </w:t>
      </w:r>
      <w:r w:rsidR="00F22646">
        <w:t xml:space="preserve">samples </w:t>
      </w:r>
      <w:r w:rsidR="00A67663">
        <w:t xml:space="preserve">demonstrate </w:t>
      </w:r>
      <w:del w:id="70" w:author="Poncy, William" w:date="2025-03-31T15:58:00Z">
        <w:r w:rsidR="00A67663" w:rsidDel="00D61D87">
          <w:delText>equivalence of</w:delText>
        </w:r>
      </w:del>
      <w:ins w:id="71" w:author="Poncy, William" w:date="2025-03-31T15:58:00Z">
        <w:r w:rsidR="00A67663">
          <w:t>equivalence</w:t>
        </w:r>
      </w:ins>
      <w:r w:rsidR="00A67663">
        <w:t xml:space="preserve"> </w:t>
      </w:r>
      <w:del w:id="72" w:author="Poncy, William" w:date="2025-03-31T15:58:00Z">
        <w:r w:rsidR="00A67663" w:rsidDel="00D61D87">
          <w:delText xml:space="preserve">with </w:delText>
        </w:r>
      </w:del>
      <w:ins w:id="73" w:author="Poncy, William" w:date="2025-03-31T15:58:00Z">
        <w:r w:rsidR="00A67663">
          <w:t xml:space="preserve">to </w:t>
        </w:r>
      </w:ins>
      <w:r w:rsidR="00A67663">
        <w:t>each other within an even tighter 1-meter margin.</w:t>
      </w:r>
      <w:del w:id="74" w:author="Poncy, William" w:date="2025-03-31T16:00:00Z">
        <w:r w:rsidR="00A67663" w:rsidDel="00FD2CC7">
          <w:delText xml:space="preserve"> (Figure 10).</w:delText>
        </w:r>
      </w:del>
      <w:del w:id="75" w:author="Poncy, William" w:date="2025-03-31T15:59:00Z">
        <w:r w:rsidR="00A67663" w:rsidDel="00D61D87">
          <w:delText xml:space="preserve"> </w:delText>
        </w:r>
      </w:del>
      <w:r w:rsidR="00BA40F9">
        <w:t xml:space="preserve"> Ultimately, 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BD8FF63" w14:textId="45A2169D" w:rsidR="00B701C0"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height increment (Figure 1</w:t>
      </w:r>
      <w:r w:rsidR="00DF240C">
        <w:t>4</w:t>
      </w:r>
      <w:r w:rsidR="00A67663">
        <w:t xml:space="preserve">) is heavily </w:t>
      </w:r>
      <w:r w:rsidR="00A67663">
        <w:lastRenderedPageBreak/>
        <w:t>concentrated in values below</w:t>
      </w:r>
      <w:r w:rsidR="00B701C0">
        <w:t xml:space="preserve"> 0.5 meters</w:t>
      </w:r>
      <w:r w:rsidR="00A67663">
        <w:t xml:space="preserve"> per year, </w:t>
      </w:r>
      <w:r w:rsidR="00B701C0">
        <w:t xml:space="preserve">which may reflect more mature </w:t>
      </w:r>
      <w:r w:rsidR="00A67663">
        <w:t xml:space="preserve">forests across </w:t>
      </w:r>
      <w:r w:rsidR="00777623">
        <w:t>the</w:t>
      </w:r>
      <w:r w:rsidR="00A67663">
        <w:t xml:space="preserve"> study area</w:t>
      </w:r>
      <w:r w:rsidR="00A57AFD">
        <w:t>,</w:t>
      </w:r>
      <w:r w:rsidR="0005573C">
        <w:t xml:space="preserve"> as f</w:t>
      </w:r>
      <w:r w:rsidR="00A67663">
        <w:t xml:space="preserve">orest height growth </w:t>
      </w:r>
      <w:r w:rsidR="002A6916">
        <w:t xml:space="preserve">and productivity </w:t>
      </w:r>
      <w:r w:rsidR="00B701C0">
        <w:t xml:space="preserve">slows as </w:t>
      </w:r>
      <w:r w:rsidR="00A67663">
        <w:t>stand</w:t>
      </w:r>
      <w:r w:rsidR="00B701C0">
        <w:t>s</w:t>
      </w:r>
      <w:r w:rsidR="00A67663">
        <w:t xml:space="preserve"> matur</w:t>
      </w:r>
      <w:r w:rsidR="00B701C0">
        <w:t xml:space="preserve">e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05573C">
        <w:t xml:space="preserve">For </w:t>
      </w:r>
      <w:r w:rsidR="00793BA6">
        <w:t>l</w:t>
      </w:r>
      <w:r w:rsidR="0005573C">
        <w:t xml:space="preserve">oblolly pines </w:t>
      </w:r>
      <w:r w:rsidR="00793BA6">
        <w:t>vastly</w:t>
      </w:r>
      <w:r w:rsidR="0005573C">
        <w:t xml:space="preserve"> present </w:t>
      </w:r>
      <w:r w:rsidR="00793BA6">
        <w:t xml:space="preserve">throughout </w:t>
      </w:r>
      <w:r w:rsidR="0005573C">
        <w:t xml:space="preserve">the </w:t>
      </w:r>
      <w:r w:rsidR="00793BA6">
        <w:t xml:space="preserve">southeastern United States (and therefore the </w:t>
      </w:r>
      <w:r w:rsidR="0005573C">
        <w:t>study area</w:t>
      </w:r>
      <w:r w:rsidR="00793BA6">
        <w:t>)</w:t>
      </w:r>
      <w:r w:rsidR="0005573C">
        <w:t xml:space="preserve">, crown closure may </w:t>
      </w:r>
      <w:r w:rsidR="00793BA6">
        <w:t>occur within 15</w:t>
      </w:r>
      <w:r w:rsidR="001F5B93">
        <w:t xml:space="preserve">-20 </w:t>
      </w:r>
      <w:r w:rsidR="00793BA6">
        <w:t xml:space="preserve">years of age </w:t>
      </w:r>
      <w:r w:rsidR="00793BA6">
        <w:fldChar w:fldCharType="begin"/>
      </w:r>
      <w:r w:rsidR="00793BA6">
        <w:instrText xml:space="preserve"> ADDIN ZOTERO_ITEM CSL_CITATION {"citationID":"ogbFRcgn","properties":{"formattedCitation":"(Baker &amp; Langdon, 1990; Bradley &amp; Kush, 2019)","plainCitation":"(Baker &amp; Langdon, 1990; Bradley &amp; Kush, 2019)","noteIndex":0},"citationItems":[{"id":111,"uris":["http://zotero.org/users/local/cacSD1vw/items/QIZXUWJV","http://zotero.org/users/16907877/items/QIZXUWJV"],"itemData":{"id":111,"type":"chapter","container-title":"Silvics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O."}],"issued":{"date-parts":[["1990"]]},"citation-key":"bakerPinusTaedaLoblolly1990"}},{"id":399,"uris":["http://zotero.org/users/16907877/items/CDJYMC6Y"],"itemData":{"id":399,"type":"post-weblog","abstract":"Loblolly pine is the most common timber species in the southern United States. This is due to the tree’s ability to grow rapidly on a wide variety of sites.","container-title":"Alabama Cooperative Extension System","language":"en-US","title":"Thinning Loblolly Pine Stands To Benefit Wildlife &amp; Timber Production","URL":"https://www.aces.edu/blog/topics/forestry/thinning-loblolly-pine-stands-to-benefit-wildlife-timber-production/","author":[{"family":"Bradley","given":"Spenser"},{"family":"Kush","given":"John"}],"accessed":{"date-parts":[["2025",5,21]]},"issued":{"date-parts":[["2019",1,30]]},"citation-key":"bradleyThinningLoblollyPine2019"}}],"schema":"https://github.com/citation-style-language/schema/raw/master/csl-citation.json"} </w:instrText>
      </w:r>
      <w:r w:rsidR="00793BA6">
        <w:fldChar w:fldCharType="separate"/>
      </w:r>
      <w:r w:rsidR="00793BA6" w:rsidRPr="00793BA6">
        <w:t>(Baker &amp; Langdon, 1990; Bradley &amp; Kush, 2019)</w:t>
      </w:r>
      <w:r w:rsidR="00793BA6">
        <w:fldChar w:fldCharType="end"/>
      </w:r>
      <w:r w:rsidR="00793BA6">
        <w:t xml:space="preserve">, </w:t>
      </w:r>
      <w:r w:rsidR="00A57AFD">
        <w:t>leading to a slowed growth rate</w:t>
      </w:r>
      <w:r w:rsidR="00793BA6">
        <w:t xml:space="preserve">. </w:t>
      </w:r>
      <w:r w:rsidR="00B701C0">
        <w:t xml:space="preserve">While </w:t>
      </w:r>
      <w:r w:rsidR="00A57AFD">
        <w:t xml:space="preserve">time </w:t>
      </w:r>
      <w:r w:rsidR="00B701C0">
        <w:t xml:space="preserve">since disturbance is not a direct </w:t>
      </w:r>
      <w:r w:rsidR="002A6916">
        <w:t>proxy for</w:t>
      </w:r>
      <w:r w:rsidR="00B701C0">
        <w:t xml:space="preserve"> stand age, ATL08 segments were collected primarily in forests with 10-20 (n = 9,476)</w:t>
      </w:r>
      <w:r w:rsidR="00DE68CD">
        <w:t xml:space="preserve"> and 20</w:t>
      </w:r>
      <w:r w:rsidR="00B701C0">
        <w:t xml:space="preserve">-30 </w:t>
      </w:r>
      <w:r w:rsidR="00A57AFD">
        <w:t>(n = 7,999)</w:t>
      </w:r>
      <w:r w:rsidR="00A57AFD">
        <w:t xml:space="preserve"> </w:t>
      </w:r>
      <w:r w:rsidR="00B701C0">
        <w:t>years since disturbance</w:t>
      </w:r>
      <w:r w:rsidR="00A57AFD">
        <w:t>,</w:t>
      </w:r>
      <w:r w:rsidR="00B701C0">
        <w:t xml:space="preserve"> followed by forests with &lt;10 years (n = 7,451) and 30+ years (n = 3,671)</w:t>
      </w:r>
      <w:r w:rsidR="00A57AFD">
        <w:t xml:space="preserve"> years since disturbance</w:t>
      </w:r>
      <w:r w:rsidR="00B701C0">
        <w:t>.</w:t>
      </w:r>
    </w:p>
    <w:p w14:paraId="69BFB34F" w14:textId="5A547BA8" w:rsidR="00A67663" w:rsidRDefault="00A67663" w:rsidP="00FF639F">
      <w:pPr>
        <w:spacing w:line="360" w:lineRule="auto"/>
        <w:ind w:firstLine="720"/>
      </w:pPr>
      <w:r>
        <w:t xml:space="preserve">Dead </w:t>
      </w:r>
      <w:r w:rsidR="00DE68CD">
        <w:t xml:space="preserve">trees </w:t>
      </w:r>
      <w:r>
        <w:t>were removed during FIA data processing</w:t>
      </w:r>
      <w:r w:rsidR="00DD5988">
        <w:t xml:space="preserve"> </w:t>
      </w:r>
      <w:r w:rsidR="00250E14">
        <w:t>to focus solely on living-tree growth</w:t>
      </w:r>
      <w:r w:rsidR="00DD5988">
        <w:t>.</w:t>
      </w:r>
      <w:r w:rsidR="005C0C96">
        <w:t xml:space="preserve"> O</w:t>
      </w:r>
      <w:r w:rsidR="00250E14">
        <w:t xml:space="preserve">ne can argue for retaining all standing trees to </w:t>
      </w:r>
      <w:r>
        <w:t>more holistically represent the</w:t>
      </w:r>
      <w:r w:rsidR="00DF240C">
        <w:t xml:space="preserve"> forest</w:t>
      </w:r>
      <w:r>
        <w:t xml:space="preserve"> </w:t>
      </w:r>
      <w:r w:rsidR="005C0C96">
        <w:t>structure</w:t>
      </w:r>
      <w:r w:rsidR="00250E14">
        <w:t xml:space="preserve"> surveyed by LiDAR</w:t>
      </w:r>
      <w:r w:rsidR="0005573C">
        <w:t xml:space="preserve">, as </w:t>
      </w:r>
      <w:r w:rsidR="001F5B93">
        <w:t xml:space="preserve">ATL08 segments </w:t>
      </w:r>
      <w:r w:rsidR="0005573C">
        <w:t>do not report tree status in canopy height estimations</w:t>
      </w:r>
      <w:r w:rsidR="00E140A0">
        <w:t>.</w:t>
      </w:r>
      <w:r w:rsidR="0005573C">
        <w:t xml:space="preserve"> </w:t>
      </w:r>
      <w:r w:rsidR="001F5B93">
        <w:t xml:space="preserve">However, </w:t>
      </w:r>
      <w:r w:rsidR="00250E14">
        <w:t xml:space="preserve">including dead </w:t>
      </w:r>
      <w:r>
        <w:t>trees in FIA</w:t>
      </w:r>
      <w:r w:rsidR="002362B7">
        <w:t xml:space="preserve"> remeasurement </w:t>
      </w:r>
      <w:r w:rsidR="001F5B93">
        <w:t xml:space="preserve">analyses </w:t>
      </w:r>
      <w:r>
        <w:t xml:space="preserve">would have lowered values of </w:t>
      </w:r>
      <w:r w:rsidR="002362B7">
        <w:t>both</w:t>
      </w:r>
      <w:r w:rsidR="001F5B93">
        <w:t xml:space="preserve"> </w:t>
      </w:r>
      <w:r>
        <w:t>increment</w:t>
      </w:r>
      <w:r w:rsidR="001F5B93">
        <w:t xml:space="preserve"> and net growth</w:t>
      </w:r>
      <w:r>
        <w:t>.</w:t>
      </w:r>
      <w:r w:rsidR="00DA482C">
        <w:t xml:space="preserve"> D</w:t>
      </w:r>
      <w:r w:rsidR="001F5B93">
        <w:t>ead</w:t>
      </w:r>
      <w:r w:rsidR="00DD5988">
        <w:t xml:space="preserve"> </w:t>
      </w:r>
      <w:r w:rsidR="00250E14">
        <w:t xml:space="preserve">trees </w:t>
      </w:r>
      <w:r w:rsidR="002362B7">
        <w:t xml:space="preserve">were removed </w:t>
      </w:r>
      <w:r w:rsidR="00DD5988">
        <w:t>from FIA remeasurement plots</w:t>
      </w:r>
      <w:r>
        <w:t xml:space="preserve"> </w:t>
      </w:r>
      <w:r w:rsidR="00DD5988">
        <w:t>to</w:t>
      </w:r>
      <w:r w:rsidR="00DD5988" w:rsidRPr="006C2BBB">
        <w:t xml:space="preserve"> </w:t>
      </w:r>
      <w:r w:rsidR="00DD5988">
        <w:t xml:space="preserve">select the best </w:t>
      </w:r>
      <w:r w:rsidR="001F5B93">
        <w:t xml:space="preserve">data </w:t>
      </w:r>
      <w:r w:rsidR="00DD5988">
        <w:t>subset to demonstrate forest height growth, just as the heavy filtering of ATL08 data aimed to achieve.</w:t>
      </w:r>
    </w:p>
    <w:p w14:paraId="74D76C44" w14:textId="275FBF4A" w:rsidR="008B5893" w:rsidRDefault="009472C0" w:rsidP="008B5893">
      <w:pPr>
        <w:spacing w:line="360" w:lineRule="auto"/>
        <w:ind w:firstLine="720"/>
      </w:pPr>
      <w:r>
        <w:t>Phase 4 used multiple statistical approaches to quantify net, incremental, and monotonic canopy height</w:t>
      </w:r>
      <w:r>
        <w:t xml:space="preserve"> change</w:t>
      </w:r>
      <w:r>
        <w:t>.</w:t>
      </w:r>
      <w:r>
        <w:t xml:space="preserve"> </w:t>
      </w:r>
      <w:r w:rsidR="008B5893">
        <w:t xml:space="preserve">In revisiting </w:t>
      </w:r>
      <w:r w:rsidR="008B5893">
        <w:t>the</w:t>
      </w:r>
      <w:r w:rsidR="008B5893">
        <w:t xml:space="preserve"> research questions, </w:t>
      </w:r>
      <w:r w:rsidR="008B5893">
        <w:t xml:space="preserve">the results of Phase 4 </w:t>
      </w:r>
      <w:r>
        <w:t xml:space="preserve">show </w:t>
      </w:r>
      <w:r w:rsidR="008B5893">
        <w:t>that ATL08 segments can</w:t>
      </w:r>
      <w:r>
        <w:t xml:space="preserve"> canopy height growth over a five-year period</w:t>
      </w:r>
      <w:r w:rsidR="008B5893">
        <w:t xml:space="preserve">. </w:t>
      </w:r>
      <w:r>
        <w:t xml:space="preserve">The trends shown are specifically indicative of growth over </w:t>
      </w:r>
      <w:r w:rsidR="008B5893">
        <w:t>time as the regression slope coefficients, Wilcoxon test mean differences, and Mann-Kendall Tau statistics are all positive</w:t>
      </w:r>
      <w:r w:rsidR="00830625">
        <w:t>.</w:t>
      </w:r>
      <w:r w:rsidR="008B5893">
        <w:t xml:space="preserve"> Net growth showed the most utility, with significant results present in nine of ten factor levels. Incremental and monotonic growth trends were likely subjected to the noise associated with ATL08 canopy height estimations, with significant results present in only four and six factor levels, respectively. </w:t>
      </w:r>
    </w:p>
    <w:p w14:paraId="7A4EDC2D" w14:textId="746533EC" w:rsidR="00A67663" w:rsidRDefault="00CB53B5" w:rsidP="00FF639F">
      <w:pPr>
        <w:spacing w:line="360" w:lineRule="auto"/>
        <w:ind w:firstLine="720"/>
      </w:pPr>
      <w:r>
        <w:t>The role of forest cover type in</w:t>
      </w:r>
      <w:r w:rsidR="00DA482C">
        <w:t xml:space="preserve"> determining</w:t>
      </w:r>
      <w:r>
        <w:t xml:space="preserve"> ATL08-derived growth generally followed expectations. </w:t>
      </w:r>
      <w:r w:rsidR="00A67663">
        <w:t xml:space="preserve">The </w:t>
      </w:r>
      <w:r w:rsidR="00E140A0">
        <w:t>highest rates</w:t>
      </w:r>
      <w:r w:rsidR="00777623">
        <w:t xml:space="preserve"> of growth</w:t>
      </w:r>
      <w:r w:rsidR="001F5B93">
        <w:t>-</w:t>
      </w:r>
      <w:r w:rsidR="00A67663">
        <w:t>indicated by regression slope</w:t>
      </w:r>
      <w:r w:rsidR="001F5B93">
        <w:t>s-</w:t>
      </w:r>
      <w:r w:rsidR="00A67663">
        <w:t xml:space="preserve">were </w:t>
      </w:r>
      <w:r w:rsidR="00E140A0">
        <w:t>found in plantation</w:t>
      </w:r>
      <w:r w:rsidR="00A67663">
        <w:t>-like conditions (Evergreen Forest</w:t>
      </w:r>
      <w:r w:rsidR="00CD56DE">
        <w:t xml:space="preserve"> and Woody Wetlands</w:t>
      </w:r>
      <w:r w:rsidR="00A67663">
        <w:t>)</w:t>
      </w:r>
      <w:r w:rsidR="00E140A0">
        <w:t xml:space="preserve">. </w:t>
      </w:r>
      <w:r w:rsidR="001F5B93">
        <w:t>Mixed</w:t>
      </w:r>
      <w:r w:rsidR="00A67663">
        <w:t xml:space="preserve"> Forests </w:t>
      </w:r>
      <w:r w:rsidR="00AB5C9E">
        <w:t xml:space="preserve">showed strong agreement with reference FIA data, with a canopy height growth rate of </w:t>
      </w:r>
      <w:r w:rsidR="001F5B93">
        <w:t xml:space="preserve">0.39 m/year </w:t>
      </w:r>
      <w:r w:rsidR="00AB5C9E">
        <w:t xml:space="preserve">match closely </w:t>
      </w:r>
      <w:r w:rsidR="00E140A0">
        <w:t xml:space="preserve">with </w:t>
      </w:r>
      <w:r w:rsidR="001F5B93">
        <w:t xml:space="preserve">the </w:t>
      </w:r>
      <w:r w:rsidR="00A67663">
        <w:t>FIA</w:t>
      </w:r>
      <w:r w:rsidR="00AB5C9E">
        <w:t xml:space="preserve">-derived annual increment of 0.34 m/year. Similarly, </w:t>
      </w:r>
      <w:r w:rsidR="00777623">
        <w:t xml:space="preserve">the mean difference of </w:t>
      </w:r>
      <w:r w:rsidR="00AB5C9E">
        <w:t xml:space="preserve">1.83 meters </w:t>
      </w:r>
      <w:r w:rsidR="00777623">
        <w:t xml:space="preserve">in Mixed Forests </w:t>
      </w:r>
      <w:r w:rsidR="00AB5C9E">
        <w:t xml:space="preserve">aligned with the </w:t>
      </w:r>
      <w:r w:rsidR="00777623">
        <w:t>FIA-</w:t>
      </w:r>
      <w:r w:rsidR="00777623">
        <w:lastRenderedPageBreak/>
        <w:t xml:space="preserve">derived five-year net growth of </w:t>
      </w:r>
      <w:r w:rsidR="00AB5C9E">
        <w:t xml:space="preserve">1.68 meters. </w:t>
      </w:r>
      <w:r w:rsidR="00777623">
        <w:t xml:space="preserve">This consistency was expected, as Mixed Forests provide a reasonable parallel to the breadth of forest conditions surveyed by the FIA program. </w:t>
      </w:r>
      <w:r w:rsidR="00A67663">
        <w:t xml:space="preserve">Limiting FIA remeasurement plots </w:t>
      </w:r>
      <w:r w:rsidR="00E140A0">
        <w:t xml:space="preserve">only </w:t>
      </w:r>
      <w:r w:rsidR="00A67663">
        <w:t xml:space="preserve">to plantation-like </w:t>
      </w:r>
      <w:r w:rsidR="00E140A0">
        <w:t>conditions</w:t>
      </w:r>
      <w:r w:rsidR="00A67663">
        <w:t xml:space="preserve"> would have resulted in greater values </w:t>
      </w:r>
      <w:r w:rsidR="00E140A0">
        <w:t xml:space="preserve">for </w:t>
      </w:r>
      <w:r w:rsidR="00A67663">
        <w:t>both increment</w:t>
      </w:r>
      <w:r w:rsidR="00E140A0">
        <w:t xml:space="preserve"> and net growth</w:t>
      </w:r>
      <w:r w:rsidR="00A67663">
        <w:t xml:space="preserve">, and closer alignment with </w:t>
      </w:r>
      <w:r w:rsidR="00E140A0">
        <w:t xml:space="preserve">ATL08-derived trends of </w:t>
      </w:r>
      <w:r w:rsidR="00A67663">
        <w:t xml:space="preserve">Evergreen Forest or Woody Wetlands. </w:t>
      </w:r>
    </w:p>
    <w:p w14:paraId="35757A43" w14:textId="17DBA73D" w:rsidR="002B1641" w:rsidRDefault="00E44F5E" w:rsidP="00FF639F">
      <w:pPr>
        <w:spacing w:line="360" w:lineRule="auto"/>
        <w:ind w:firstLine="720"/>
      </w:pPr>
      <w:r>
        <w:t>The role of disturbance history</w:t>
      </w:r>
      <w:r w:rsidR="00DA482C">
        <w:t xml:space="preserve"> </w:t>
      </w:r>
      <w:r>
        <w:t xml:space="preserve">had a more nuanced impact on the </w:t>
      </w:r>
      <w:r w:rsidR="00CB53B5">
        <w:t>ATL08-derived growth</w:t>
      </w:r>
      <w:r w:rsidR="00534CED">
        <w:t>, as disturbance histories are likely convolved within specific forest cover types</w:t>
      </w:r>
      <w:r>
        <w:t>. Forests that experienced disturbance &lt;10 years ago demonstrated significant growth across tests, with notably high values for the mean difference (2.95 m) and rate of change (0.64 m/year). This suggests that the ATL08 segments are picking up a spike in forest growth immediately following disturbance</w:t>
      </w:r>
      <w:r w:rsidR="00CB53B5">
        <w:t xml:space="preserve"> events, such as heavy thins on forest plantations </w:t>
      </w:r>
      <w:r w:rsidR="00CB53B5">
        <w:fldChar w:fldCharType="begin"/>
      </w:r>
      <w:r w:rsidR="00CB53B5">
        <w:instrText xml:space="preserve"> ADDIN ZOTERO_ITEM CSL_CITATION {"citationID":"oApxbBH1","properties":{"formattedCitation":"(Dickens &amp; Moorhead, 2015)","plainCitation":"(Dickens &amp; Moorhead, 2015)","noteIndex":0},"citationItems":[{"id":404,"uris":["http://zotero.org/users/16907877/items/29HLKZFS"],"itemData":{"id":404,"type":"article-journal","container-title":"Georgia Forest Productivity","language":"en","source":"Zotero","title":"A Guide to Thinning Pine Plantations","URL":"https://bugwoodcloud.org/bugwood/productivity/pdfs/Guide_thinning_pine_plantations.pdf","volume":"0010","author":[{"family":"Dickens","given":"E David"},{"family":"Moorhead","given":"David J."}],"issued":{"date-parts":[["2015",11]]},"citation-key":"dickensGuideThinningPine2015"}}],"schema":"https://github.com/citation-style-language/schema/raw/master/csl-citation.json"} </w:instrText>
      </w:r>
      <w:r w:rsidR="00CB53B5">
        <w:fldChar w:fldCharType="separate"/>
      </w:r>
      <w:r w:rsidR="00CB53B5" w:rsidRPr="00CB53B5">
        <w:t>(Dickens &amp; Moorhead, 2015)</w:t>
      </w:r>
      <w:r w:rsidR="00CB53B5">
        <w:fldChar w:fldCharType="end"/>
      </w:r>
      <w:r>
        <w:t xml:space="preserve">. </w:t>
      </w:r>
      <w:r w:rsidR="00CB53B5">
        <w:t xml:space="preserve">However, forests with 30+ years since disturbance also demonstrated significant growth across tests, yielding the highest mean difference (3.33 m), Z statistic (Z = 3.51), and Tau values of all factor levels (Tau = 0.11). This went against the expected patterns of forest growth and recovery from disturbance, and necessitates further research. </w:t>
      </w:r>
      <w:r w:rsidR="00A63038">
        <w:t xml:space="preserve">These results </w:t>
      </w:r>
      <w:r w:rsidR="00CB53B5">
        <w:t xml:space="preserve">could be </w:t>
      </w:r>
      <w:r w:rsidR="001E69DE">
        <w:t>an artefact of the LCMS data product used to derive years since disturbance</w:t>
      </w:r>
      <w:r w:rsidR="00A63038">
        <w:t>, as t</w:t>
      </w:r>
      <w:r w:rsidR="001E69DE">
        <w:t xml:space="preserve">he comparable Global Forest Change product only extends back to the year 2000 in identifying change patterns </w:t>
      </w:r>
      <w:r w:rsidR="001E69DE">
        <w:fldChar w:fldCharType="begin"/>
      </w:r>
      <w:r w:rsidR="001E69DE">
        <w:instrText xml:space="preserve"> ADDIN ZOTERO_ITEM CSL_CITATION {"citationID":"8Fes2WLp","properties":{"formattedCitation":"(Hansen et al., 2013)","plainCitation":"(Hansen et al., 2013)","noteIndex":0},"citationItems":[{"id":407,"uris":["http://zotero.org/users/16907877/items/6VXPMH6I"],"itemData":{"id":407,"type":"article-journal","abstract":"Forests in Flux\n            \n              Forests worldwide are in a state of flux, with accelerating losses in some regions and gains in others.\n              \n                Hansen\n                et al.\n              \n              (p.\n              850\n              ) examined global Landsat data at a 30-meter spatial resolution to characterize forest extent, loss, and gain from 2000 to 2012. Globally, 2.3 million square kilometers of forest were lost during the 12-year study period and 0.8 million square kilometers of new forest were gained. The tropics exhibited both the greatest losses and the greatest gains (through regrowth and plantation), with losses outstripping gains.\n            \n          , \n            Landsat data reveals details of forest losses and gains across the globe on an annual basis from 2000 to 2012.\n          , \n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change.","container-title":"Science","DOI":"10.1126/science.1244693","ISSN":"0036-8075, 1095-9203","issue":"6160","journalAbbreviation":"Science","language":"en","page":"850-853","source":"DOI.org (Crossref)","title":"High-Resolution Global Maps of 21st-Century Forest Cover Change","volume":"342","author":[{"family":"Hansen","given":"M. C."},{"family":"Potapov","given":"P. V."},{"family":"Moore","given":"R."},{"family":"Hancher","given":"M."},{"family":"Turubanova","given":"S. A."},{"family":"Tyukavina","given":"A."},{"family":"Thau","given":"D."},{"family":"Stehman","given":"S. V."},{"family":"Goetz","given":"S. J."},{"family":"Loveland","given":"T. R."},{"family":"Kommareddy","given":"A."},{"family":"Egorov","given":"A."},{"family":"Chini","given":"L."},{"family":"Justice","given":"C. O."},{"family":"Townshend","given":"J. R. G."}],"issued":{"date-parts":[["2013",11,15]]},"citation-key":"hansenHighResolutionGlobalMaps2013"}}],"schema":"https://github.com/citation-style-language/schema/raw/master/csl-citation.json"} </w:instrText>
      </w:r>
      <w:r w:rsidR="001E69DE">
        <w:fldChar w:fldCharType="separate"/>
      </w:r>
      <w:r w:rsidR="001E69DE" w:rsidRPr="001E69DE">
        <w:t>(Hansen et al., 2013)</w:t>
      </w:r>
      <w:r w:rsidR="001E69DE">
        <w:fldChar w:fldCharType="end"/>
      </w:r>
      <w:r w:rsidR="001E69DE">
        <w:t xml:space="preserve">. </w:t>
      </w:r>
      <w:r w:rsidR="00A63038">
        <w:t xml:space="preserve">Similarly, the divisions aggregating years since disturbance may be too broad, with variability present in the 30+ years group leading to the trends observed. However, aggregating years since disturbance in more granular periods would reduce the sample size of ATL08 segments falling within each. </w:t>
      </w:r>
    </w:p>
    <w:p w14:paraId="3E619B91" w14:textId="384BAE92" w:rsidR="00A67663" w:rsidRDefault="00DA482C" w:rsidP="00FF639F">
      <w:pPr>
        <w:spacing w:line="360" w:lineRule="auto"/>
        <w:ind w:firstLine="720"/>
      </w:pPr>
      <w:r>
        <w:t xml:space="preserve">Ultimately, </w:t>
      </w:r>
      <w:r w:rsidR="00B702AE">
        <w:t xml:space="preserve">the disturbance history of forests will </w:t>
      </w:r>
      <w:r w:rsidR="00B02738">
        <w:t>challenge</w:t>
      </w:r>
      <w:r w:rsidR="00B702AE">
        <w:t xml:space="preserve"> future research estimating canopy height growth with ATL08 segments</w:t>
      </w:r>
      <w:r w:rsidR="00960CD5">
        <w:t xml:space="preserve">. Primarily, the </w:t>
      </w:r>
      <w:r w:rsidR="00442178">
        <w:t>sampling rate of the ATLAS instrument</w:t>
      </w:r>
      <w:r w:rsidR="00960CD5">
        <w:t xml:space="preserve"> will lead to an amplified</w:t>
      </w:r>
      <w:r w:rsidR="00A67663">
        <w:t xml:space="preserve"> underestimation of canopy height in sparser stands (Figure 15), </w:t>
      </w:r>
      <w:r w:rsidR="00960CD5">
        <w:t>which ha</w:t>
      </w:r>
      <w:r w:rsidR="00B02738">
        <w:t>ve</w:t>
      </w:r>
      <w:r w:rsidR="00960CD5">
        <w:t xml:space="preserve"> </w:t>
      </w:r>
      <w:r w:rsidR="00A67663">
        <w:t>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2095C6F6" w14:textId="77777777" w:rsidR="00A84002" w:rsidRDefault="000A701C" w:rsidP="00A84002">
      <w:pPr>
        <w:keepNext/>
        <w:spacing w:line="360" w:lineRule="auto"/>
      </w:pPr>
      <w:r w:rsidRPr="00201F61">
        <w:rPr>
          <w:noProof/>
        </w:rPr>
        <w:lastRenderedPageBreak/>
        <w:drawing>
          <wp:inline distT="0" distB="0" distL="0" distR="0" wp14:anchorId="2C04761E" wp14:editId="0298620C">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6C958E7D" w14:textId="4DF1AB97" w:rsidR="00CD56DE" w:rsidRPr="00A84002" w:rsidRDefault="00A84002" w:rsidP="00A84002">
      <w:pPr>
        <w:pStyle w:val="Caption"/>
        <w:spacing w:line="360" w:lineRule="auto"/>
        <w:rPr>
          <w:b w:val="0"/>
          <w:bCs w:val="0"/>
          <w:i/>
          <w:iCs/>
          <w:sz w:val="22"/>
          <w:szCs w:val="22"/>
        </w:rPr>
      </w:pPr>
      <w:r w:rsidRPr="00A84002">
        <w:rPr>
          <w:b w:val="0"/>
          <w:bCs w:val="0"/>
          <w:i/>
          <w:iCs/>
          <w:sz w:val="22"/>
          <w:szCs w:val="22"/>
        </w:rPr>
        <w:t xml:space="preserve">Figure </w:t>
      </w:r>
      <w:r w:rsidRPr="00A84002">
        <w:rPr>
          <w:b w:val="0"/>
          <w:bCs w:val="0"/>
          <w:i/>
          <w:iCs/>
          <w:sz w:val="22"/>
          <w:szCs w:val="22"/>
        </w:rPr>
        <w:fldChar w:fldCharType="begin"/>
      </w:r>
      <w:r w:rsidRPr="00A84002">
        <w:rPr>
          <w:b w:val="0"/>
          <w:bCs w:val="0"/>
          <w:i/>
          <w:iCs/>
          <w:sz w:val="22"/>
          <w:szCs w:val="22"/>
        </w:rPr>
        <w:instrText xml:space="preserve"> SEQ Figure \* ARABIC </w:instrText>
      </w:r>
      <w:r w:rsidRPr="00A84002">
        <w:rPr>
          <w:b w:val="0"/>
          <w:bCs w:val="0"/>
          <w:i/>
          <w:iCs/>
          <w:sz w:val="22"/>
          <w:szCs w:val="22"/>
        </w:rPr>
        <w:fldChar w:fldCharType="separate"/>
      </w:r>
      <w:r w:rsidR="002B3D20">
        <w:rPr>
          <w:b w:val="0"/>
          <w:bCs w:val="0"/>
          <w:i/>
          <w:iCs/>
          <w:noProof/>
          <w:sz w:val="22"/>
          <w:szCs w:val="22"/>
        </w:rPr>
        <w:t>17</w:t>
      </w:r>
      <w:r w:rsidRPr="00A84002">
        <w:rPr>
          <w:b w:val="0"/>
          <w:bCs w:val="0"/>
          <w:i/>
          <w:iCs/>
          <w:sz w:val="22"/>
          <w:szCs w:val="22"/>
        </w:rPr>
        <w:fldChar w:fldCharType="end"/>
      </w:r>
      <w:r w:rsidRPr="00A84002">
        <w:rPr>
          <w:b w:val="0"/>
          <w:bCs w:val="0"/>
          <w:i/>
          <w:iCs/>
          <w:sz w:val="22"/>
          <w:szCs w:val="22"/>
        </w:rPr>
        <w:t xml:space="preserve">: </w:t>
      </w:r>
      <w:r w:rsidRPr="00A84002">
        <w:rPr>
          <w:b w:val="0"/>
          <w:bCs w:val="0"/>
          <w:i/>
          <w:iCs/>
          <w:sz w:val="22"/>
          <w:szCs w:val="22"/>
        </w:rPr>
        <w:t>Diagram showing canopy surface (black line) in a disturbed (left) vs. undisturbed (right) forest stand which have the same top-of-canopy height. Due to the canopy openness, photons returned to the ATLAS sensor (red dots) are more likely to underestimate true 98th percentile canopy height in a disturbed forest.</w:t>
      </w:r>
    </w:p>
    <w:p w14:paraId="457D6435" w14:textId="3D2B9C2E" w:rsidR="00CD2CF6" w:rsidRDefault="00A67663" w:rsidP="00A84002">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w:t>
      </w:r>
      <w:r w:rsidR="003F1DB8">
        <w:t>growth</w:t>
      </w:r>
      <w:r>
        <w:t xml:space="preserve"> greater than that to be expected in other </w:t>
      </w:r>
      <w:r w:rsidR="00183ACB">
        <w:t>U.S. forests</w:t>
      </w:r>
      <w:r>
        <w:t xml:space="preserve">, where </w:t>
      </w:r>
      <w:r w:rsidR="003F1DB8">
        <w:t xml:space="preserve">growth patterns over </w:t>
      </w:r>
      <w:r w:rsidR="00E140A0">
        <w:t xml:space="preserve">five </w:t>
      </w:r>
      <w:r w:rsidR="00183ACB">
        <w:t xml:space="preserve">years </w:t>
      </w:r>
      <w:r>
        <w:t xml:space="preserve">may not reach a level detectable </w:t>
      </w:r>
      <w:r w:rsidR="00183ACB">
        <w:t xml:space="preserve">in </w:t>
      </w:r>
      <w:r>
        <w:t>ATL08</w:t>
      </w:r>
      <w:r w:rsidR="00183ACB">
        <w:t xml:space="preserve"> </w:t>
      </w:r>
      <w:r w:rsidR="00534CED">
        <w:t>segment data</w:t>
      </w:r>
      <w:r>
        <w:t xml:space="preserve">. As such, we must note that </w:t>
      </w:r>
      <w:r w:rsidR="003F1DB8">
        <w:t>researchers</w:t>
      </w:r>
      <w:r>
        <w:t xml:space="preserve"> should strongly consider the dominant topography, forest conditions, and forest productivity of their study area if attempting to identify </w:t>
      </w:r>
      <w:r w:rsidR="00EB00F0">
        <w:t xml:space="preserve">canopy height </w:t>
      </w:r>
      <w:r w:rsidR="007978E1">
        <w:t xml:space="preserve">growth </w:t>
      </w:r>
      <w:r>
        <w:t>with ATL08 data.</w:t>
      </w:r>
    </w:p>
    <w:p w14:paraId="4413B41F" w14:textId="0667F942" w:rsidR="00CD2CF6" w:rsidRPr="00A67663" w:rsidRDefault="00E64A29" w:rsidP="00C432E9">
      <w:pPr>
        <w:spacing w:line="360" w:lineRule="auto"/>
        <w:ind w:firstLine="360"/>
      </w:pPr>
      <w:r>
        <w:t>R</w:t>
      </w:r>
      <w:r w:rsidR="007978E1">
        <w:t xml:space="preserve">esearchers must </w:t>
      </w:r>
      <w:r>
        <w:t xml:space="preserve">also </w:t>
      </w:r>
      <w:r w:rsidR="007978E1">
        <w:t xml:space="preserve">consider the spatial scale of their study area. Ideally, a study area should be large enough to </w:t>
      </w:r>
      <w:r w:rsidR="00D51628">
        <w:t>provide</w:t>
      </w:r>
      <w:r w:rsidR="007978E1">
        <w:t xml:space="preserve"> </w:t>
      </w:r>
      <w:r>
        <w:t xml:space="preserve">an </w:t>
      </w:r>
      <w:r w:rsidR="007978E1">
        <w:t>ample set of ATL08 segments after data quality filters</w:t>
      </w:r>
      <w:r>
        <w:t xml:space="preserve">, but </w:t>
      </w:r>
      <w:r w:rsidR="007978E1">
        <w:t xml:space="preserve">small enough </w:t>
      </w:r>
      <w:r w:rsidR="00C432E9">
        <w:t>to</w:t>
      </w:r>
      <w:r w:rsidR="007978E1">
        <w:t xml:space="preserve"> maintain continuity</w:t>
      </w:r>
      <w:r w:rsidR="00C432E9">
        <w:t xml:space="preserve"> in forest conditions</w:t>
      </w:r>
      <w:r w:rsidR="007978E1">
        <w:t xml:space="preserve"> and a tight margin of canopy height equivalence across </w:t>
      </w:r>
      <w:r w:rsidR="00D51628">
        <w:t>segment footprints</w:t>
      </w:r>
      <w:r w:rsidR="007978E1">
        <w:t>.</w:t>
      </w:r>
      <w:r>
        <w:t xml:space="preserve"> In line with th</w:t>
      </w:r>
      <w:r w:rsidR="00031BEB">
        <w:t>is idea</w:t>
      </w:r>
      <w:r w:rsidR="00CD2CF6">
        <w:t xml:space="preserve">, the Environmental Protection Agency </w:t>
      </w:r>
      <w:r w:rsidR="00C432E9">
        <w:t>has</w:t>
      </w:r>
      <w:r w:rsidR="00CD2CF6">
        <w:t xml:space="preserve"> </w:t>
      </w:r>
      <w:r w:rsidR="002B3D20">
        <w:t xml:space="preserve">outlined </w:t>
      </w:r>
      <w:r w:rsidR="002B3D20">
        <w:rPr>
          <w:i/>
          <w:iCs/>
        </w:rPr>
        <w:t xml:space="preserve">Ecoregions </w:t>
      </w:r>
      <w:r w:rsidR="002B3D20">
        <w:t xml:space="preserve">of the </w:t>
      </w:r>
      <w:r w:rsidR="00CD2CF6">
        <w:t xml:space="preserve">United States </w:t>
      </w:r>
      <w:r w:rsidR="002B3D20">
        <w:t xml:space="preserve">with </w:t>
      </w:r>
      <w:r w:rsidR="00CD2CF6">
        <w:t>consistent geology, vegetation, climate, wildlife, etc.</w:t>
      </w:r>
      <w:r w:rsidR="00CD2CF6" w:rsidRPr="009F7034">
        <w:t xml:space="preserve"> </w:t>
      </w:r>
      <w:r w:rsidR="00CD2CF6">
        <w:t xml:space="preserve">These Ecoregions are available at multiple scales of granularity, from the </w:t>
      </w:r>
      <w:r w:rsidR="00CD2CF6" w:rsidRPr="00A67663">
        <w:t>generalized Level I Ecoregions to the</w:t>
      </w:r>
      <w:r w:rsidR="00CD2CF6">
        <w:t xml:space="preserve"> detailed</w:t>
      </w:r>
      <w:r w:rsidR="00CD2CF6" w:rsidRPr="00A67663">
        <w:t xml:space="preserve"> </w:t>
      </w:r>
      <w:r w:rsidR="00CD2CF6" w:rsidRPr="00A67663">
        <w:lastRenderedPageBreak/>
        <w:t xml:space="preserve">Level </w:t>
      </w:r>
      <w:r w:rsidR="002B3D20">
        <w:t>IV</w:t>
      </w:r>
      <w:r w:rsidR="00CD2CF6" w:rsidRPr="00A67663">
        <w:t xml:space="preserve"> Ecoregions. Figure 1</w:t>
      </w:r>
      <w:r w:rsidR="00A84002">
        <w:t>8</w:t>
      </w:r>
      <w:r w:rsidR="00CD2CF6" w:rsidRPr="00A67663">
        <w:t xml:space="preserve"> shows the </w:t>
      </w:r>
      <w:r w:rsidR="002B3D20">
        <w:t xml:space="preserve">distribution </w:t>
      </w:r>
      <w:r w:rsidR="00CD2CF6" w:rsidRPr="00A67663">
        <w:t xml:space="preserve">of each </w:t>
      </w:r>
      <w:r w:rsidR="00A84002">
        <w:t>annual sample of</w:t>
      </w:r>
      <w:r w:rsidR="00CD2CF6" w:rsidRPr="00A67663">
        <w:t xml:space="preserve"> ATL08 segments into the Level </w:t>
      </w:r>
      <w:r w:rsidR="002B3D20">
        <w:t>II</w:t>
      </w:r>
      <w:r w:rsidR="00CD2CF6" w:rsidRPr="00A67663">
        <w:t xml:space="preserve"> Ecoregions found within our study area. </w:t>
      </w:r>
    </w:p>
    <w:p w14:paraId="09F1EF0E" w14:textId="77777777" w:rsidR="002B3D20" w:rsidRDefault="002B3D20" w:rsidP="002B3D20">
      <w:pPr>
        <w:keepNext/>
        <w:spacing w:line="360" w:lineRule="auto"/>
        <w:jc w:val="center"/>
      </w:pPr>
      <w:r>
        <w:rPr>
          <w:noProof/>
        </w:rPr>
        <w:drawing>
          <wp:inline distT="0" distB="0" distL="0" distR="0" wp14:anchorId="515898AE" wp14:editId="736C172D">
            <wp:extent cx="5943600" cy="2971800"/>
            <wp:effectExtent l="0" t="0" r="0" b="0"/>
            <wp:docPr id="1224433243" name="Picture 1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3243" name="Picture 17"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90738B0" w14:textId="63C9A9D5" w:rsidR="00A84002" w:rsidRPr="00BB082C" w:rsidRDefault="002B3D20" w:rsidP="00BB082C">
      <w:pPr>
        <w:pStyle w:val="Caption"/>
        <w:spacing w:line="360" w:lineRule="auto"/>
        <w:rPr>
          <w:b w:val="0"/>
          <w:bCs w:val="0"/>
          <w:i/>
          <w:iCs/>
          <w:sz w:val="22"/>
          <w:szCs w:val="22"/>
        </w:rPr>
      </w:pPr>
      <w:r w:rsidRPr="002B3D20">
        <w:rPr>
          <w:b w:val="0"/>
          <w:bCs w:val="0"/>
          <w:i/>
          <w:iCs/>
          <w:sz w:val="22"/>
          <w:szCs w:val="22"/>
        </w:rPr>
        <w:t xml:space="preserve">Figure </w:t>
      </w:r>
      <w:r w:rsidRPr="002B3D20">
        <w:rPr>
          <w:b w:val="0"/>
          <w:bCs w:val="0"/>
          <w:i/>
          <w:iCs/>
          <w:sz w:val="22"/>
          <w:szCs w:val="22"/>
        </w:rPr>
        <w:fldChar w:fldCharType="begin"/>
      </w:r>
      <w:r w:rsidRPr="002B3D20">
        <w:rPr>
          <w:b w:val="0"/>
          <w:bCs w:val="0"/>
          <w:i/>
          <w:iCs/>
          <w:sz w:val="22"/>
          <w:szCs w:val="22"/>
        </w:rPr>
        <w:instrText xml:space="preserve"> SEQ Figure \* ARABIC </w:instrText>
      </w:r>
      <w:r w:rsidRPr="002B3D20">
        <w:rPr>
          <w:b w:val="0"/>
          <w:bCs w:val="0"/>
          <w:i/>
          <w:iCs/>
          <w:sz w:val="22"/>
          <w:szCs w:val="22"/>
        </w:rPr>
        <w:fldChar w:fldCharType="separate"/>
      </w:r>
      <w:r w:rsidRPr="002B3D20">
        <w:rPr>
          <w:b w:val="0"/>
          <w:bCs w:val="0"/>
          <w:i/>
          <w:iCs/>
          <w:noProof/>
          <w:sz w:val="22"/>
          <w:szCs w:val="22"/>
        </w:rPr>
        <w:t>18</w:t>
      </w:r>
      <w:r w:rsidRPr="002B3D20">
        <w:rPr>
          <w:b w:val="0"/>
          <w:bCs w:val="0"/>
          <w:i/>
          <w:iCs/>
          <w:sz w:val="22"/>
          <w:szCs w:val="22"/>
        </w:rPr>
        <w:fldChar w:fldCharType="end"/>
      </w:r>
      <w:r w:rsidRPr="002B3D20">
        <w:rPr>
          <w:b w:val="0"/>
          <w:bCs w:val="0"/>
          <w:i/>
          <w:iCs/>
          <w:sz w:val="22"/>
          <w:szCs w:val="22"/>
        </w:rPr>
        <w:t>: Stacked bar plot showing</w:t>
      </w:r>
      <w:r w:rsidR="00BB082C">
        <w:rPr>
          <w:b w:val="0"/>
          <w:bCs w:val="0"/>
          <w:i/>
          <w:iCs/>
          <w:sz w:val="22"/>
          <w:szCs w:val="22"/>
        </w:rPr>
        <w:t xml:space="preserve"> the</w:t>
      </w:r>
      <w:r w:rsidRPr="002B3D20">
        <w:rPr>
          <w:b w:val="0"/>
          <w:bCs w:val="0"/>
          <w:i/>
          <w:iCs/>
          <w:sz w:val="22"/>
          <w:szCs w:val="22"/>
        </w:rPr>
        <w:t xml:space="preserve"> proportion</w:t>
      </w:r>
      <w:r w:rsidR="00363F9E">
        <w:rPr>
          <w:b w:val="0"/>
          <w:bCs w:val="0"/>
          <w:i/>
          <w:iCs/>
          <w:sz w:val="22"/>
          <w:szCs w:val="22"/>
        </w:rPr>
        <w:t xml:space="preserve"> ATL08 segments in each annual sample</w:t>
      </w:r>
      <w:r w:rsidRPr="002B3D20">
        <w:rPr>
          <w:b w:val="0"/>
          <w:bCs w:val="0"/>
          <w:i/>
          <w:iCs/>
          <w:sz w:val="22"/>
          <w:szCs w:val="22"/>
        </w:rPr>
        <w:t xml:space="preserve"> across EPA Level 2 Ecoregions. Percent values are relative to each annual sample’s total </w:t>
      </w:r>
      <w:r w:rsidR="00363F9E">
        <w:rPr>
          <w:b w:val="0"/>
          <w:bCs w:val="0"/>
          <w:i/>
          <w:iCs/>
          <w:sz w:val="22"/>
          <w:szCs w:val="22"/>
        </w:rPr>
        <w:t>number of segments</w:t>
      </w:r>
      <w:r w:rsidRPr="002B3D20">
        <w:rPr>
          <w:b w:val="0"/>
          <w:bCs w:val="0"/>
          <w:i/>
          <w:iCs/>
          <w:sz w:val="22"/>
          <w:szCs w:val="22"/>
        </w:rPr>
        <w:t>.</w:t>
      </w:r>
    </w:p>
    <w:p w14:paraId="21FE05C2" w14:textId="1AFED4BC" w:rsidR="00CD2CF6" w:rsidRDefault="003E74BE" w:rsidP="003E74BE">
      <w:pPr>
        <w:spacing w:line="360" w:lineRule="auto"/>
        <w:ind w:firstLine="720"/>
      </w:pPr>
      <w:r>
        <w:rPr>
          <w:color w:val="000000"/>
        </w:rPr>
        <w:t xml:space="preserve">While </w:t>
      </w:r>
      <w:r>
        <w:rPr>
          <w:color w:val="000000"/>
        </w:rPr>
        <w:t>s</w:t>
      </w:r>
      <w:r>
        <w:rPr>
          <w:color w:val="000000"/>
        </w:rPr>
        <w:t>ome variation across annual samples is to be expected</w:t>
      </w:r>
      <w:r>
        <w:rPr>
          <w:color w:val="000000"/>
        </w:rPr>
        <w:t>, to effectively track change over time</w:t>
      </w:r>
      <w:r>
        <w:rPr>
          <w:color w:val="000000"/>
        </w:rPr>
        <w:t xml:space="preserve"> </w:t>
      </w:r>
      <w:r>
        <w:rPr>
          <w:color w:val="000000"/>
        </w:rPr>
        <w:t xml:space="preserve">all annual samples should ideally have similar proportional coverage across Ecoregions, regardless of the skew or balance between Ecoregions themselves. </w:t>
      </w:r>
      <w:r w:rsidR="00A84002">
        <w:rPr>
          <w:color w:val="000000"/>
        </w:rPr>
        <w:t xml:space="preserve">The Phase 2 results showed that the 2019 sample had the lowest canopy height equivalence with other samples, </w:t>
      </w:r>
      <w:r w:rsidR="00363F9E">
        <w:rPr>
          <w:color w:val="000000"/>
        </w:rPr>
        <w:t xml:space="preserve">which led to its removal </w:t>
      </w:r>
      <w:r w:rsidR="00A84002">
        <w:rPr>
          <w:color w:val="000000"/>
        </w:rPr>
        <w:t>from further analyses. As shown in</w:t>
      </w:r>
      <w:r w:rsidR="00CD2CF6" w:rsidRPr="00A67663">
        <w:rPr>
          <w:color w:val="000000"/>
        </w:rPr>
        <w:t xml:space="preserve"> Figure 1</w:t>
      </w:r>
      <w:r w:rsidR="00A84002">
        <w:rPr>
          <w:color w:val="000000"/>
        </w:rPr>
        <w:t>8</w:t>
      </w:r>
      <w:r w:rsidR="00CD2CF6" w:rsidRPr="00A67663">
        <w:rPr>
          <w:color w:val="000000"/>
        </w:rPr>
        <w:t xml:space="preserve">, the </w:t>
      </w:r>
      <w:r w:rsidR="00A84002">
        <w:rPr>
          <w:color w:val="000000"/>
        </w:rPr>
        <w:t xml:space="preserve">2019 sample </w:t>
      </w:r>
      <w:r>
        <w:rPr>
          <w:color w:val="000000"/>
        </w:rPr>
        <w:t xml:space="preserve">also demonstrates the lowest similarity in its distribution across Level II Ecoregions with the other samples. </w:t>
      </w:r>
      <w:r w:rsidR="00CD2CF6" w:rsidRPr="00A67663">
        <w:rPr>
          <w:color w:val="000000"/>
        </w:rPr>
        <w:t xml:space="preserve">When considering spatial scales best suited for forest monitoring with ATL08 data, this presents EPA ecoregions as a possible recommendation.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 xml:space="preserve">observations are limited by the precision of the measurement </w:t>
      </w:r>
      <w:r w:rsidR="009A4476">
        <w:lastRenderedPageBreak/>
        <w:t>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A73C0A7" w14:textId="77777777" w:rsidR="00DE60C7" w:rsidRDefault="00DE60C7" w:rsidP="00FF639F">
      <w:pPr>
        <w:numPr>
          <w:ilvl w:val="0"/>
          <w:numId w:val="9"/>
        </w:numPr>
        <w:spacing w:line="360" w:lineRule="auto"/>
        <w:rPr>
          <w:b/>
          <w:bCs/>
        </w:rPr>
      </w:pPr>
      <w:bookmarkStart w:id="76" w:name="_Toc195197924"/>
      <w:bookmarkStart w:id="77" w:name="_Toc195198131"/>
      <w:bookmarkStart w:id="78" w:name="_Toc195460517"/>
      <w:r w:rsidRPr="00FA3903">
        <w:rPr>
          <w:b/>
          <w:bCs/>
        </w:rPr>
        <w:t>Conclusion</w:t>
      </w:r>
      <w:bookmarkEnd w:id="76"/>
      <w:bookmarkEnd w:id="77"/>
      <w:bookmarkEnd w:id="78"/>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lastRenderedPageBreak/>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79" w:name="_Toc195197925"/>
      <w:bookmarkStart w:id="80" w:name="_Toc195198132"/>
      <w:bookmarkStart w:id="81" w:name="_Toc195460518"/>
      <w:r>
        <w:rPr>
          <w:b/>
          <w:bCs/>
        </w:rPr>
        <w:br w:type="page"/>
      </w:r>
      <w:r w:rsidR="00DE60C7" w:rsidRPr="00FA3903">
        <w:rPr>
          <w:b/>
          <w:bCs/>
        </w:rPr>
        <w:lastRenderedPageBreak/>
        <w:t>Bibliography</w:t>
      </w:r>
      <w:bookmarkEnd w:id="79"/>
      <w:bookmarkEnd w:id="80"/>
      <w:bookmarkEnd w:id="81"/>
    </w:p>
    <w:p w14:paraId="5FCD54B6" w14:textId="77777777" w:rsidR="00E45712" w:rsidRDefault="00FA3903" w:rsidP="00E45712">
      <w:pPr>
        <w:pStyle w:val="Bibliography"/>
      </w:pPr>
      <w:r>
        <w:rPr>
          <w:b/>
          <w:bCs/>
        </w:rPr>
        <w:fldChar w:fldCharType="begin"/>
      </w:r>
      <w:r w:rsidR="00E45712">
        <w:rPr>
          <w:b/>
          <w:bCs/>
        </w:rPr>
        <w:instrText xml:space="preserve"> ADDIN ZOTERO_BIBL {"uncited":[],"omitted":[],"custom":[]} CSL_BIBLIOGRAPHY </w:instrText>
      </w:r>
      <w:r>
        <w:rPr>
          <w:b/>
          <w:bCs/>
        </w:rPr>
        <w:fldChar w:fldCharType="separate"/>
      </w:r>
      <w:r w:rsidR="00E45712">
        <w:t xml:space="preserve">Altman, D. G., &amp; Bland, J. M. (1995). Statistics notes: Absence of evidence is not evidence of absence. </w:t>
      </w:r>
      <w:r w:rsidR="00E45712">
        <w:rPr>
          <w:i/>
          <w:iCs/>
        </w:rPr>
        <w:t>BMJ</w:t>
      </w:r>
      <w:r w:rsidR="00E45712">
        <w:t xml:space="preserve">, </w:t>
      </w:r>
      <w:r w:rsidR="00E45712">
        <w:rPr>
          <w:i/>
          <w:iCs/>
        </w:rPr>
        <w:t>311</w:t>
      </w:r>
      <w:r w:rsidR="00E45712">
        <w:t>(7003), 485–485. https://doi.org/10.1136/bmj.311.7003.485</w:t>
      </w:r>
    </w:p>
    <w:p w14:paraId="6337BBA2" w14:textId="77777777" w:rsidR="00E45712" w:rsidRDefault="00E45712" w:rsidP="00E45712">
      <w:pPr>
        <w:pStyle w:val="Bibliography"/>
      </w:pPr>
      <w:r>
        <w:t xml:space="preserve">Amplitude, Inc. (2025). </w:t>
      </w:r>
      <w:r>
        <w:rPr>
          <w:i/>
          <w:iCs/>
        </w:rPr>
        <w:t>Bonferroni Correction Explained: Managing Multiple Testing in Statistics</w:t>
      </w:r>
      <w:r>
        <w:t>. https://amplitude.com/explore/experiment/what-is-bonferroni-correction</w:t>
      </w:r>
    </w:p>
    <w:p w14:paraId="6C2616CE" w14:textId="77777777" w:rsidR="00E45712" w:rsidRDefault="00E45712" w:rsidP="00E45712">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0C45DEB1" w14:textId="77777777" w:rsidR="00E45712" w:rsidRDefault="00E45712" w:rsidP="00E45712">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6F7CD788" w14:textId="77777777" w:rsidR="00E45712" w:rsidRDefault="00E45712" w:rsidP="00E45712">
      <w:pPr>
        <w:pStyle w:val="Bibliography"/>
      </w:pPr>
      <w:r>
        <w:t xml:space="preserve">Baker, J. B., &amp; Langdon, G. O. (1990). Pinus Taeda L. Loblolly Pine. In </w:t>
      </w:r>
      <w:r>
        <w:rPr>
          <w:i/>
          <w:iCs/>
        </w:rPr>
        <w:t>Silvics of North America</w:t>
      </w:r>
      <w:r>
        <w:t xml:space="preserve"> (Vol. 1, pp. 497–512). U.S. Dept. of Agriculture, Forest Service.</w:t>
      </w:r>
    </w:p>
    <w:p w14:paraId="23657531" w14:textId="77777777" w:rsidR="00E45712" w:rsidRDefault="00E45712" w:rsidP="00E45712">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064DAB27" w14:textId="77777777" w:rsidR="00E45712" w:rsidRDefault="00E45712" w:rsidP="00E45712">
      <w:pPr>
        <w:pStyle w:val="Bibliography"/>
      </w:pPr>
      <w:r>
        <w:t xml:space="preserve">Bennett, F. (1963). </w:t>
      </w:r>
      <w:r>
        <w:rPr>
          <w:i/>
          <w:iCs/>
        </w:rPr>
        <w:t>Gorwth and Yield of Slash Pine Plantations</w:t>
      </w:r>
      <w:r>
        <w:t xml:space="preserve"> (No. SE-1). U.S. Department of Agriculture, Forest Service Southern Forest Experiment Station.</w:t>
      </w:r>
    </w:p>
    <w:p w14:paraId="6CAB9C2E" w14:textId="77777777" w:rsidR="00E45712" w:rsidRDefault="00E45712" w:rsidP="00E45712">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0E938694" w14:textId="77777777" w:rsidR="00E45712" w:rsidRDefault="00E45712" w:rsidP="00E45712">
      <w:pPr>
        <w:pStyle w:val="Bibliography"/>
      </w:pPr>
      <w:r>
        <w:t xml:space="preserve">Bradley, S., &amp; Kush, J. (2019, January 30). Thinning Loblolly Pine Stands To Benefit Wildlife &amp; Timber Production. </w:t>
      </w:r>
      <w:r>
        <w:rPr>
          <w:i/>
          <w:iCs/>
        </w:rPr>
        <w:t>Alabama Cooperative Extension System</w:t>
      </w:r>
      <w:r>
        <w:t>. https://www.aces.edu/blog/topics/forestry/thinning-loblolly-pine-stands-to-benefit-wildlife-timber-production/</w:t>
      </w:r>
    </w:p>
    <w:p w14:paraId="4C9E849A" w14:textId="77777777" w:rsidR="00E45712" w:rsidRDefault="00E45712" w:rsidP="00E45712">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7851E18E" w14:textId="77777777" w:rsidR="00E45712" w:rsidRPr="00E45712" w:rsidRDefault="00E45712" w:rsidP="00E45712">
      <w:pPr>
        <w:pStyle w:val="Bibliography"/>
        <w:rPr>
          <w:lang w:val="fr-FR"/>
        </w:rPr>
      </w:pPr>
      <w:r>
        <w:t xml:space="preserve">Caldwell, A. R. (2022). </w:t>
      </w:r>
      <w:r>
        <w:rPr>
          <w:i/>
          <w:iCs/>
        </w:rPr>
        <w:t>Exploring Equivalence Testing with the Updated TOSTER R Package</w:t>
      </w:r>
      <w:r>
        <w:t xml:space="preserve">. </w:t>
      </w:r>
      <w:r w:rsidRPr="00E45712">
        <w:rPr>
          <w:lang w:val="fr-FR"/>
        </w:rPr>
        <w:t>PsyArXiv. https://doi.org/10.31234/osf.io/ty8de</w:t>
      </w:r>
    </w:p>
    <w:p w14:paraId="78470E14" w14:textId="77777777" w:rsidR="00E45712" w:rsidRDefault="00E45712" w:rsidP="00E45712">
      <w:pPr>
        <w:pStyle w:val="Bibliography"/>
      </w:pPr>
      <w:r w:rsidRPr="00E45712">
        <w:rPr>
          <w:lang w:val="fr-FR"/>
        </w:rPr>
        <w:t xml:space="preserve">Caldwell, A. R. (2025). </w:t>
      </w:r>
      <w:r>
        <w:rPr>
          <w:i/>
          <w:iCs/>
        </w:rPr>
        <w:t>Robust TOST Procedures</w:t>
      </w:r>
      <w:r>
        <w:t xml:space="preserve"> [Vigenette]. https://cran.r-project.org/web/packages/TOSTER/vignettes/robustTOST.html</w:t>
      </w:r>
    </w:p>
    <w:p w14:paraId="58F3FB18" w14:textId="77777777" w:rsidR="00E45712" w:rsidRDefault="00E45712" w:rsidP="00E45712">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22F49BDE" w14:textId="77777777" w:rsidR="00E45712" w:rsidRDefault="00E45712" w:rsidP="00E45712">
      <w:pPr>
        <w:pStyle w:val="Bibliography"/>
      </w:pPr>
      <w:r>
        <w:t xml:space="preserve">Cao, L., Coops, N. C., Innes, J. L., Sheppard, S. R. J., Fu, L., Ruan, H., &amp; She, G. (2016). Estimation of forest biomass dynamics in subtropical forests using multi-temporal </w:t>
      </w:r>
      <w:r>
        <w:lastRenderedPageBreak/>
        <w:t xml:space="preserve">airborne LiDAR data. </w:t>
      </w:r>
      <w:r>
        <w:rPr>
          <w:i/>
          <w:iCs/>
        </w:rPr>
        <w:t>Remote Sensing of Environment</w:t>
      </w:r>
      <w:r>
        <w:t xml:space="preserve">, </w:t>
      </w:r>
      <w:r>
        <w:rPr>
          <w:i/>
          <w:iCs/>
        </w:rPr>
        <w:t>178</w:t>
      </w:r>
      <w:r>
        <w:t>, 158–171. https://doi.org/10.1016/j.rse.2016.03.012</w:t>
      </w:r>
    </w:p>
    <w:p w14:paraId="1D0C4674" w14:textId="77777777" w:rsidR="00E45712" w:rsidRDefault="00E45712" w:rsidP="00E45712">
      <w:pPr>
        <w:pStyle w:val="Bibliography"/>
      </w:pPr>
      <w:r>
        <w:t xml:space="preserve">Carabajal, C. C., &amp; Boy, J.-P. (2020). ICESAT-2 ALTIMETRY AS GEODETIC CONTROL. </w:t>
      </w:r>
      <w:r>
        <w:rPr>
          <w:i/>
          <w:iCs/>
        </w:rPr>
        <w:t>The International Archives of the Photogrammetry, Remote Sensing and Spatial Information Sciences</w:t>
      </w:r>
      <w:r>
        <w:t xml:space="preserve">, </w:t>
      </w:r>
      <w:r>
        <w:rPr>
          <w:i/>
          <w:iCs/>
        </w:rPr>
        <w:t>XLIII-B3-2020</w:t>
      </w:r>
      <w:r>
        <w:t>, 1299–1306. https://doi.org/10.5194/isprs-archives-XLIII-B3-2020-1299-2020</w:t>
      </w:r>
    </w:p>
    <w:p w14:paraId="7AF78975" w14:textId="77777777" w:rsidR="00E45712" w:rsidRDefault="00E45712" w:rsidP="00E45712">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05614BFD" w14:textId="77777777" w:rsidR="00E45712" w:rsidRDefault="00E45712" w:rsidP="00E45712">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00ACCD68" w14:textId="77777777" w:rsidR="00E45712" w:rsidRDefault="00E45712" w:rsidP="00E45712">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0050AD82" w14:textId="77777777" w:rsidR="00E45712" w:rsidRDefault="00E45712" w:rsidP="00E45712">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321CF379" w14:textId="77777777" w:rsidR="00E45712" w:rsidRDefault="00E45712" w:rsidP="00E45712">
      <w:pPr>
        <w:pStyle w:val="Bibliography"/>
      </w:pPr>
      <w:r>
        <w:t xml:space="preserve">Coops, N. C., Tompalski, P., Goodbody, T. R. H., Queinnec, M., Luther, J. E., Bolton, D. K., White, J. C., Wulder, M. A., Van Lier, O. R., &amp; Hermosilla, T. (2021). </w:t>
      </w:r>
      <w:r>
        <w:lastRenderedPageBreak/>
        <w:t xml:space="preserve">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1BB5447C" w14:textId="77777777" w:rsidR="00E45712" w:rsidRDefault="00E45712" w:rsidP="00E45712">
      <w:pPr>
        <w:pStyle w:val="Bibliography"/>
      </w:pPr>
      <w:r>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1410F6C2" w14:textId="77777777" w:rsidR="00E45712" w:rsidRDefault="00E45712" w:rsidP="00E45712">
      <w:pPr>
        <w:pStyle w:val="Bibliography"/>
      </w:pPr>
      <w:r>
        <w:t xml:space="preserve">Department of Statistics. (1997). </w:t>
      </w:r>
      <w:r>
        <w:rPr>
          <w:i/>
          <w:iCs/>
        </w:rPr>
        <w:t>Linear Regression</w:t>
      </w:r>
      <w:r>
        <w:t xml:space="preserve"> (No. 101; Course List for 1997-98). Yale University. http://www.stat.yale.edu/Courses/1997-98/101/linreg.htm</w:t>
      </w:r>
    </w:p>
    <w:p w14:paraId="69D71C4F" w14:textId="77777777" w:rsidR="00E45712" w:rsidRDefault="00E45712" w:rsidP="00E45712">
      <w:pPr>
        <w:pStyle w:val="Bibliography"/>
      </w:pPr>
      <w:r>
        <w:t xml:space="preserve">Dickens, E. D., &amp; Moorhead, D. J. (2015). A Guide to Thinning Pine Plantations. </w:t>
      </w:r>
      <w:r>
        <w:rPr>
          <w:i/>
          <w:iCs/>
        </w:rPr>
        <w:t>Georgia Forest Productivity</w:t>
      </w:r>
      <w:r>
        <w:t xml:space="preserve">, </w:t>
      </w:r>
      <w:r>
        <w:rPr>
          <w:i/>
          <w:iCs/>
        </w:rPr>
        <w:t>0010</w:t>
      </w:r>
      <w:r>
        <w:t>. https://bugwoodcloud.org/bugwood/productivity/pdfs/Guide_thinning_pine_plantations.pdf</w:t>
      </w:r>
    </w:p>
    <w:p w14:paraId="7C65E680" w14:textId="77777777" w:rsidR="00E45712" w:rsidRDefault="00E45712" w:rsidP="00E45712">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 xml:space="preserve">National </w:t>
      </w:r>
      <w:r>
        <w:rPr>
          <w:i/>
          <w:iCs/>
        </w:rPr>
        <w:lastRenderedPageBreak/>
        <w:t>Remote Sensing Bulletin</w:t>
      </w:r>
      <w:r>
        <w:t xml:space="preserve">, </w:t>
      </w:r>
      <w:r>
        <w:rPr>
          <w:i/>
          <w:iCs/>
        </w:rPr>
        <w:t>25</w:t>
      </w:r>
      <w:r>
        <w:t>(6), 1294–1307. https://doi.org/10.11834/jrs.20219449</w:t>
      </w:r>
    </w:p>
    <w:p w14:paraId="6C48BA9A" w14:textId="77777777" w:rsidR="00E45712" w:rsidRDefault="00E45712" w:rsidP="00E45712">
      <w:pPr>
        <w:pStyle w:val="Bibliography"/>
      </w:pPr>
      <w:r>
        <w:t xml:space="preserve">Dong, P., &amp; Chen, Q. (2017). </w:t>
      </w:r>
      <w:r>
        <w:rPr>
          <w:i/>
          <w:iCs/>
        </w:rPr>
        <w:t>LiDAR Remote Sensing and Applications</w:t>
      </w:r>
      <w:r>
        <w:t xml:space="preserve"> (1st ed.). CRC Press. https://doi.org/10.4324/9781351233354</w:t>
      </w:r>
    </w:p>
    <w:p w14:paraId="3D2B9AC2" w14:textId="77777777" w:rsidR="00E45712" w:rsidRDefault="00E45712" w:rsidP="00E45712">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t>Environmental Research Letters</w:t>
      </w:r>
      <w:r>
        <w:t xml:space="preserve">, </w:t>
      </w:r>
      <w:r>
        <w:rPr>
          <w:i/>
          <w:iCs/>
        </w:rPr>
        <w:t>17</w:t>
      </w:r>
      <w:r>
        <w:t>(9), 095001. https://doi.org/10.1088/1748-9326/ac8694</w:t>
      </w:r>
    </w:p>
    <w:p w14:paraId="4CDCE535" w14:textId="77777777" w:rsidR="00E45712" w:rsidRDefault="00E45712" w:rsidP="00E45712">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51520F33" w14:textId="77777777" w:rsidR="00E45712" w:rsidRDefault="00E45712" w:rsidP="00E45712">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541DF569" w14:textId="77777777" w:rsidR="00E45712" w:rsidRDefault="00E45712" w:rsidP="00E45712">
      <w:pPr>
        <w:pStyle w:val="Bibliography"/>
      </w:pPr>
      <w:r>
        <w:t xml:space="preserve">EarthSoft, Inc. (2024, July 8). </w:t>
      </w:r>
      <w:r>
        <w:rPr>
          <w:i/>
          <w:iCs/>
        </w:rPr>
        <w:t>Mann-Kendall Tests</w:t>
      </w:r>
      <w:r>
        <w:t>. EQuIS 7.24.3. https://help.earthsoft.com/lib_mann-kendall.htm</w:t>
      </w:r>
    </w:p>
    <w:p w14:paraId="1C5CADD7" w14:textId="77777777" w:rsidR="00E45712" w:rsidRDefault="00E45712" w:rsidP="00E45712">
      <w:pPr>
        <w:pStyle w:val="Bibliography"/>
      </w:pPr>
      <w:r>
        <w:lastRenderedPageBreak/>
        <w:t xml:space="preserve">esri. (2025, April 18). How Linear regression algorithm works. </w:t>
      </w:r>
      <w:r>
        <w:rPr>
          <w:i/>
          <w:iCs/>
        </w:rPr>
        <w:t>Feature and Tabular Analysis Toolset Concepts</w:t>
      </w:r>
      <w:r>
        <w:t>. https://pro.arcgis.com/en/pro-app/latest/tool-reference/geoai/how-linear-regression-works.htm</w:t>
      </w:r>
    </w:p>
    <w:p w14:paraId="2A85CBC7" w14:textId="77777777" w:rsidR="00E45712" w:rsidRDefault="00E45712" w:rsidP="00E45712">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69E74D62" w14:textId="77777777" w:rsidR="00E45712" w:rsidRDefault="00E45712" w:rsidP="00E45712">
      <w:pPr>
        <w:pStyle w:val="Bibliography"/>
      </w:pPr>
      <w:r>
        <w:t xml:space="preserve">FAO and UNEP. (2020). </w:t>
      </w:r>
      <w:r>
        <w:rPr>
          <w:i/>
          <w:iCs/>
        </w:rPr>
        <w:t>The State of the World’s Forests 2020</w:t>
      </w:r>
      <w:r>
        <w:t>. FAO and UNEP. https://doi.org/10.4060/ca8642en</w:t>
      </w:r>
    </w:p>
    <w:p w14:paraId="69909C5D" w14:textId="77777777" w:rsidR="00E45712" w:rsidRDefault="00E45712" w:rsidP="00E45712">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6BCB8DF9" w14:textId="77777777" w:rsidR="00E45712" w:rsidRDefault="00E45712" w:rsidP="00E45712">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7B1282C3" w14:textId="77777777" w:rsidR="00E45712" w:rsidRDefault="00E45712" w:rsidP="00E45712">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102F760B" w14:textId="77777777" w:rsidR="00E45712" w:rsidRDefault="00E45712" w:rsidP="00E45712">
      <w:pPr>
        <w:pStyle w:val="Bibliography"/>
      </w:pPr>
      <w:r>
        <w:lastRenderedPageBreak/>
        <w:t xml:space="preserve">Frost, J. (2023, July 17). What is the Bonferroni Correction and How to Use It. </w:t>
      </w:r>
      <w:r>
        <w:rPr>
          <w:i/>
          <w:iCs/>
        </w:rPr>
        <w:t>Hypothesis Testing</w:t>
      </w:r>
      <w:r>
        <w:t>. https://statisticsbyjim.com/hypothesis-testing/bonferroni-correction/</w:t>
      </w:r>
    </w:p>
    <w:p w14:paraId="07D03993" w14:textId="77777777" w:rsidR="00E45712" w:rsidRDefault="00E45712" w:rsidP="00E45712">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5A3D6B02" w14:textId="77777777" w:rsidR="00E45712" w:rsidRDefault="00E45712" w:rsidP="00E45712">
      <w:pPr>
        <w:pStyle w:val="Bibliography"/>
      </w:pPr>
      <w:r>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013F04D2" w14:textId="77777777" w:rsidR="00E45712" w:rsidRDefault="00E45712" w:rsidP="00E45712">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69A89EA3" w14:textId="77777777" w:rsidR="00E45712" w:rsidRPr="00E45712" w:rsidRDefault="00E45712" w:rsidP="00E45712">
      <w:pPr>
        <w:pStyle w:val="Bibliography"/>
        <w:rPr>
          <w:lang w:val="es-ES"/>
        </w:rPr>
      </w:pPr>
      <w:r>
        <w:t xml:space="preserve">Griffith, J. A., Stehman, S. V., &amp; Loveland, T. R. (2003). Landscape Trends in Mid-Atlantic and Southeastern United States Ecoregions. </w:t>
      </w:r>
      <w:r w:rsidRPr="00E45712">
        <w:rPr>
          <w:i/>
          <w:iCs/>
          <w:lang w:val="es-ES"/>
        </w:rPr>
        <w:t>Environmental Management</w:t>
      </w:r>
      <w:r w:rsidRPr="00E45712">
        <w:rPr>
          <w:lang w:val="es-ES"/>
        </w:rPr>
        <w:t xml:space="preserve">, </w:t>
      </w:r>
      <w:r w:rsidRPr="00E45712">
        <w:rPr>
          <w:i/>
          <w:iCs/>
          <w:lang w:val="es-ES"/>
        </w:rPr>
        <w:t>32</w:t>
      </w:r>
      <w:r w:rsidRPr="00E45712">
        <w:rPr>
          <w:lang w:val="es-ES"/>
        </w:rPr>
        <w:t>(5), 572–588. https://doi.org/10.1007/s00267-003-0078-2</w:t>
      </w:r>
    </w:p>
    <w:p w14:paraId="04DAD5D2" w14:textId="77777777" w:rsidR="00E45712" w:rsidRDefault="00E45712" w:rsidP="00E45712">
      <w:pPr>
        <w:pStyle w:val="Bibliography"/>
      </w:pPr>
      <w:r w:rsidRPr="00E45712">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A4988DE" w14:textId="77777777" w:rsidR="00E45712" w:rsidRDefault="00E45712" w:rsidP="00E45712">
      <w:pPr>
        <w:pStyle w:val="Bibliography"/>
      </w:pPr>
      <w:r>
        <w:lastRenderedPageBreak/>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52149399" w14:textId="77777777" w:rsidR="00E45712" w:rsidRDefault="00E45712" w:rsidP="00E45712">
      <w:pPr>
        <w:pStyle w:val="Bibliography"/>
      </w:pPr>
      <w:r>
        <w:t xml:space="preserve">Hall, F. G., Bergen, K., Blair, J. B., Dubayah, R., Houghton, R., Hurtt, G., Kellndorfer,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7A6F4472" w14:textId="77777777" w:rsidR="00E45712" w:rsidRDefault="00E45712" w:rsidP="00E45712">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9A1D0E3" w14:textId="77777777" w:rsidR="00E45712" w:rsidRDefault="00E45712" w:rsidP="00E45712">
      <w:pPr>
        <w:pStyle w:val="Bibliography"/>
      </w:pPr>
      <w:r>
        <w:t xml:space="preserve">Hansen, M. C., Potapov, P. V., Moore, R., Hancher, M., Turubanova, S. A., Tyukavina, A., Thau, D., Stehman, S. V., Goetz, S. J., Loveland, T. R., Kommareddy, A., Egorov, A., Chini, L., Justice, C. O., &amp; Townshend, J. R. G. (2013). High-Resolution Global Maps of 21st-Century Forest Cover Change. </w:t>
      </w:r>
      <w:r>
        <w:rPr>
          <w:i/>
          <w:iCs/>
        </w:rPr>
        <w:t>Science</w:t>
      </w:r>
      <w:r>
        <w:t xml:space="preserve">, </w:t>
      </w:r>
      <w:r>
        <w:rPr>
          <w:i/>
          <w:iCs/>
        </w:rPr>
        <w:t>342</w:t>
      </w:r>
      <w:r>
        <w:t>(6160), 850–853. https://doi.org/10.1126/science.1244693</w:t>
      </w:r>
    </w:p>
    <w:p w14:paraId="6FD75786" w14:textId="77777777" w:rsidR="00E45712" w:rsidRDefault="00E45712" w:rsidP="00E45712">
      <w:pPr>
        <w:pStyle w:val="Bibliography"/>
      </w:pPr>
      <w:r>
        <w:t xml:space="preserve">Harrap, R., &amp; Lato, M. (2010, June 1). </w:t>
      </w:r>
      <w:r>
        <w:rPr>
          <w:i/>
          <w:iCs/>
        </w:rPr>
        <w:t>An Overview of LIDAR: collection to applications</w:t>
      </w:r>
      <w:r>
        <w:t>. Norwegian Geotechnical Institute.</w:t>
      </w:r>
    </w:p>
    <w:p w14:paraId="33459F53" w14:textId="77777777" w:rsidR="00E45712" w:rsidRDefault="00E45712" w:rsidP="00E45712">
      <w:pPr>
        <w:pStyle w:val="Bibliography"/>
      </w:pPr>
      <w:r>
        <w:lastRenderedPageBreak/>
        <w:t xml:space="preserve">Harris, N., &amp; Gibbs, D. (2021). </w:t>
      </w:r>
      <w:r>
        <w:rPr>
          <w:i/>
          <w:iCs/>
        </w:rPr>
        <w:t>Forests Absorb Twice As Much Carbon As They Emit Each Year</w:t>
      </w:r>
      <w:r>
        <w:t>. https://www.wri.org/insights/forests-absorb-twice-much-carbon-they-emit-each-year</w:t>
      </w:r>
    </w:p>
    <w:p w14:paraId="10FDFF82" w14:textId="77777777" w:rsidR="00E45712" w:rsidRDefault="00E45712" w:rsidP="00E45712">
      <w:pPr>
        <w:pStyle w:val="Bibliography"/>
      </w:pPr>
      <w:r>
        <w:t xml:space="preserve">Hobu, Inc. (2025). </w:t>
      </w:r>
      <w:r>
        <w:rPr>
          <w:i/>
          <w:iCs/>
        </w:rPr>
        <w:t>USGS 3DEP LiDAR Point Clouds</w:t>
      </w:r>
      <w:r>
        <w:t xml:space="preserve"> [S3 Bucket; Entwine Point Tiles]. https://registry.opendata.aws/usgs-lidar</w:t>
      </w:r>
    </w:p>
    <w:p w14:paraId="7B3FD538" w14:textId="77777777" w:rsidR="00E45712" w:rsidRDefault="00E45712" w:rsidP="00E45712">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5AE3D1FC" w14:textId="77777777" w:rsidR="00E45712" w:rsidRDefault="00E45712" w:rsidP="00E45712">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70FB8823" w14:textId="77777777" w:rsidR="00E45712" w:rsidRDefault="00E45712" w:rsidP="00E45712">
      <w:pPr>
        <w:pStyle w:val="Bibliography"/>
      </w:pPr>
      <w:r w:rsidRPr="00442178">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7CA28D83" w14:textId="77777777" w:rsidR="00E45712" w:rsidRDefault="00E45712" w:rsidP="00E45712">
      <w:pPr>
        <w:pStyle w:val="Bibliography"/>
      </w:pPr>
      <w:r>
        <w:t xml:space="preserve">Hurtado, S. (2020). </w:t>
      </w:r>
      <w:r>
        <w:rPr>
          <w:i/>
          <w:iCs/>
        </w:rPr>
        <w:t>RobustLinearReg: Robust Linear Regressions</w:t>
      </w:r>
      <w:r>
        <w:t xml:space="preserve"> (p. 1.2.0) [Dataset]. https://doi.org/10.32614/CRAN.package.RobustLinearReg</w:t>
      </w:r>
    </w:p>
    <w:p w14:paraId="031BE2E3" w14:textId="77777777" w:rsidR="00E45712" w:rsidRDefault="00E45712" w:rsidP="00E45712">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5FDBE186" w14:textId="77777777" w:rsidR="00E45712" w:rsidRDefault="00E45712" w:rsidP="00E45712">
      <w:pPr>
        <w:pStyle w:val="Bibliography"/>
      </w:pPr>
      <w:r>
        <w:lastRenderedPageBreak/>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1167C154" w14:textId="77777777" w:rsidR="00E45712" w:rsidRDefault="00E45712" w:rsidP="00E45712">
      <w:pPr>
        <w:pStyle w:val="Bibliography"/>
      </w:pPr>
      <w:r>
        <w:t xml:space="preserve">JMP Statistical Discovery. (2025). The t-test. </w:t>
      </w:r>
      <w:r>
        <w:rPr>
          <w:i/>
          <w:iCs/>
        </w:rPr>
        <w:t>Statistics Knowledge Portal</w:t>
      </w:r>
      <w:r>
        <w:t>. https://www.jmp.com/en/statistics-knowledge-portal/t-test</w:t>
      </w:r>
    </w:p>
    <w:p w14:paraId="5470705B" w14:textId="77777777" w:rsidR="00E45712" w:rsidRDefault="00E45712" w:rsidP="00E45712">
      <w:pPr>
        <w:pStyle w:val="Bibliography"/>
      </w:pPr>
      <w:r>
        <w:rPr>
          <w:i/>
          <w:iCs/>
        </w:rPr>
        <w:t>JMP Student Edition</w:t>
      </w:r>
      <w:r>
        <w:t xml:space="preserve"> (Version 18.2.0). (1989). [Computer software]. SAS Institute Inc.</w:t>
      </w:r>
    </w:p>
    <w:p w14:paraId="78933FC7" w14:textId="77777777" w:rsidR="00E45712" w:rsidRDefault="00E45712" w:rsidP="00E45712">
      <w:pPr>
        <w:pStyle w:val="Bibliography"/>
      </w:pPr>
      <w:r>
        <w:t xml:space="preserve">JMP Support. (2024). </w:t>
      </w:r>
      <w:r>
        <w:rPr>
          <w:i/>
          <w:iCs/>
        </w:rPr>
        <w:t>Equivalence Test Reports</w:t>
      </w:r>
      <w:r>
        <w:t>. JMP Statistical Discovery LLC. https://www.jmp.com/support/help/en/18.1/index.shtml#page/jmp/equivalence-test-reports.shtml</w:t>
      </w:r>
    </w:p>
    <w:p w14:paraId="4402A4A3" w14:textId="77777777" w:rsidR="00E45712" w:rsidRDefault="00E45712" w:rsidP="00E45712">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3472D80F" w14:textId="77777777" w:rsidR="00E45712" w:rsidRDefault="00E45712" w:rsidP="00E45712">
      <w:pPr>
        <w:pStyle w:val="Bibliography"/>
      </w:pPr>
      <w:r>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34D77EEF" w14:textId="77777777" w:rsidR="00E45712" w:rsidRDefault="00E45712" w:rsidP="00E45712">
      <w:pPr>
        <w:pStyle w:val="Bibliography"/>
      </w:pPr>
      <w:r>
        <w:t xml:space="preserve">Kendall, M. G., &amp; Gibbons, J. D. (1990). </w:t>
      </w:r>
      <w:r>
        <w:rPr>
          <w:i/>
          <w:iCs/>
        </w:rPr>
        <w:t>Rank correlation methods</w:t>
      </w:r>
      <w:r>
        <w:t xml:space="preserve"> (5th ed). E. Arnold ; Oxford University Press.</w:t>
      </w:r>
    </w:p>
    <w:p w14:paraId="4A2D553D" w14:textId="77777777" w:rsidR="00E45712" w:rsidRDefault="00E45712" w:rsidP="00E45712">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482BEAC3" w14:textId="77777777" w:rsidR="00E45712" w:rsidRDefault="00E45712" w:rsidP="00E45712">
      <w:pPr>
        <w:pStyle w:val="Bibliography"/>
      </w:pPr>
      <w:r>
        <w:lastRenderedPageBreak/>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57DA205E" w14:textId="77777777" w:rsidR="00E45712" w:rsidRDefault="00E45712" w:rsidP="00E45712">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661894B5" w14:textId="77777777" w:rsidR="00E45712" w:rsidRDefault="00E45712" w:rsidP="00E45712">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580DC66F" w14:textId="77777777" w:rsidR="00E45712" w:rsidRDefault="00E45712" w:rsidP="00E45712">
      <w:pPr>
        <w:pStyle w:val="Bibliography"/>
      </w:pPr>
      <w:r>
        <w:t xml:space="preserve">Lakens, D. (2022). </w:t>
      </w:r>
      <w:r>
        <w:rPr>
          <w:i/>
          <w:iCs/>
        </w:rPr>
        <w:t>Improving Your Statistical Inferences</w:t>
      </w:r>
      <w:r>
        <w:t>. https://doi.org/10.5281/ZENODO.6409077</w:t>
      </w:r>
    </w:p>
    <w:p w14:paraId="238272A2" w14:textId="77777777" w:rsidR="00E45712" w:rsidRDefault="00E45712" w:rsidP="00E45712">
      <w:pPr>
        <w:pStyle w:val="Bibliography"/>
      </w:pPr>
      <w:r>
        <w:t xml:space="preserve">Lamping, J. E., Zald, H. S. J., Madurapperuma,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5E747050" w14:textId="77777777" w:rsidR="00E45712" w:rsidRPr="00442178" w:rsidRDefault="00E45712" w:rsidP="00E45712">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442178">
        <w:rPr>
          <w:i/>
          <w:iCs/>
          <w:lang w:val="es-ES"/>
        </w:rPr>
        <w:t>Ecosphere</w:t>
      </w:r>
      <w:r w:rsidRPr="00442178">
        <w:rPr>
          <w:lang w:val="es-ES"/>
        </w:rPr>
        <w:t xml:space="preserve">, </w:t>
      </w:r>
      <w:r w:rsidRPr="00442178">
        <w:rPr>
          <w:i/>
          <w:iCs/>
          <w:lang w:val="es-ES"/>
        </w:rPr>
        <w:t>13</w:t>
      </w:r>
      <w:r w:rsidRPr="00442178">
        <w:rPr>
          <w:lang w:val="es-ES"/>
        </w:rPr>
        <w:t>(9), e4209. https://doi.org/10.1002/ecs2.4209</w:t>
      </w:r>
    </w:p>
    <w:p w14:paraId="3405A77F" w14:textId="77777777" w:rsidR="00E45712" w:rsidRDefault="00E45712" w:rsidP="00E45712">
      <w:pPr>
        <w:pStyle w:val="Bibliography"/>
      </w:pPr>
      <w:r w:rsidRPr="00442178">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57F78555" w14:textId="77777777" w:rsidR="00E45712" w:rsidRDefault="00E45712" w:rsidP="00E45712">
      <w:pPr>
        <w:pStyle w:val="Bibliography"/>
      </w:pPr>
      <w:r>
        <w:lastRenderedPageBreak/>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4DC2F1AF" w14:textId="77777777" w:rsidR="00E45712" w:rsidRDefault="00E45712" w:rsidP="00E45712">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4ABE9E51" w14:textId="77777777" w:rsidR="00E45712" w:rsidRPr="00442178" w:rsidRDefault="00E45712" w:rsidP="00E45712">
      <w:pPr>
        <w:pStyle w:val="Bibliography"/>
        <w:rPr>
          <w:lang w:val="es-ES"/>
        </w:rPr>
      </w:pPr>
      <w:r>
        <w:t xml:space="preserve">Liu, M., Popescu, S., &amp; Malambo, L. (2019). Feasibility of Burned Area Mapping Based on ICESAT−2 Photon Counting Data. </w:t>
      </w:r>
      <w:r w:rsidRPr="00442178">
        <w:rPr>
          <w:i/>
          <w:iCs/>
          <w:lang w:val="es-ES"/>
        </w:rPr>
        <w:t>Remote Sensing</w:t>
      </w:r>
      <w:r w:rsidRPr="00442178">
        <w:rPr>
          <w:lang w:val="es-ES"/>
        </w:rPr>
        <w:t xml:space="preserve">, </w:t>
      </w:r>
      <w:r w:rsidRPr="00442178">
        <w:rPr>
          <w:i/>
          <w:iCs/>
          <w:lang w:val="es-ES"/>
        </w:rPr>
        <w:t>12</w:t>
      </w:r>
      <w:r w:rsidRPr="00442178">
        <w:rPr>
          <w:lang w:val="es-ES"/>
        </w:rPr>
        <w:t>(1), 24. https://doi.org/10.3390/rs12010024</w:t>
      </w:r>
    </w:p>
    <w:p w14:paraId="0DCC57CE" w14:textId="77777777" w:rsidR="00E45712" w:rsidRDefault="00E45712" w:rsidP="00E45712">
      <w:pPr>
        <w:pStyle w:val="Bibliography"/>
      </w:pPr>
      <w:r w:rsidRPr="00442178">
        <w:rPr>
          <w:lang w:val="es-ES"/>
        </w:rPr>
        <w:t xml:space="preserve">Liu, X., Feng, Y., Hu, T., Luo, Y., Zhao, X., Wu, J., Maeda, E. E., Ju, W., Liu, L., Guo,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73512D29" w14:textId="77777777" w:rsidR="00E45712" w:rsidRDefault="00E45712" w:rsidP="00E45712">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0C3E67FF" w14:textId="77777777" w:rsidR="00E45712" w:rsidRDefault="00E45712" w:rsidP="00E45712">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51285CE7" w14:textId="77777777" w:rsidR="00E45712" w:rsidRDefault="00E45712" w:rsidP="00E45712">
      <w:pPr>
        <w:pStyle w:val="Bibliography"/>
      </w:pPr>
      <w:r>
        <w:lastRenderedPageBreak/>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1480FDC3" w14:textId="77777777" w:rsidR="00E45712" w:rsidRDefault="00E45712" w:rsidP="00E45712">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3393CE46" w14:textId="77777777" w:rsidR="00E45712" w:rsidRDefault="00E45712" w:rsidP="00E45712">
      <w:pPr>
        <w:pStyle w:val="Bibliography"/>
      </w:pPr>
      <w:r>
        <w:t xml:space="preserve">Mann, H. B. (1945). Nonparametric Tests Against Trend. </w:t>
      </w:r>
      <w:r>
        <w:rPr>
          <w:i/>
          <w:iCs/>
        </w:rPr>
        <w:t>Econometrica</w:t>
      </w:r>
      <w:r>
        <w:t xml:space="preserve">, </w:t>
      </w:r>
      <w:r>
        <w:rPr>
          <w:i/>
          <w:iCs/>
        </w:rPr>
        <w:t>13</w:t>
      </w:r>
      <w:r>
        <w:t>(3), 245. https://doi.org/10.2307/1907187</w:t>
      </w:r>
    </w:p>
    <w:p w14:paraId="485D2241" w14:textId="77777777" w:rsidR="00E45712" w:rsidRDefault="00E45712" w:rsidP="00E45712">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37F7F4C0" w14:textId="77777777" w:rsidR="00E45712" w:rsidRDefault="00E45712" w:rsidP="00E45712">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3E753B1F" w14:textId="77777777" w:rsidR="00E45712" w:rsidRDefault="00E45712" w:rsidP="00E45712">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3269F824" w14:textId="77777777" w:rsidR="00E45712" w:rsidRDefault="00E45712" w:rsidP="00E45712">
      <w:pPr>
        <w:pStyle w:val="Bibliography"/>
      </w:pPr>
      <w:r>
        <w:lastRenderedPageBreak/>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26615BCA" w14:textId="77777777" w:rsidR="00E45712" w:rsidRDefault="00E45712" w:rsidP="00E45712">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000B1EA4" w14:textId="77777777" w:rsidR="00E45712" w:rsidRDefault="00E45712" w:rsidP="00E45712">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45A32D47" w14:textId="77777777" w:rsidR="00E45712" w:rsidRDefault="00E45712" w:rsidP="00E45712">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200CE360" w14:textId="77777777" w:rsidR="00E45712" w:rsidRDefault="00E45712" w:rsidP="00E45712">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w:t>
      </w:r>
      <w:r>
        <w:lastRenderedPageBreak/>
        <w:t xml:space="preserve">altimetry data. </w:t>
      </w:r>
      <w:r>
        <w:rPr>
          <w:i/>
          <w:iCs/>
        </w:rPr>
        <w:t>Science of Remote Sensing</w:t>
      </w:r>
      <w:r>
        <w:t xml:space="preserve">, </w:t>
      </w:r>
      <w:r>
        <w:rPr>
          <w:i/>
          <w:iCs/>
        </w:rPr>
        <w:t>10</w:t>
      </w:r>
      <w:r>
        <w:t>, 100150. https://doi.org/10.1016/j.srs.2024.100150</w:t>
      </w:r>
    </w:p>
    <w:p w14:paraId="297B8E2D" w14:textId="77777777" w:rsidR="00E45712" w:rsidRDefault="00E45712" w:rsidP="00E45712">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40A25F3" w14:textId="77777777" w:rsidR="00E45712" w:rsidRDefault="00E45712" w:rsidP="00E45712">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145E8757" w14:textId="77777777" w:rsidR="00E45712" w:rsidRDefault="00E45712" w:rsidP="00E45712">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097AC098" w14:textId="77777777" w:rsidR="00E45712" w:rsidRDefault="00E45712" w:rsidP="00E45712">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453B2C3C" w14:textId="77777777" w:rsidR="00E45712" w:rsidRDefault="00E45712" w:rsidP="00E45712">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0A1CC94D" w14:textId="77777777" w:rsidR="00E45712" w:rsidRDefault="00E45712" w:rsidP="00E45712">
      <w:pPr>
        <w:pStyle w:val="Bibliography"/>
      </w:pPr>
      <w:r>
        <w:t xml:space="preserve">Neumann, T. A., Martino, A. J., Markus, T., Bae, S., Bock, M. R., Brenner, A. C., Brunt, K. M., Cavanaugh, J., Fernandes, S. T., Hancock, D. W., Harbeck, K., Lee, J., </w:t>
      </w:r>
      <w:r>
        <w:lastRenderedPageBreak/>
        <w:t xml:space="preserve">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D6337BD" w14:textId="77777777" w:rsidR="00E45712" w:rsidRDefault="00E45712" w:rsidP="00E45712">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25DF9F2" w14:textId="77777777" w:rsidR="00E45712" w:rsidRDefault="00E45712" w:rsidP="00E45712">
      <w:pPr>
        <w:pStyle w:val="Bibliography"/>
      </w:pPr>
      <w:r>
        <w:t xml:space="preserve">Noordermeer, L., Bollandsås, O. M., Gobakken, T., &amp; Næsset,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5A4A79CD" w14:textId="77777777" w:rsidR="00E45712" w:rsidRDefault="00E45712" w:rsidP="00E45712">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762F92D9" w14:textId="77777777" w:rsidR="00E45712" w:rsidRDefault="00E45712" w:rsidP="00E45712">
      <w:pPr>
        <w:pStyle w:val="Bibliography"/>
      </w:pPr>
      <w:r>
        <w:t xml:space="preserve">Oh, S., Jung, J., Shao, G., Shao, G., Gallion, J., &amp; Fei, S. (2022). High-Resolution Canopy Height Model Generation and Validation Using USGS 3DEP LiDAR </w:t>
      </w:r>
      <w:r>
        <w:lastRenderedPageBreak/>
        <w:t xml:space="preserve">Data in Indiana, USA. </w:t>
      </w:r>
      <w:r>
        <w:rPr>
          <w:i/>
          <w:iCs/>
        </w:rPr>
        <w:t>Remote Sensing</w:t>
      </w:r>
      <w:r>
        <w:t xml:space="preserve">, </w:t>
      </w:r>
      <w:r>
        <w:rPr>
          <w:i/>
          <w:iCs/>
        </w:rPr>
        <w:t>14</w:t>
      </w:r>
      <w:r>
        <w:t>(4), 935. https://doi.org/10.3390/rs14040935</w:t>
      </w:r>
    </w:p>
    <w:p w14:paraId="1A2185D2" w14:textId="77777777" w:rsidR="00E45712" w:rsidRDefault="00E45712" w:rsidP="00E45712">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13178DDA" w14:textId="77777777" w:rsidR="00E45712" w:rsidRDefault="00E45712" w:rsidP="00E45712">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09A99F64" w14:textId="77777777" w:rsidR="00E45712" w:rsidRDefault="00E45712" w:rsidP="00E45712">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4B5485D6" w14:textId="77777777" w:rsidR="00E45712" w:rsidRDefault="00E45712" w:rsidP="00E45712">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049F39AA" w14:textId="77777777" w:rsidR="00E45712" w:rsidRDefault="00E45712" w:rsidP="00E45712">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6B73D6D8" w14:textId="77777777" w:rsidR="00E45712" w:rsidRPr="00442178" w:rsidRDefault="00E45712" w:rsidP="00E45712">
      <w:pPr>
        <w:pStyle w:val="Bibliography"/>
        <w:rPr>
          <w:lang w:val="es-ES"/>
        </w:rPr>
      </w:pPr>
      <w:r>
        <w:t xml:space="preserve">Pronk, M., Eleveld, M., &amp; Ledoux, H. (2024). Assessing Vertical Accuracy and Spatial Coverage of ICESat-2 and GEDI Spaceborne Lidar for Creating Global Terrain Models. </w:t>
      </w:r>
      <w:r w:rsidRPr="00442178">
        <w:rPr>
          <w:i/>
          <w:iCs/>
          <w:lang w:val="es-ES"/>
        </w:rPr>
        <w:t>Remote Sensing</w:t>
      </w:r>
      <w:r w:rsidRPr="00442178">
        <w:rPr>
          <w:lang w:val="es-ES"/>
        </w:rPr>
        <w:t xml:space="preserve">, </w:t>
      </w:r>
      <w:r w:rsidRPr="00442178">
        <w:rPr>
          <w:i/>
          <w:iCs/>
          <w:lang w:val="es-ES"/>
        </w:rPr>
        <w:t>16</w:t>
      </w:r>
      <w:r w:rsidRPr="00442178">
        <w:rPr>
          <w:lang w:val="es-ES"/>
        </w:rPr>
        <w:t>(13), 2259. https://doi.org/10.3390/rs16132259</w:t>
      </w:r>
    </w:p>
    <w:p w14:paraId="5605FD20" w14:textId="77777777" w:rsidR="00E45712" w:rsidRDefault="00E45712" w:rsidP="00E45712">
      <w:pPr>
        <w:pStyle w:val="Bibliography"/>
      </w:pPr>
      <w:r w:rsidRPr="00442178">
        <w:rPr>
          <w:lang w:val="es-ES"/>
        </w:rPr>
        <w:lastRenderedPageBreak/>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3ECC9AC1" w14:textId="77777777" w:rsidR="00E45712" w:rsidRDefault="00E45712" w:rsidP="00E45712">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4A59A7B1" w14:textId="77777777" w:rsidR="00E45712" w:rsidRDefault="00E45712" w:rsidP="00E45712">
      <w:pPr>
        <w:pStyle w:val="Bibliography"/>
      </w:pPr>
      <w:r>
        <w:t xml:space="preserve">radt0005. (2025). </w:t>
      </w:r>
      <w:r>
        <w:rPr>
          <w:i/>
          <w:iCs/>
        </w:rPr>
        <w:t>FIADB_Direct</w:t>
      </w:r>
      <w:r>
        <w:t xml:space="preserve"> [R]. https://github.com/radt0005/FIADB_Direct (Original work published 2025)</w:t>
      </w:r>
    </w:p>
    <w:p w14:paraId="6C831960" w14:textId="77777777" w:rsidR="00E45712" w:rsidRDefault="00E45712" w:rsidP="00E45712">
      <w:pPr>
        <w:pStyle w:val="Bibliography"/>
      </w:pPr>
      <w:r w:rsidRPr="00442178">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7C715D2D" w14:textId="77777777" w:rsidR="00E45712" w:rsidRDefault="00E45712" w:rsidP="00E45712">
      <w:pPr>
        <w:pStyle w:val="Bibliography"/>
      </w:pPr>
      <w:r>
        <w:t xml:space="preserve">Ribas-Costa, V. A., Gastón, A., Bloszies, S. A., Henderson, J. D., Trlica, A., Carter, D. R., Rubilar, R., Albaugh, T. J., &amp; Cook, R. L. (2024). Nature vs. nurture: Drivers of site productivity in loblolly pine (Pinus taeda L.) forests in the southeastern US. </w:t>
      </w:r>
      <w:r>
        <w:rPr>
          <w:i/>
          <w:iCs/>
        </w:rPr>
        <w:t>Forest Ecology and Management</w:t>
      </w:r>
      <w:r>
        <w:t xml:space="preserve">, </w:t>
      </w:r>
      <w:r>
        <w:rPr>
          <w:i/>
          <w:iCs/>
        </w:rPr>
        <w:t>572</w:t>
      </w:r>
      <w:r>
        <w:t>, 122334. https://doi.org/10.1016/j.foreco.2024.122334</w:t>
      </w:r>
    </w:p>
    <w:p w14:paraId="2410775E" w14:textId="77777777" w:rsidR="00E45712" w:rsidRDefault="00E45712" w:rsidP="00E45712">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26C019E8" w14:textId="77777777" w:rsidR="00E45712" w:rsidRDefault="00E45712" w:rsidP="00E45712">
      <w:pPr>
        <w:pStyle w:val="Bibliography"/>
      </w:pPr>
      <w:r>
        <w:t xml:space="preserve">Ringard, J., Chiriaco, M., Bastin, S., &amp; Habets, F. (2019). Recent trends in climate variability at the local scale using 40 years of observations: The case of the Paris </w:t>
      </w:r>
      <w:r>
        <w:lastRenderedPageBreak/>
        <w:t xml:space="preserve">region of France. </w:t>
      </w:r>
      <w:r>
        <w:rPr>
          <w:i/>
          <w:iCs/>
        </w:rPr>
        <w:t>Atmospheric Chemistry and Physics</w:t>
      </w:r>
      <w:r>
        <w:t xml:space="preserve">, </w:t>
      </w:r>
      <w:r>
        <w:rPr>
          <w:i/>
          <w:iCs/>
        </w:rPr>
        <w:t>19</w:t>
      </w:r>
      <w:r>
        <w:t>(20), 13129–13155. https://doi.org/10.5194/acp-19-13129-2019</w:t>
      </w:r>
    </w:p>
    <w:p w14:paraId="32AE9B12" w14:textId="77777777" w:rsidR="00E45712" w:rsidRDefault="00E45712" w:rsidP="00E45712">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6F7FC772" w14:textId="77777777" w:rsidR="00E45712" w:rsidRDefault="00E45712" w:rsidP="00E45712">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14134C50" w14:textId="77777777" w:rsidR="00E45712" w:rsidRDefault="00E45712" w:rsidP="00E45712">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4363621E" w14:textId="77777777" w:rsidR="00E45712" w:rsidRDefault="00E45712" w:rsidP="00E45712">
      <w:pPr>
        <w:pStyle w:val="Bibliography"/>
      </w:pPr>
      <w:r>
        <w:t xml:space="preserve">Rossum, G. van, &amp; Drake, F. L. (2010). </w:t>
      </w:r>
      <w:r>
        <w:rPr>
          <w:i/>
          <w:iCs/>
        </w:rPr>
        <w:t>The Python language reference</w:t>
      </w:r>
      <w:r>
        <w:t xml:space="preserve"> (Release 3.0.1 [Repr.]). Python Software Foundation.</w:t>
      </w:r>
    </w:p>
    <w:p w14:paraId="56B7F68F" w14:textId="77777777" w:rsidR="00E45712" w:rsidRDefault="00E45712" w:rsidP="00E45712">
      <w:pPr>
        <w:pStyle w:val="Bibliography"/>
      </w:pPr>
      <w:r>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6A7AA7BC" w14:textId="77777777" w:rsidR="00E45712" w:rsidRDefault="00E45712" w:rsidP="00E45712">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7E81C4B0" w14:textId="77777777" w:rsidR="00E45712" w:rsidRDefault="00E45712" w:rsidP="00E45712">
      <w:pPr>
        <w:pStyle w:val="Bibliography"/>
      </w:pPr>
      <w:r>
        <w:lastRenderedPageBreak/>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53639BA2" w14:textId="77777777" w:rsidR="00E45712" w:rsidRDefault="00E45712" w:rsidP="00E45712">
      <w:pPr>
        <w:pStyle w:val="Bibliography"/>
      </w:pPr>
      <w:r>
        <w:t xml:space="preserve">Shtaynberger, J., &amp; Bar, H. (2023). </w:t>
      </w:r>
      <w:r>
        <w:rPr>
          <w:i/>
          <w:iCs/>
        </w:rPr>
        <w:t>Equivalence Testing</w:t>
      </w:r>
      <w:r>
        <w:t>. Cornell Statistical Consulting Unit. https://cscu.cornell.edu/wp-content/uploads/equiv.pdf</w:t>
      </w:r>
    </w:p>
    <w:p w14:paraId="2F566DE5" w14:textId="77777777" w:rsidR="00E45712" w:rsidRDefault="00E45712" w:rsidP="00E45712">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21C2AE14" w14:textId="77777777" w:rsidR="00E45712" w:rsidRDefault="00E45712" w:rsidP="00E45712">
      <w:pPr>
        <w:pStyle w:val="Bibliography"/>
      </w:pPr>
      <w:r w:rsidRPr="00442178">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449CFE78" w14:textId="77777777" w:rsidR="00E45712" w:rsidRDefault="00E45712" w:rsidP="00E45712">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55DB2D31" w14:textId="77777777" w:rsidR="00E45712" w:rsidRDefault="00E45712" w:rsidP="00E45712">
      <w:pPr>
        <w:pStyle w:val="Bibliography"/>
      </w:pPr>
      <w:r>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54618458" w14:textId="77777777" w:rsidR="00E45712" w:rsidRDefault="00E45712" w:rsidP="00E45712">
      <w:pPr>
        <w:pStyle w:val="Bibliography"/>
      </w:pPr>
      <w:r>
        <w:t xml:space="preserve">Sun, T., Qi, J., &amp; Huang, H. (2020). Discovering forest height changes based on spaceborne lidar data of ICESat-1 in 2005 and ICESat-2 in 2019: A case study in </w:t>
      </w:r>
      <w:r>
        <w:lastRenderedPageBreak/>
        <w:t xml:space="preserve">the Beijing-Tianjin-Hebei region of China. </w:t>
      </w:r>
      <w:r>
        <w:rPr>
          <w:i/>
          <w:iCs/>
        </w:rPr>
        <w:t>Forest Ecosystems</w:t>
      </w:r>
      <w:r>
        <w:t xml:space="preserve">, </w:t>
      </w:r>
      <w:r>
        <w:rPr>
          <w:i/>
          <w:iCs/>
        </w:rPr>
        <w:t>7</w:t>
      </w:r>
      <w:r>
        <w:t>(1), 53. https://doi.org/10.1186/s40663-020-00265-w</w:t>
      </w:r>
    </w:p>
    <w:p w14:paraId="3C1F121D" w14:textId="77777777" w:rsidR="00E45712" w:rsidRDefault="00E45712" w:rsidP="00E45712">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0F06BCD4" w14:textId="77777777" w:rsidR="00E45712" w:rsidRDefault="00E45712" w:rsidP="00E45712">
      <w:pPr>
        <w:pStyle w:val="Bibliography"/>
      </w:pPr>
      <w:r>
        <w:t xml:space="preserve">The pandas development team. (2024). </w:t>
      </w:r>
      <w:r>
        <w:rPr>
          <w:i/>
          <w:iCs/>
        </w:rPr>
        <w:t>pandas-dev/pandas: Pandas</w:t>
      </w:r>
      <w:r>
        <w:t xml:space="preserve"> (Version v2.2.3) [Computer software]. Zenodo. https://doi.org/10.5281/ZENODO.3509134</w:t>
      </w:r>
    </w:p>
    <w:p w14:paraId="1086BFC6" w14:textId="77777777" w:rsidR="00E45712" w:rsidRDefault="00E45712" w:rsidP="00E45712">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1C77CF98" w14:textId="77777777" w:rsidR="00E45712" w:rsidRDefault="00E45712" w:rsidP="00E45712">
      <w:pPr>
        <w:pStyle w:val="Bibliography"/>
      </w:pPr>
      <w:r>
        <w:t xml:space="preserve">U.S. Department of Agriculture Forest Service. (2023, January 13). </w:t>
      </w:r>
      <w:r>
        <w:rPr>
          <w:i/>
          <w:iCs/>
        </w:rPr>
        <w:t>Forest Inventory and Analysis</w:t>
      </w:r>
      <w:r>
        <w:t>. Research. https://research.fs.usda.gov/programs/fia</w:t>
      </w:r>
    </w:p>
    <w:p w14:paraId="3B63CAB1" w14:textId="77777777" w:rsidR="00E45712" w:rsidRDefault="00E45712" w:rsidP="00E45712">
      <w:pPr>
        <w:pStyle w:val="Bibliography"/>
      </w:pPr>
      <w:r>
        <w:t xml:space="preserve">U.S. Department of Agriculture Forest Service. (2024). </w:t>
      </w:r>
      <w:r>
        <w:rPr>
          <w:i/>
          <w:iCs/>
        </w:rPr>
        <w:t>The Forest Inventory and Analysis Database User Guide (NFI): Vol. Database Description</w:t>
      </w:r>
      <w:r>
        <w:t>.</w:t>
      </w:r>
    </w:p>
    <w:p w14:paraId="7E63C549" w14:textId="77777777" w:rsidR="00E45712" w:rsidRDefault="00E45712" w:rsidP="00E45712">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54946B51" w14:textId="77777777" w:rsidR="00E45712" w:rsidRDefault="00E45712" w:rsidP="00E45712">
      <w:pPr>
        <w:pStyle w:val="Bibliography"/>
      </w:pPr>
      <w:r>
        <w:lastRenderedPageBreak/>
        <w:t xml:space="preserve">Wachs, S. (2015). </w:t>
      </w:r>
      <w:r>
        <w:rPr>
          <w:i/>
          <w:iCs/>
        </w:rPr>
        <w:t>What Is Equivalence Testing &amp; When Should We Use It?</w:t>
      </w:r>
      <w:r>
        <w:t xml:space="preserve"> Integral Concepts, Inc. https://www.integral-concepts.com/wp-content/media/What-is-Equivalence-Testing-and-When-Should-We-Use-It.pdf</w:t>
      </w:r>
    </w:p>
    <w:p w14:paraId="5CE5EE8C" w14:textId="77777777" w:rsidR="00E45712" w:rsidRDefault="00E45712" w:rsidP="00E45712">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7BFD4ED1" w14:textId="77777777" w:rsidR="00E45712" w:rsidRDefault="00E45712" w:rsidP="00E45712">
      <w:pPr>
        <w:pStyle w:val="Bibliography"/>
      </w:pPr>
      <w:r>
        <w:t xml:space="preserve">Wild, C. J., &amp; Seber, G. A. F. (2000). The Wilcoxon Test. In </w:t>
      </w:r>
      <w:r>
        <w:rPr>
          <w:i/>
          <w:iCs/>
        </w:rPr>
        <w:t>Chance encounters: A first course in data analysis and inference</w:t>
      </w:r>
      <w:r>
        <w:t xml:space="preserve"> (p. 10). Wiley.</w:t>
      </w:r>
    </w:p>
    <w:p w14:paraId="3FC59F96" w14:textId="77777777" w:rsidR="00E45712" w:rsidRDefault="00E45712" w:rsidP="00E45712">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1B881A7B" w14:textId="77777777" w:rsidR="00E45712" w:rsidRDefault="00E45712" w:rsidP="00E45712">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4F6CA41E" w14:textId="77777777" w:rsidR="00E45712" w:rsidRDefault="00E45712" w:rsidP="00E45712">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15E0FF06" w14:textId="77777777" w:rsidR="00E45712" w:rsidRDefault="00E45712" w:rsidP="00E45712">
      <w:pPr>
        <w:pStyle w:val="Bibliography"/>
      </w:pPr>
      <w:r>
        <w:lastRenderedPageBreak/>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73A440C6" w14:textId="77777777" w:rsidR="00E45712" w:rsidRDefault="00E45712" w:rsidP="00E45712">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7F55E396" w14:textId="77777777" w:rsidR="00E45712" w:rsidRDefault="00E45712" w:rsidP="00E45712">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1D08F4D8" w14:textId="77777777" w:rsidR="00E45712" w:rsidRDefault="00E45712" w:rsidP="00E45712">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7BA5C5FA" w14:textId="77777777" w:rsidR="00E45712" w:rsidRDefault="00E45712" w:rsidP="00E45712">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21A8FAEA" w14:textId="77777777" w:rsidR="00E45712" w:rsidRDefault="00E45712" w:rsidP="00E45712">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6AAE967B" w14:textId="77777777" w:rsidR="00E45712" w:rsidRDefault="00E45712" w:rsidP="00E45712">
      <w:pPr>
        <w:pStyle w:val="Bibliography"/>
      </w:pPr>
      <w:r>
        <w:lastRenderedPageBreak/>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46CFE4B8" w14:textId="77777777" w:rsidR="00E45712" w:rsidRDefault="00E45712" w:rsidP="00E45712">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3086403C" w14:textId="77777777" w:rsidR="00E45712" w:rsidRDefault="00E45712" w:rsidP="00E45712">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24E90DEF"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82" w:name="_Toc195197926"/>
      <w:bookmarkStart w:id="83" w:name="_Toc195198133"/>
      <w:bookmarkStart w:id="84" w:name="_Toc195460519"/>
      <w:r w:rsidRPr="00806DA9">
        <w:rPr>
          <w:b/>
          <w:bCs/>
        </w:rPr>
        <w:br w:type="page"/>
      </w:r>
      <w:bookmarkEnd w:id="82"/>
      <w:bookmarkEnd w:id="83"/>
      <w:bookmarkEnd w:id="84"/>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6B39F" w14:textId="77777777" w:rsidR="00811EE3" w:rsidRDefault="00811EE3">
      <w:r>
        <w:separator/>
      </w:r>
    </w:p>
  </w:endnote>
  <w:endnote w:type="continuationSeparator" w:id="0">
    <w:p w14:paraId="59422865" w14:textId="77777777" w:rsidR="00811EE3" w:rsidRDefault="00811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D2545" w14:textId="77777777" w:rsidR="00811EE3" w:rsidRDefault="00811EE3">
      <w:r>
        <w:separator/>
      </w:r>
    </w:p>
  </w:footnote>
  <w:footnote w:type="continuationSeparator" w:id="0">
    <w:p w14:paraId="2DEB86F2" w14:textId="77777777" w:rsidR="00811EE3" w:rsidRDefault="00811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2C5"/>
    <w:rsid w:val="00031BEB"/>
    <w:rsid w:val="00031D7D"/>
    <w:rsid w:val="000371E8"/>
    <w:rsid w:val="00037C72"/>
    <w:rsid w:val="000542A1"/>
    <w:rsid w:val="000548D9"/>
    <w:rsid w:val="0005573C"/>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2771"/>
    <w:rsid w:val="000E4242"/>
    <w:rsid w:val="000E7E8B"/>
    <w:rsid w:val="000F13EB"/>
    <w:rsid w:val="000F4BF5"/>
    <w:rsid w:val="000F64DC"/>
    <w:rsid w:val="001036BC"/>
    <w:rsid w:val="001040A7"/>
    <w:rsid w:val="0010449C"/>
    <w:rsid w:val="00104D91"/>
    <w:rsid w:val="00112591"/>
    <w:rsid w:val="00114361"/>
    <w:rsid w:val="001163E4"/>
    <w:rsid w:val="00120FF4"/>
    <w:rsid w:val="00125892"/>
    <w:rsid w:val="00127F76"/>
    <w:rsid w:val="00130233"/>
    <w:rsid w:val="00135ACC"/>
    <w:rsid w:val="001454C1"/>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E69DE"/>
    <w:rsid w:val="001F13C1"/>
    <w:rsid w:val="001F5B93"/>
    <w:rsid w:val="001F7AF2"/>
    <w:rsid w:val="001F7E89"/>
    <w:rsid w:val="002005D2"/>
    <w:rsid w:val="0020328F"/>
    <w:rsid w:val="00203A5F"/>
    <w:rsid w:val="002052B7"/>
    <w:rsid w:val="00211A2F"/>
    <w:rsid w:val="00214907"/>
    <w:rsid w:val="00216F5C"/>
    <w:rsid w:val="00217F80"/>
    <w:rsid w:val="00226EAF"/>
    <w:rsid w:val="002309D3"/>
    <w:rsid w:val="002310A0"/>
    <w:rsid w:val="002362B7"/>
    <w:rsid w:val="00241347"/>
    <w:rsid w:val="0024481A"/>
    <w:rsid w:val="00250E14"/>
    <w:rsid w:val="00252FE3"/>
    <w:rsid w:val="0025402D"/>
    <w:rsid w:val="00254B5D"/>
    <w:rsid w:val="002604ED"/>
    <w:rsid w:val="002652C5"/>
    <w:rsid w:val="00265EDC"/>
    <w:rsid w:val="00266F86"/>
    <w:rsid w:val="00270139"/>
    <w:rsid w:val="00272985"/>
    <w:rsid w:val="0027349A"/>
    <w:rsid w:val="002823E0"/>
    <w:rsid w:val="00283073"/>
    <w:rsid w:val="00287510"/>
    <w:rsid w:val="002A03A2"/>
    <w:rsid w:val="002A1AAB"/>
    <w:rsid w:val="002A31FA"/>
    <w:rsid w:val="002A4980"/>
    <w:rsid w:val="002A59FE"/>
    <w:rsid w:val="002A6916"/>
    <w:rsid w:val="002B15E2"/>
    <w:rsid w:val="002B1641"/>
    <w:rsid w:val="002B3D20"/>
    <w:rsid w:val="002B6BE7"/>
    <w:rsid w:val="002B7F9A"/>
    <w:rsid w:val="002C2309"/>
    <w:rsid w:val="002D1EB4"/>
    <w:rsid w:val="002D4758"/>
    <w:rsid w:val="002D4BB4"/>
    <w:rsid w:val="002D68AC"/>
    <w:rsid w:val="002D7B07"/>
    <w:rsid w:val="002F2C70"/>
    <w:rsid w:val="002F5212"/>
    <w:rsid w:val="00300D79"/>
    <w:rsid w:val="00311D9D"/>
    <w:rsid w:val="003175C7"/>
    <w:rsid w:val="00336B77"/>
    <w:rsid w:val="00343F34"/>
    <w:rsid w:val="00346F0F"/>
    <w:rsid w:val="003520C1"/>
    <w:rsid w:val="00352D02"/>
    <w:rsid w:val="00356D68"/>
    <w:rsid w:val="0036039D"/>
    <w:rsid w:val="00363F9E"/>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4BE"/>
    <w:rsid w:val="003E7631"/>
    <w:rsid w:val="003F1B15"/>
    <w:rsid w:val="003F1DB8"/>
    <w:rsid w:val="003F3E73"/>
    <w:rsid w:val="0040179C"/>
    <w:rsid w:val="004113E2"/>
    <w:rsid w:val="00415D98"/>
    <w:rsid w:val="0041788B"/>
    <w:rsid w:val="00417C2A"/>
    <w:rsid w:val="004216C4"/>
    <w:rsid w:val="0042218D"/>
    <w:rsid w:val="004326CE"/>
    <w:rsid w:val="00442178"/>
    <w:rsid w:val="004435C6"/>
    <w:rsid w:val="00443A5D"/>
    <w:rsid w:val="004509E0"/>
    <w:rsid w:val="00453A3E"/>
    <w:rsid w:val="00456027"/>
    <w:rsid w:val="00470A20"/>
    <w:rsid w:val="00481E6A"/>
    <w:rsid w:val="00497E7B"/>
    <w:rsid w:val="004A1C8A"/>
    <w:rsid w:val="004A2EBA"/>
    <w:rsid w:val="004A6C3B"/>
    <w:rsid w:val="004B0211"/>
    <w:rsid w:val="004B0930"/>
    <w:rsid w:val="004B1514"/>
    <w:rsid w:val="004B24EC"/>
    <w:rsid w:val="004B53E8"/>
    <w:rsid w:val="004B5716"/>
    <w:rsid w:val="004B7332"/>
    <w:rsid w:val="004C539F"/>
    <w:rsid w:val="004C5FF2"/>
    <w:rsid w:val="004C6C4F"/>
    <w:rsid w:val="004D1978"/>
    <w:rsid w:val="004D536B"/>
    <w:rsid w:val="004D6905"/>
    <w:rsid w:val="004E153D"/>
    <w:rsid w:val="004E550E"/>
    <w:rsid w:val="004E7A3F"/>
    <w:rsid w:val="004F309F"/>
    <w:rsid w:val="004F5D67"/>
    <w:rsid w:val="004F7F83"/>
    <w:rsid w:val="00500840"/>
    <w:rsid w:val="00501126"/>
    <w:rsid w:val="005078A2"/>
    <w:rsid w:val="00517450"/>
    <w:rsid w:val="00522F9D"/>
    <w:rsid w:val="00523F44"/>
    <w:rsid w:val="005241D5"/>
    <w:rsid w:val="00525C6B"/>
    <w:rsid w:val="005260C7"/>
    <w:rsid w:val="00527A01"/>
    <w:rsid w:val="00527CDF"/>
    <w:rsid w:val="005326CF"/>
    <w:rsid w:val="00534CED"/>
    <w:rsid w:val="00534F8B"/>
    <w:rsid w:val="00547694"/>
    <w:rsid w:val="00555B0B"/>
    <w:rsid w:val="00561248"/>
    <w:rsid w:val="005617AA"/>
    <w:rsid w:val="00564349"/>
    <w:rsid w:val="005675E0"/>
    <w:rsid w:val="005677E7"/>
    <w:rsid w:val="00580157"/>
    <w:rsid w:val="005808E3"/>
    <w:rsid w:val="00590CB1"/>
    <w:rsid w:val="005918D9"/>
    <w:rsid w:val="00591F9C"/>
    <w:rsid w:val="00595F83"/>
    <w:rsid w:val="005A0FAF"/>
    <w:rsid w:val="005C0AA6"/>
    <w:rsid w:val="005C0C96"/>
    <w:rsid w:val="005C3E0C"/>
    <w:rsid w:val="005C6FF3"/>
    <w:rsid w:val="005D2839"/>
    <w:rsid w:val="005D4CDD"/>
    <w:rsid w:val="005D69A3"/>
    <w:rsid w:val="005E1AA5"/>
    <w:rsid w:val="005E1B17"/>
    <w:rsid w:val="005E31DC"/>
    <w:rsid w:val="005F39AC"/>
    <w:rsid w:val="006020A9"/>
    <w:rsid w:val="00607EE2"/>
    <w:rsid w:val="00613B67"/>
    <w:rsid w:val="00617E55"/>
    <w:rsid w:val="0062222A"/>
    <w:rsid w:val="0062229A"/>
    <w:rsid w:val="00623B53"/>
    <w:rsid w:val="0062761C"/>
    <w:rsid w:val="00632552"/>
    <w:rsid w:val="006410E6"/>
    <w:rsid w:val="00641BA5"/>
    <w:rsid w:val="00641C4C"/>
    <w:rsid w:val="006422DB"/>
    <w:rsid w:val="006430EE"/>
    <w:rsid w:val="0065191E"/>
    <w:rsid w:val="00664440"/>
    <w:rsid w:val="00674DEF"/>
    <w:rsid w:val="006772AE"/>
    <w:rsid w:val="00681302"/>
    <w:rsid w:val="0068343D"/>
    <w:rsid w:val="00683ECA"/>
    <w:rsid w:val="00696FFF"/>
    <w:rsid w:val="006A3BEB"/>
    <w:rsid w:val="006A52AD"/>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5BCB"/>
    <w:rsid w:val="006E7A4B"/>
    <w:rsid w:val="006F1402"/>
    <w:rsid w:val="006F1694"/>
    <w:rsid w:val="006F6CC5"/>
    <w:rsid w:val="0070152C"/>
    <w:rsid w:val="00702F59"/>
    <w:rsid w:val="007034E2"/>
    <w:rsid w:val="00706659"/>
    <w:rsid w:val="0071291E"/>
    <w:rsid w:val="00722C3E"/>
    <w:rsid w:val="007306B0"/>
    <w:rsid w:val="00765452"/>
    <w:rsid w:val="007672A1"/>
    <w:rsid w:val="007716CA"/>
    <w:rsid w:val="00771EB8"/>
    <w:rsid w:val="00777623"/>
    <w:rsid w:val="00781C86"/>
    <w:rsid w:val="00785C87"/>
    <w:rsid w:val="00787118"/>
    <w:rsid w:val="00790834"/>
    <w:rsid w:val="00792919"/>
    <w:rsid w:val="00793BA6"/>
    <w:rsid w:val="007978E1"/>
    <w:rsid w:val="007A0BD5"/>
    <w:rsid w:val="007A5B47"/>
    <w:rsid w:val="007B42C1"/>
    <w:rsid w:val="007C0F9E"/>
    <w:rsid w:val="007C46C3"/>
    <w:rsid w:val="007D0DC4"/>
    <w:rsid w:val="007D1786"/>
    <w:rsid w:val="007D3ACA"/>
    <w:rsid w:val="007D4DF3"/>
    <w:rsid w:val="007D51DE"/>
    <w:rsid w:val="007D6E71"/>
    <w:rsid w:val="007E51C6"/>
    <w:rsid w:val="007F2AE5"/>
    <w:rsid w:val="007F557C"/>
    <w:rsid w:val="007F755C"/>
    <w:rsid w:val="00804A42"/>
    <w:rsid w:val="008060E4"/>
    <w:rsid w:val="00806DA9"/>
    <w:rsid w:val="00811EE3"/>
    <w:rsid w:val="00820ACB"/>
    <w:rsid w:val="0082222D"/>
    <w:rsid w:val="00825129"/>
    <w:rsid w:val="00830625"/>
    <w:rsid w:val="00832F2F"/>
    <w:rsid w:val="00850462"/>
    <w:rsid w:val="008611C4"/>
    <w:rsid w:val="00863212"/>
    <w:rsid w:val="00863538"/>
    <w:rsid w:val="008638FC"/>
    <w:rsid w:val="008662EF"/>
    <w:rsid w:val="00870852"/>
    <w:rsid w:val="008779DD"/>
    <w:rsid w:val="008845FE"/>
    <w:rsid w:val="00884DE5"/>
    <w:rsid w:val="00891D82"/>
    <w:rsid w:val="008A7468"/>
    <w:rsid w:val="008B5893"/>
    <w:rsid w:val="008C2262"/>
    <w:rsid w:val="008C3B04"/>
    <w:rsid w:val="008D798A"/>
    <w:rsid w:val="008E47E6"/>
    <w:rsid w:val="008E5498"/>
    <w:rsid w:val="008F249C"/>
    <w:rsid w:val="008F71F3"/>
    <w:rsid w:val="009005FB"/>
    <w:rsid w:val="00911389"/>
    <w:rsid w:val="00911CD7"/>
    <w:rsid w:val="00913DBB"/>
    <w:rsid w:val="009155A8"/>
    <w:rsid w:val="0092781F"/>
    <w:rsid w:val="00930A99"/>
    <w:rsid w:val="009343D6"/>
    <w:rsid w:val="00945A02"/>
    <w:rsid w:val="009472C0"/>
    <w:rsid w:val="00955B2F"/>
    <w:rsid w:val="0096026D"/>
    <w:rsid w:val="00960CD5"/>
    <w:rsid w:val="009623B9"/>
    <w:rsid w:val="009647E5"/>
    <w:rsid w:val="0096585F"/>
    <w:rsid w:val="00966B8C"/>
    <w:rsid w:val="009728E5"/>
    <w:rsid w:val="00982559"/>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5761"/>
    <w:rsid w:val="00A364BB"/>
    <w:rsid w:val="00A36E96"/>
    <w:rsid w:val="00A4179D"/>
    <w:rsid w:val="00A41EB8"/>
    <w:rsid w:val="00A5295D"/>
    <w:rsid w:val="00A53532"/>
    <w:rsid w:val="00A57AFD"/>
    <w:rsid w:val="00A60768"/>
    <w:rsid w:val="00A63038"/>
    <w:rsid w:val="00A67663"/>
    <w:rsid w:val="00A712AA"/>
    <w:rsid w:val="00A72C29"/>
    <w:rsid w:val="00A74BB0"/>
    <w:rsid w:val="00A75068"/>
    <w:rsid w:val="00A831F0"/>
    <w:rsid w:val="00A84002"/>
    <w:rsid w:val="00A85759"/>
    <w:rsid w:val="00A87895"/>
    <w:rsid w:val="00A92D02"/>
    <w:rsid w:val="00A96568"/>
    <w:rsid w:val="00A973B4"/>
    <w:rsid w:val="00A9771C"/>
    <w:rsid w:val="00AA1F8A"/>
    <w:rsid w:val="00AA2292"/>
    <w:rsid w:val="00AA3866"/>
    <w:rsid w:val="00AA7039"/>
    <w:rsid w:val="00AB018F"/>
    <w:rsid w:val="00AB0F80"/>
    <w:rsid w:val="00AB5C9E"/>
    <w:rsid w:val="00AC0C22"/>
    <w:rsid w:val="00AC10D0"/>
    <w:rsid w:val="00AC5164"/>
    <w:rsid w:val="00AD3843"/>
    <w:rsid w:val="00AD6039"/>
    <w:rsid w:val="00AD73AF"/>
    <w:rsid w:val="00AF48AB"/>
    <w:rsid w:val="00B01ADA"/>
    <w:rsid w:val="00B02738"/>
    <w:rsid w:val="00B02E32"/>
    <w:rsid w:val="00B04999"/>
    <w:rsid w:val="00B205D0"/>
    <w:rsid w:val="00B2104F"/>
    <w:rsid w:val="00B239A8"/>
    <w:rsid w:val="00B2566D"/>
    <w:rsid w:val="00B33F7F"/>
    <w:rsid w:val="00B3714E"/>
    <w:rsid w:val="00B42C10"/>
    <w:rsid w:val="00B53607"/>
    <w:rsid w:val="00B57FC4"/>
    <w:rsid w:val="00B701C0"/>
    <w:rsid w:val="00B702AE"/>
    <w:rsid w:val="00B71A79"/>
    <w:rsid w:val="00B7543F"/>
    <w:rsid w:val="00B805C1"/>
    <w:rsid w:val="00B831B4"/>
    <w:rsid w:val="00B83CF6"/>
    <w:rsid w:val="00B86DB9"/>
    <w:rsid w:val="00B9174D"/>
    <w:rsid w:val="00B9491C"/>
    <w:rsid w:val="00BA0245"/>
    <w:rsid w:val="00BA1401"/>
    <w:rsid w:val="00BA3BB6"/>
    <w:rsid w:val="00BA40F9"/>
    <w:rsid w:val="00BA4C7A"/>
    <w:rsid w:val="00BA50EB"/>
    <w:rsid w:val="00BB082C"/>
    <w:rsid w:val="00BB77A8"/>
    <w:rsid w:val="00BB7C68"/>
    <w:rsid w:val="00BC1FA7"/>
    <w:rsid w:val="00BD3F1F"/>
    <w:rsid w:val="00BD79AB"/>
    <w:rsid w:val="00BE19DA"/>
    <w:rsid w:val="00BE6723"/>
    <w:rsid w:val="00C02426"/>
    <w:rsid w:val="00C03E88"/>
    <w:rsid w:val="00C0647B"/>
    <w:rsid w:val="00C14733"/>
    <w:rsid w:val="00C147F8"/>
    <w:rsid w:val="00C22AB5"/>
    <w:rsid w:val="00C24D2B"/>
    <w:rsid w:val="00C255E8"/>
    <w:rsid w:val="00C34C70"/>
    <w:rsid w:val="00C40047"/>
    <w:rsid w:val="00C42A1A"/>
    <w:rsid w:val="00C42F4C"/>
    <w:rsid w:val="00C432E9"/>
    <w:rsid w:val="00C457A0"/>
    <w:rsid w:val="00C507C8"/>
    <w:rsid w:val="00C515E2"/>
    <w:rsid w:val="00C521E9"/>
    <w:rsid w:val="00C54E76"/>
    <w:rsid w:val="00C56546"/>
    <w:rsid w:val="00C56EDB"/>
    <w:rsid w:val="00C57D8E"/>
    <w:rsid w:val="00C62938"/>
    <w:rsid w:val="00C669D4"/>
    <w:rsid w:val="00C74668"/>
    <w:rsid w:val="00C75A5D"/>
    <w:rsid w:val="00C917D6"/>
    <w:rsid w:val="00C966DD"/>
    <w:rsid w:val="00CA397C"/>
    <w:rsid w:val="00CB53B5"/>
    <w:rsid w:val="00CC1FBB"/>
    <w:rsid w:val="00CD288D"/>
    <w:rsid w:val="00CD2CF6"/>
    <w:rsid w:val="00CD56DE"/>
    <w:rsid w:val="00CD7627"/>
    <w:rsid w:val="00CF2CF2"/>
    <w:rsid w:val="00D12797"/>
    <w:rsid w:val="00D13483"/>
    <w:rsid w:val="00D164D9"/>
    <w:rsid w:val="00D24C3E"/>
    <w:rsid w:val="00D34A82"/>
    <w:rsid w:val="00D44017"/>
    <w:rsid w:val="00D4405A"/>
    <w:rsid w:val="00D47227"/>
    <w:rsid w:val="00D51628"/>
    <w:rsid w:val="00D57F6E"/>
    <w:rsid w:val="00D62110"/>
    <w:rsid w:val="00D64EAF"/>
    <w:rsid w:val="00D66D45"/>
    <w:rsid w:val="00D7446C"/>
    <w:rsid w:val="00D82A10"/>
    <w:rsid w:val="00D8335E"/>
    <w:rsid w:val="00D8531F"/>
    <w:rsid w:val="00D85423"/>
    <w:rsid w:val="00D85FFF"/>
    <w:rsid w:val="00D8601B"/>
    <w:rsid w:val="00D87020"/>
    <w:rsid w:val="00D962E2"/>
    <w:rsid w:val="00D97AA2"/>
    <w:rsid w:val="00DA482C"/>
    <w:rsid w:val="00DB265E"/>
    <w:rsid w:val="00DB3EAA"/>
    <w:rsid w:val="00DB4CAE"/>
    <w:rsid w:val="00DB5890"/>
    <w:rsid w:val="00DB68A2"/>
    <w:rsid w:val="00DD1CC5"/>
    <w:rsid w:val="00DD5988"/>
    <w:rsid w:val="00DE60C7"/>
    <w:rsid w:val="00DE68CD"/>
    <w:rsid w:val="00DE74E6"/>
    <w:rsid w:val="00DF1F88"/>
    <w:rsid w:val="00DF240C"/>
    <w:rsid w:val="00DF58BB"/>
    <w:rsid w:val="00E04988"/>
    <w:rsid w:val="00E07421"/>
    <w:rsid w:val="00E140A0"/>
    <w:rsid w:val="00E20DB1"/>
    <w:rsid w:val="00E2153A"/>
    <w:rsid w:val="00E27190"/>
    <w:rsid w:val="00E408B7"/>
    <w:rsid w:val="00E44F5E"/>
    <w:rsid w:val="00E45712"/>
    <w:rsid w:val="00E4596D"/>
    <w:rsid w:val="00E45EE8"/>
    <w:rsid w:val="00E51138"/>
    <w:rsid w:val="00E62F07"/>
    <w:rsid w:val="00E64A29"/>
    <w:rsid w:val="00E656CA"/>
    <w:rsid w:val="00E7078D"/>
    <w:rsid w:val="00E738D0"/>
    <w:rsid w:val="00E749A0"/>
    <w:rsid w:val="00E77653"/>
    <w:rsid w:val="00E813F4"/>
    <w:rsid w:val="00E82CA1"/>
    <w:rsid w:val="00E847D4"/>
    <w:rsid w:val="00E8772A"/>
    <w:rsid w:val="00E903A6"/>
    <w:rsid w:val="00E91728"/>
    <w:rsid w:val="00E91B3F"/>
    <w:rsid w:val="00EB00F0"/>
    <w:rsid w:val="00EB04C1"/>
    <w:rsid w:val="00EB0DA6"/>
    <w:rsid w:val="00EC7774"/>
    <w:rsid w:val="00ED536C"/>
    <w:rsid w:val="00ED7E52"/>
    <w:rsid w:val="00EE17C8"/>
    <w:rsid w:val="00EF1D05"/>
    <w:rsid w:val="00EF288A"/>
    <w:rsid w:val="00EF46D6"/>
    <w:rsid w:val="00EF5824"/>
    <w:rsid w:val="00F032AF"/>
    <w:rsid w:val="00F07DB3"/>
    <w:rsid w:val="00F12D18"/>
    <w:rsid w:val="00F16044"/>
    <w:rsid w:val="00F2037D"/>
    <w:rsid w:val="00F22646"/>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156</Pages>
  <Words>72645</Words>
  <Characters>414079</Characters>
  <Application>Microsoft Office Word</Application>
  <DocSecurity>0</DocSecurity>
  <Lines>3450</Lines>
  <Paragraphs>971</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485753</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90</cp:revision>
  <cp:lastPrinted>2025-04-28T16:13:00Z</cp:lastPrinted>
  <dcterms:created xsi:type="dcterms:W3CDTF">2025-05-20T23:28:00Z</dcterms:created>
  <dcterms:modified xsi:type="dcterms:W3CDTF">2025-05-22T04:39:00Z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id="yNyRd3h0"/&gt;&lt;style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